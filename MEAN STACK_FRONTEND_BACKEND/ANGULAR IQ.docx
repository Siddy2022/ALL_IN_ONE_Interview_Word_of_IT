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75.png" ContentType="image/png"/>
  <Override PartName="/word/media/image73.png" ContentType="image/png"/>
  <Override PartName="/word/media/image72.jpeg" ContentType="image/jpeg"/>
  <Override PartName="/word/media/image71.png" ContentType="image/png"/>
  <Override PartName="/word/media/image70.jpeg" ContentType="image/jpeg"/>
  <Override PartName="/word/media/image68.gif" ContentType="image/gif"/>
  <Override PartName="/word/media/image67.png" ContentType="image/png"/>
  <Override PartName="/word/media/image52.jpeg" ContentType="image/jpeg"/>
  <Override PartName="/word/media/image50.jpeg" ContentType="image/jpeg"/>
  <Override PartName="/word/media/image48.png" ContentType="image/png"/>
  <Override PartName="/word/media/image47.png" ContentType="image/png"/>
  <Override PartName="/word/media/image46.png" ContentType="image/png"/>
  <Override PartName="/word/media/image45.png" ContentType="image/png"/>
  <Override PartName="/word/media/image44.jpeg" ContentType="image/jpeg"/>
  <Override PartName="/word/media/image43.jpeg" ContentType="image/jpeg"/>
  <Override PartName="/word/media/image42.jpeg" ContentType="image/jpeg"/>
  <Override PartName="/word/media/image74.jpeg" ContentType="image/jpeg"/>
  <Override PartName="/word/media/image41.jpeg" ContentType="image/jpeg"/>
  <Override PartName="/word/media/image37.jpeg" ContentType="image/jpeg"/>
  <Override PartName="/word/media/image49.jpeg" ContentType="image/jpeg"/>
  <Override PartName="/word/media/image16.jpeg" ContentType="image/jpeg"/>
  <Override PartName="/word/media/image14.jpeg" ContentType="image/jpeg"/>
  <Override PartName="/word/media/image15.jpeg" ContentType="image/jpeg"/>
  <Override PartName="/word/media/image17.jpeg" ContentType="image/jpeg"/>
  <Override PartName="/word/media/image18.jpeg" ContentType="image/jpeg"/>
  <Override PartName="/word/media/image19.jpeg" ContentType="image/jpeg"/>
  <Override PartName="/word/media/image11.gif" ContentType="image/gif"/>
  <Override PartName="/word/media/image13.gif" ContentType="image/gif"/>
  <Override PartName="/word/media/image66.jpeg" ContentType="image/jpeg"/>
  <Override PartName="/word/media/image39.jpeg" ContentType="image/jpeg"/>
  <Override PartName="/word/media/image12.gif" ContentType="image/gif"/>
  <Override PartName="/word/media/image10.png" ContentType="image/png"/>
  <Override PartName="/word/media/image33.png" ContentType="image/png"/>
  <Override PartName="/word/media/image51.jpeg" ContentType="image/jpeg"/>
  <Override PartName="/word/media/image9.png" ContentType="image/png"/>
  <Override PartName="/word/media/image8.png" ContentType="image/png"/>
  <Override PartName="/word/media/image60.jpeg" ContentType="image/jpeg"/>
  <Override PartName="/word/media/image7.png" ContentType="image/png"/>
  <Override PartName="/word/media/image62.jpeg" ContentType="image/jpeg"/>
  <Override PartName="/word/media/image2.png" ContentType="image/png"/>
  <Override PartName="/word/media/image40.jpeg" ContentType="image/jpeg"/>
  <Override PartName="/word/media/image1.png" ContentType="image/png"/>
  <Override PartName="/word/media/image3.png" ContentType="image/png"/>
  <Override PartName="/word/media/image61.png" ContentType="image/png"/>
  <Override PartName="/word/media/image6.png" ContentType="image/png"/>
  <Override PartName="/word/media/image53.jpeg" ContentType="image/jpeg"/>
  <Override PartName="/word/media/image4.png" ContentType="image/png"/>
  <Override PartName="/word/media/image20.jpeg" ContentType="image/jpeg"/>
  <Override PartName="/word/media/image54.jpeg" ContentType="image/jpeg"/>
  <Override PartName="/word/media/image21.jpeg" ContentType="image/jpeg"/>
  <Override PartName="/word/media/image55.jpeg" ContentType="image/jpeg"/>
  <Override PartName="/word/media/image22.jpeg" ContentType="image/jpeg"/>
  <Override PartName="/word/media/image56.jpeg" ContentType="image/jpeg"/>
  <Override PartName="/word/media/image23.jpeg" ContentType="image/jpeg"/>
  <Override PartName="/word/media/image57.jpeg" ContentType="image/jpeg"/>
  <Override PartName="/word/media/image24.jpeg" ContentType="image/jpeg"/>
  <Override PartName="/word/media/image58.jpeg" ContentType="image/jpeg"/>
  <Override PartName="/word/media/image25.jpeg" ContentType="image/jpeg"/>
  <Override PartName="/word/media/image59.jpeg" ContentType="image/jpeg"/>
  <Override PartName="/word/media/image26.jpeg" ContentType="image/jpeg"/>
  <Override PartName="/word/media/image5.jpeg" ContentType="image/jpeg"/>
  <Override PartName="/word/media/image27.jpeg" ContentType="image/jpeg"/>
  <Override PartName="/word/media/image28.jpeg" ContentType="image/jpeg"/>
  <Override PartName="/word/media/image29.jpeg" ContentType="image/jpeg"/>
  <Override PartName="/word/media/image63.jpeg" ContentType="image/jpeg"/>
  <Override PartName="/word/media/image30.jpeg" ContentType="image/jpeg"/>
  <Override PartName="/word/media/image64.jpeg" ContentType="image/jpeg"/>
  <Override PartName="/word/media/image31.jpeg" ContentType="image/jpeg"/>
  <Override PartName="/word/media/image65.jpeg" ContentType="image/jpeg"/>
  <Override PartName="/word/media/image38.jpeg" ContentType="image/jpeg"/>
  <Override PartName="/word/media/image32.jpeg" ContentType="image/jpeg"/>
  <Override PartName="/word/media/image34.jpeg" ContentType="image/jpeg"/>
  <Override PartName="/word/media/image35.jpeg" ContentType="image/jpeg"/>
  <Override PartName="/word/media/image69.jpeg" ContentType="image/jpeg"/>
  <Override PartName="/word/media/image3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color w:val="000000"/>
        </w:rPr>
        <w:t>ANGULAR:-</w:t>
      </w:r>
    </w:p>
    <w:p>
      <w:pPr>
        <w:pStyle w:val="Normal"/>
        <w:numPr>
          <w:ilvl w:val="0"/>
          <w:numId w:val="0"/>
        </w:numPr>
        <w:spacing w:lineRule="auto" w:line="240" w:before="0" w:afterAutospacing="1"/>
        <w:jc w:val="center"/>
        <w:outlineLvl w:val="1"/>
        <w:rPr>
          <w:rFonts w:ascii="Arial" w:hAnsi="Arial" w:eastAsia="Times New Roman" w:cs="Arial"/>
          <w:color w:val="4A4A4A"/>
          <w:sz w:val="36"/>
          <w:szCs w:val="36"/>
        </w:rPr>
      </w:pPr>
      <w:r>
        <w:rPr>
          <w:rFonts w:eastAsia="Times New Roman" w:cs="Arial" w:ascii="Arial" w:hAnsi="Arial"/>
          <w:b/>
          <w:bCs/>
          <w:color w:val="000000"/>
          <w:sz w:val="36"/>
          <w:szCs w:val="36"/>
        </w:rPr>
        <w:t>Beginners Level – Angular Interview Questions</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1. Differentiate between Angular and AngularJS.</w:t>
      </w:r>
    </w:p>
    <w:tbl>
      <w:tblPr>
        <w:tblW w:w="5000" w:type="pct"/>
        <w:jc w:val="left"/>
        <w:tblInd w:w="60" w:type="dxa"/>
        <w:tblBorders/>
        <w:tblCellMar>
          <w:top w:w="75" w:type="dxa"/>
          <w:left w:w="75" w:type="dxa"/>
          <w:bottom w:w="75" w:type="dxa"/>
          <w:right w:w="75" w:type="dxa"/>
        </w:tblCellMar>
        <w:tblLook w:noVBand="1" w:val="04a0" w:noHBand="0" w:lastColumn="0" w:firstColumn="1" w:lastRow="0" w:firstRow="1"/>
      </w:tblPr>
      <w:tblGrid>
        <w:gridCol w:w="1878"/>
        <w:gridCol w:w="3790"/>
        <w:gridCol w:w="3692"/>
      </w:tblGrid>
      <w:tr>
        <w:trPr>
          <w:trHeight w:val="315" w:hRule="atLeast"/>
        </w:trPr>
        <w:tc>
          <w:tcPr>
            <w:tcW w:w="1878" w:type="dxa"/>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000000"/>
                <w:sz w:val="24"/>
                <w:szCs w:val="24"/>
              </w:rPr>
              <w:t>Feature</w:t>
            </w:r>
          </w:p>
        </w:tc>
        <w:tc>
          <w:tcPr>
            <w:tcW w:w="3790" w:type="dxa"/>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000000"/>
                <w:sz w:val="24"/>
                <w:szCs w:val="24"/>
              </w:rPr>
              <w:t>AngularJS</w:t>
            </w:r>
          </w:p>
        </w:tc>
        <w:tc>
          <w:tcPr>
            <w:tcW w:w="3692" w:type="dxa"/>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000000"/>
                <w:sz w:val="24"/>
                <w:szCs w:val="24"/>
              </w:rPr>
              <w:t>Angular</w:t>
            </w:r>
          </w:p>
        </w:tc>
      </w:tr>
      <w:tr>
        <w:trPr>
          <w:trHeight w:val="315" w:hRule="atLeast"/>
        </w:trPr>
        <w:tc>
          <w:tcPr>
            <w:tcW w:w="1878" w:type="dxa"/>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i/>
                <w:iCs/>
                <w:color w:val="000000"/>
                <w:sz w:val="24"/>
                <w:szCs w:val="24"/>
              </w:rPr>
              <w:t>Architecture</w:t>
            </w:r>
          </w:p>
        </w:tc>
        <w:tc>
          <w:tcPr>
            <w:tcW w:w="3790"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Supports MVC design model</w:t>
            </w:r>
          </w:p>
        </w:tc>
        <w:tc>
          <w:tcPr>
            <w:tcW w:w="3692"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Uses components and directives</w:t>
            </w:r>
          </w:p>
        </w:tc>
      </w:tr>
      <w:tr>
        <w:trPr>
          <w:trHeight w:val="330" w:hRule="atLeast"/>
        </w:trPr>
        <w:tc>
          <w:tcPr>
            <w:tcW w:w="1878" w:type="dxa"/>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i/>
                <w:iCs/>
                <w:color w:val="000000"/>
                <w:sz w:val="24"/>
                <w:szCs w:val="24"/>
              </w:rPr>
              <w:t>Language</w:t>
            </w:r>
          </w:p>
        </w:tc>
        <w:tc>
          <w:tcPr>
            <w:tcW w:w="3790"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Recommended Language: JavaScript </w:t>
            </w:r>
          </w:p>
        </w:tc>
        <w:tc>
          <w:tcPr>
            <w:tcW w:w="3692"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Recommended Language: TypeScript</w:t>
            </w:r>
          </w:p>
        </w:tc>
      </w:tr>
      <w:tr>
        <w:trPr>
          <w:trHeight w:val="330" w:hRule="atLeast"/>
        </w:trPr>
        <w:tc>
          <w:tcPr>
            <w:tcW w:w="1878" w:type="dxa"/>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i/>
                <w:iCs/>
                <w:color w:val="000000"/>
                <w:sz w:val="24"/>
                <w:szCs w:val="24"/>
              </w:rPr>
              <w:t>Expression Syntax</w:t>
            </w:r>
          </w:p>
        </w:tc>
        <w:tc>
          <w:tcPr>
            <w:tcW w:w="3790"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Specific ng directive is required for the image/property and an event</w:t>
            </w:r>
          </w:p>
        </w:tc>
        <w:tc>
          <w:tcPr>
            <w:tcW w:w="3692"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Uses () to bind an event and [] for property binding</w:t>
            </w:r>
          </w:p>
        </w:tc>
      </w:tr>
      <w:tr>
        <w:trPr>
          <w:trHeight w:val="330" w:hRule="atLeast"/>
        </w:trPr>
        <w:tc>
          <w:tcPr>
            <w:tcW w:w="1878" w:type="dxa"/>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i/>
                <w:iCs/>
                <w:color w:val="000000"/>
                <w:sz w:val="24"/>
                <w:szCs w:val="24"/>
              </w:rPr>
              <w:t>Mobile Support</w:t>
            </w:r>
          </w:p>
        </w:tc>
        <w:tc>
          <w:tcPr>
            <w:tcW w:w="3790"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Doesn’t provide any mobile support</w:t>
            </w:r>
          </w:p>
        </w:tc>
        <w:tc>
          <w:tcPr>
            <w:tcW w:w="3692"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Provides mobile support</w:t>
            </w:r>
          </w:p>
        </w:tc>
      </w:tr>
      <w:tr>
        <w:trPr>
          <w:trHeight w:val="330" w:hRule="atLeast"/>
        </w:trPr>
        <w:tc>
          <w:tcPr>
            <w:tcW w:w="1878" w:type="dxa"/>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i/>
                <w:iCs/>
                <w:color w:val="000000"/>
                <w:sz w:val="24"/>
                <w:szCs w:val="24"/>
              </w:rPr>
              <w:t>Routing</w:t>
            </w:r>
          </w:p>
        </w:tc>
        <w:tc>
          <w:tcPr>
            <w:tcW w:w="3790"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$routeprovider.when() is used for routing configs</w:t>
            </w:r>
          </w:p>
        </w:tc>
        <w:tc>
          <w:tcPr>
            <w:tcW w:w="3692"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@RouteConfig{(…)} is used for routing config</w:t>
            </w:r>
          </w:p>
        </w:tc>
      </w:tr>
      <w:tr>
        <w:trPr>
          <w:trHeight w:val="315" w:hRule="atLeast"/>
        </w:trPr>
        <w:tc>
          <w:tcPr>
            <w:tcW w:w="1878" w:type="dxa"/>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i/>
                <w:iCs/>
                <w:color w:val="000000"/>
                <w:sz w:val="24"/>
                <w:szCs w:val="24"/>
              </w:rPr>
              <w:t>Dependency Injection</w:t>
            </w:r>
          </w:p>
        </w:tc>
        <w:tc>
          <w:tcPr>
            <w:tcW w:w="3790"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Doesn’t supports the concept of Dependency Injection</w:t>
            </w:r>
          </w:p>
        </w:tc>
        <w:tc>
          <w:tcPr>
            <w:tcW w:w="3692"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Supports hierarchical Dependency Injection with a unidirectional tree-based change detection</w:t>
            </w:r>
          </w:p>
        </w:tc>
      </w:tr>
      <w:tr>
        <w:trPr>
          <w:trHeight w:val="315" w:hRule="atLeast"/>
        </w:trPr>
        <w:tc>
          <w:tcPr>
            <w:tcW w:w="1878" w:type="dxa"/>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i/>
                <w:iCs/>
                <w:color w:val="000000"/>
                <w:sz w:val="24"/>
                <w:szCs w:val="24"/>
              </w:rPr>
              <w:t>Structure</w:t>
            </w:r>
          </w:p>
        </w:tc>
        <w:tc>
          <w:tcPr>
            <w:tcW w:w="3790"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Less manageable</w:t>
            </w:r>
          </w:p>
        </w:tc>
        <w:tc>
          <w:tcPr>
            <w:tcW w:w="3692"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Simplified structure and makes the development and maintenance of large applications easier</w:t>
            </w:r>
          </w:p>
        </w:tc>
      </w:tr>
      <w:tr>
        <w:trPr>
          <w:trHeight w:val="315" w:hRule="atLeast"/>
        </w:trPr>
        <w:tc>
          <w:tcPr>
            <w:tcW w:w="1878" w:type="dxa"/>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i/>
                <w:iCs/>
                <w:color w:val="000000"/>
                <w:sz w:val="24"/>
                <w:szCs w:val="24"/>
              </w:rPr>
              <w:t>Speed</w:t>
            </w:r>
          </w:p>
        </w:tc>
        <w:tc>
          <w:tcPr>
            <w:tcW w:w="3790"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With two-way data binding development effort and time are reduced</w:t>
            </w:r>
          </w:p>
        </w:tc>
        <w:tc>
          <w:tcPr>
            <w:tcW w:w="3692"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Faster than AngularJS with upgraded features</w:t>
            </w:r>
          </w:p>
        </w:tc>
      </w:tr>
      <w:tr>
        <w:trPr>
          <w:trHeight w:val="705" w:hRule="atLeast"/>
        </w:trPr>
        <w:tc>
          <w:tcPr>
            <w:tcW w:w="1878" w:type="dxa"/>
            <w:tcBorders/>
            <w:shd w:fill="auto" w:val="clear"/>
            <w:vAlign w:val="center"/>
          </w:tcPr>
          <w:p>
            <w:pPr>
              <w:pStyle w:val="Normal"/>
              <w:spacing w:lineRule="auto" w:line="240" w:before="0" w:after="0"/>
              <w:jc w:val="center"/>
              <w:rPr>
                <w:rFonts w:ascii="Arial" w:hAnsi="Arial" w:eastAsia="Times New Roman" w:cs="Arial"/>
                <w:color w:val="4A4A4A"/>
                <w:sz w:val="24"/>
                <w:szCs w:val="24"/>
              </w:rPr>
            </w:pPr>
            <w:r>
              <w:rPr>
                <w:rFonts w:eastAsia="Times New Roman" w:cs="Arial" w:ascii="Arial" w:hAnsi="Arial"/>
                <w:b/>
                <w:bCs/>
                <w:i/>
                <w:iCs/>
                <w:color w:val="000000"/>
                <w:sz w:val="24"/>
                <w:szCs w:val="24"/>
              </w:rPr>
              <w:t>Support</w:t>
            </w:r>
          </w:p>
        </w:tc>
        <w:tc>
          <w:tcPr>
            <w:tcW w:w="3790"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No support or new updates are provided anymore</w:t>
            </w:r>
          </w:p>
        </w:tc>
        <w:tc>
          <w:tcPr>
            <w:tcW w:w="3692"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Active support and frequent new updates are made</w:t>
            </w:r>
          </w:p>
        </w:tc>
      </w:tr>
    </w:tbl>
    <w:p>
      <w:pPr>
        <w:pStyle w:val="Normal"/>
        <w:numPr>
          <w:ilvl w:val="0"/>
          <w:numId w:val="0"/>
        </w:numPr>
        <w:spacing w:lineRule="auto" w:line="240" w:before="0" w:afterAutospacing="1"/>
        <w:outlineLvl w:val="1"/>
        <w:rPr>
          <w:rFonts w:ascii="Arial" w:hAnsi="Arial" w:eastAsia="Times New Roman" w:cs="Arial"/>
          <w:color w:val="4A4A4A"/>
          <w:sz w:val="36"/>
          <w:szCs w:val="36"/>
        </w:rPr>
      </w:pPr>
      <w:bookmarkStart w:id="0" w:name="what-is-angular"/>
      <w:bookmarkEnd w:id="0"/>
      <w:r>
        <w:rPr>
          <w:rFonts w:eastAsia="Times New Roman" w:cs="Arial" w:ascii="Arial" w:hAnsi="Arial"/>
          <w:b/>
          <w:bCs/>
          <w:color w:val="000000"/>
          <w:sz w:val="36"/>
          <w:szCs w:val="36"/>
        </w:rPr>
        <w:t>2. What is Angular?</w:t>
      </w:r>
    </w:p>
    <w:p>
      <w:pPr>
        <w:pStyle w:val="Normal"/>
        <w:spacing w:lineRule="auto" w:line="240" w:before="0" w:afterAutospacing="1"/>
        <w:jc w:val="both"/>
        <w:rPr>
          <w:rFonts w:ascii="Arial" w:hAnsi="Arial" w:eastAsia="Times New Roman" w:cs="Arial"/>
          <w:color w:val="4A4A4A"/>
          <w:sz w:val="24"/>
          <w:szCs w:val="24"/>
        </w:rPr>
      </w:pPr>
      <w:bookmarkStart w:id="1" w:name="advantages-of-angular"/>
      <w:bookmarkEnd w:id="1"/>
      <w:r>
        <w:rPr>
          <w:rFonts w:eastAsia="Times New Roman" w:cs="Arial" w:ascii="Arial" w:hAnsi="Arial"/>
          <w:color w:val="000000"/>
          <w:sz w:val="24"/>
          <w:szCs w:val="24"/>
        </w:rPr>
        <w:t>Angular is an open-source front-end web framework. It is one of the most popular JavaScript frameworks that is mainly maintained by Google. It provides a platform for easy development of web-based applications and empowers the front end developers in curating cross-platform applications. It integrates powerful features like declarative templates, an end to end tooling, dependency injection and various other best practices that smoothens the development path.</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3. What are the advantages of using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A few of the major advantages of using Angular framework are listed below:</w:t>
      </w:r>
    </w:p>
    <w:p>
      <w:pPr>
        <w:pStyle w:val="Normal"/>
        <w:numPr>
          <w:ilvl w:val="0"/>
          <w:numId w:val="1"/>
        </w:numPr>
        <w:spacing w:lineRule="auto" w:line="240" w:beforeAutospacing="1" w:after="0"/>
        <w:jc w:val="both"/>
        <w:rPr>
          <w:rFonts w:ascii="Arial" w:hAnsi="Arial" w:eastAsia="Times New Roman" w:cs="Arial"/>
          <w:color w:val="4A4A4A"/>
          <w:sz w:val="24"/>
          <w:szCs w:val="24"/>
        </w:rPr>
      </w:pPr>
      <w:r>
        <w:rPr>
          <w:rFonts w:eastAsia="Times New Roman" w:cs="Arial" w:ascii="Arial" w:hAnsi="Arial"/>
          <w:color w:val="000000"/>
          <w:sz w:val="24"/>
          <w:szCs w:val="24"/>
        </w:rPr>
        <w:t>It supports two-way data-binding</w:t>
      </w:r>
    </w:p>
    <w:p>
      <w:pPr>
        <w:pStyle w:val="Normal"/>
        <w:numPr>
          <w:ilvl w:val="0"/>
          <w:numId w:val="1"/>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It follows MVC pattern architecture</w:t>
      </w:r>
    </w:p>
    <w:p>
      <w:pPr>
        <w:pStyle w:val="Normal"/>
        <w:numPr>
          <w:ilvl w:val="0"/>
          <w:numId w:val="1"/>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It supports static template and Angular template</w:t>
      </w:r>
    </w:p>
    <w:p>
      <w:pPr>
        <w:pStyle w:val="Normal"/>
        <w:numPr>
          <w:ilvl w:val="0"/>
          <w:numId w:val="1"/>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You can add a custom directive</w:t>
      </w:r>
    </w:p>
    <w:p>
      <w:pPr>
        <w:pStyle w:val="Normal"/>
        <w:numPr>
          <w:ilvl w:val="0"/>
          <w:numId w:val="1"/>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It also supports RESTfull services</w:t>
      </w:r>
    </w:p>
    <w:p>
      <w:pPr>
        <w:pStyle w:val="Normal"/>
        <w:numPr>
          <w:ilvl w:val="0"/>
          <w:numId w:val="1"/>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Validations are supported</w:t>
      </w:r>
    </w:p>
    <w:p>
      <w:pPr>
        <w:pStyle w:val="Normal"/>
        <w:numPr>
          <w:ilvl w:val="0"/>
          <w:numId w:val="1"/>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Client and server communication is facilitated</w:t>
      </w:r>
    </w:p>
    <w:p>
      <w:pPr>
        <w:pStyle w:val="Normal"/>
        <w:numPr>
          <w:ilvl w:val="0"/>
          <w:numId w:val="1"/>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Support for dependency injection</w:t>
      </w:r>
    </w:p>
    <w:p>
      <w:pPr>
        <w:pStyle w:val="Normal"/>
        <w:numPr>
          <w:ilvl w:val="0"/>
          <w:numId w:val="1"/>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Has strong features like Event Handlers, Animation, etc.</w:t>
      </w:r>
    </w:p>
    <w:p>
      <w:pPr>
        <w:pStyle w:val="Normal"/>
        <w:numPr>
          <w:ilvl w:val="0"/>
          <w:numId w:val="0"/>
        </w:numPr>
        <w:spacing w:lineRule="auto" w:line="240" w:before="0" w:afterAutospacing="1"/>
        <w:outlineLvl w:val="1"/>
        <w:rPr>
          <w:rFonts w:ascii="Arial" w:hAnsi="Arial" w:eastAsia="Times New Roman" w:cs="Arial"/>
          <w:color w:val="4A4A4A"/>
          <w:sz w:val="36"/>
          <w:szCs w:val="36"/>
        </w:rPr>
      </w:pPr>
      <w:bookmarkStart w:id="2" w:name="angular-used-for"/>
      <w:bookmarkEnd w:id="2"/>
      <w:r>
        <w:rPr>
          <w:rFonts w:eastAsia="Times New Roman" w:cs="Arial" w:ascii="Arial" w:hAnsi="Arial"/>
          <w:b/>
          <w:bCs/>
          <w:color w:val="000000"/>
          <w:sz w:val="36"/>
          <w:szCs w:val="36"/>
        </w:rPr>
        <w:t>4. What is Angular mainly used for?</w:t>
      </w:r>
    </w:p>
    <w:p>
      <w:pPr>
        <w:pStyle w:val="Normal"/>
        <w:spacing w:lineRule="auto" w:line="240" w:before="0" w:afterAutospacing="1"/>
        <w:jc w:val="both"/>
        <w:rPr>
          <w:rFonts w:ascii="Arial" w:hAnsi="Arial" w:eastAsia="Times New Roman" w:cs="Arial"/>
          <w:color w:val="4A4A4A"/>
          <w:sz w:val="24"/>
          <w:szCs w:val="24"/>
        </w:rPr>
      </w:pPr>
      <w:bookmarkStart w:id="3" w:name="angular-expressions"/>
      <w:bookmarkEnd w:id="3"/>
      <w:r>
        <w:rPr>
          <w:rFonts w:eastAsia="Times New Roman" w:cs="Arial" w:ascii="Arial" w:hAnsi="Arial"/>
          <w:color w:val="000000"/>
          <w:sz w:val="24"/>
          <w:szCs w:val="24"/>
        </w:rPr>
        <w:t>Angular is typically used for the development of SPA which stands for Single Page Applications. </w:t>
      </w:r>
      <w:r>
        <w:rPr>
          <w:rFonts w:eastAsia="Times New Roman" w:cs="Arial" w:ascii="Arial" w:hAnsi="Arial"/>
          <w:b/>
          <w:bCs/>
          <w:color w:val="000000"/>
          <w:sz w:val="24"/>
          <w:szCs w:val="24"/>
        </w:rPr>
        <w:t>Angular</w:t>
      </w:r>
      <w:r>
        <w:rPr>
          <w:rFonts w:eastAsia="Times New Roman" w:cs="Arial" w:ascii="Arial" w:hAnsi="Arial"/>
          <w:color w:val="000000"/>
          <w:sz w:val="24"/>
          <w:szCs w:val="24"/>
        </w:rPr>
        <w:t> provides a set of ready-to-use modules that simplify the development of single page applications. Not only this, with features like built-in data streaming, type safety, and a modular CLI,  Angular is regarded as a full-fledged web framework.</w:t>
      </w:r>
    </w:p>
    <w:p>
      <w:pPr>
        <w:pStyle w:val="Normal"/>
        <w:spacing w:lineRule="auto" w:line="240" w:before="0" w:after="0"/>
        <w:rPr>
          <w:rFonts w:ascii="Arial" w:hAnsi="Arial" w:eastAsia="Times New Roman" w:cs="Arial"/>
          <w:b/>
          <w:b/>
          <w:bCs/>
          <w:sz w:val="24"/>
          <w:szCs w:val="24"/>
        </w:rPr>
      </w:pPr>
      <w:r>
        <w:rPr>
          <w:rFonts w:eastAsia="Times New Roman" w:cs="Arial" w:ascii="Arial" w:hAnsi="Arial"/>
          <w:b/>
          <w:bCs/>
          <w:sz w:val="24"/>
          <w:szCs w:val="24"/>
        </w:rPr>
      </w:r>
    </w:p>
    <w:p>
      <w:pPr>
        <w:pStyle w:val="Normal"/>
        <w:spacing w:lineRule="auto" w:line="240" w:before="0" w:after="0"/>
        <w:rPr/>
      </w:pPr>
      <w:r>
        <w:rPr>
          <w:rFonts w:eastAsia="Times New Roman" w:cs="Arial" w:ascii="Arial" w:hAnsi="Arial"/>
          <w:b/>
          <w:bCs/>
          <w:color w:val="000000"/>
          <w:sz w:val="36"/>
          <w:szCs w:val="36"/>
        </w:rPr>
        <w:t>5. What are Angular expressions?</w:t>
      </w:r>
    </w:p>
    <w:p>
      <w:pPr>
        <w:pStyle w:val="Normal"/>
        <w:spacing w:lineRule="auto" w:line="240" w:before="0" w:afterAutospacing="1"/>
        <w:rPr>
          <w:rFonts w:ascii="Arial" w:hAnsi="Arial" w:eastAsia="Times New Roman" w:cs="Arial"/>
          <w:color w:val="4A4A4A"/>
          <w:sz w:val="24"/>
          <w:szCs w:val="24"/>
        </w:rPr>
      </w:pPr>
      <w:bookmarkStart w:id="4" w:name="angular-templates"/>
      <w:bookmarkEnd w:id="4"/>
      <w:r>
        <w:rPr>
          <w:rFonts w:eastAsia="Times New Roman" w:cs="Arial" w:ascii="Arial" w:hAnsi="Arial"/>
          <w:color w:val="000000"/>
          <w:sz w:val="24"/>
          <w:szCs w:val="24"/>
        </w:rPr>
        <w:br/>
        <w:t>Angular expressions are code snippets that are usually placed in binding such as {{ expression }}similar to JavaScript. These expressions are used to bind application data to HTML</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000000"/>
          <w:sz w:val="24"/>
          <w:szCs w:val="24"/>
        </w:rPr>
        <w:t>Syntax: </w:t>
      </w:r>
      <w:r>
        <w:rPr>
          <w:rFonts w:eastAsia="Times New Roman" w:cs="Arial" w:ascii="Arial" w:hAnsi="Arial"/>
          <w:b/>
          <w:bCs/>
          <w:color w:val="000000"/>
          <w:sz w:val="24"/>
          <w:szCs w:val="24"/>
        </w:rPr>
        <w:t>{{ expression }}</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6. What are templates in Angular?</w:t>
      </w:r>
    </w:p>
    <w:p>
      <w:pPr>
        <w:pStyle w:val="Normal"/>
        <w:spacing w:lineRule="auto" w:line="240" w:before="0" w:afterAutospacing="1"/>
        <w:jc w:val="both"/>
        <w:rPr>
          <w:rFonts w:ascii="Arial" w:hAnsi="Arial" w:eastAsia="Times New Roman" w:cs="Arial"/>
          <w:color w:val="4A4A4A"/>
          <w:sz w:val="24"/>
          <w:szCs w:val="24"/>
        </w:rPr>
      </w:pPr>
      <w:bookmarkStart w:id="5" w:name="string-interpolation-angular"/>
      <w:bookmarkEnd w:id="5"/>
      <w:r>
        <w:rPr>
          <w:rFonts w:eastAsia="Times New Roman" w:cs="Arial" w:ascii="Arial" w:hAnsi="Arial"/>
          <w:color w:val="000000"/>
          <w:sz w:val="24"/>
          <w:szCs w:val="24"/>
        </w:rPr>
        <w:t>Templates in Angular are written with HTML that contains Angular-specific elements and attributes. These templates are combined with information coming from the model and controller which are further rendered to provide the dynamic view to the user.</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7. In Angular what is string interpolation?</w:t>
      </w:r>
    </w:p>
    <w:p>
      <w:pPr>
        <w:pStyle w:val="Normal"/>
        <w:spacing w:lineRule="auto" w:line="240" w:before="0" w:afterAutospacing="1"/>
        <w:jc w:val="both"/>
        <w:rPr>
          <w:rFonts w:ascii="Arial" w:hAnsi="Arial" w:eastAsia="Times New Roman" w:cs="Arial"/>
          <w:color w:val="4A4A4A"/>
          <w:sz w:val="24"/>
          <w:szCs w:val="24"/>
        </w:rPr>
      </w:pPr>
      <w:bookmarkStart w:id="6" w:name="Annotation-Decorator-Angular"/>
      <w:bookmarkEnd w:id="6"/>
      <w:r>
        <w:rPr>
          <w:rFonts w:eastAsia="Times New Roman" w:cs="Arial" w:ascii="Arial" w:hAnsi="Arial"/>
          <w:color w:val="000000"/>
          <w:sz w:val="24"/>
          <w:szCs w:val="24"/>
        </w:rPr>
        <w:t>String interpolation in Angular is a special syntax that uses template expressions within double curly</w:t>
      </w:r>
      <w:r>
        <w:rPr>
          <w:rFonts w:eastAsia="Times New Roman" w:cs="Arial" w:ascii="Arial" w:hAnsi="Arial"/>
          <w:b/>
          <w:bCs/>
          <w:color w:val="000000"/>
          <w:sz w:val="24"/>
          <w:szCs w:val="24"/>
        </w:rPr>
        <w:t> {{ }}</w:t>
      </w:r>
      <w:r>
        <w:rPr>
          <w:rFonts w:eastAsia="Times New Roman" w:cs="Arial" w:ascii="Arial" w:hAnsi="Arial"/>
          <w:color w:val="000000"/>
          <w:sz w:val="24"/>
          <w:szCs w:val="24"/>
        </w:rPr>
        <w:t> braces for displaying the component data. It is also known as </w:t>
      </w:r>
      <w:r>
        <w:rPr>
          <w:rFonts w:eastAsia="Times New Roman" w:cs="Arial" w:ascii="Arial" w:hAnsi="Arial"/>
          <w:b/>
          <w:bCs/>
          <w:color w:val="000000"/>
          <w:sz w:val="24"/>
          <w:szCs w:val="24"/>
        </w:rPr>
        <w:t>moustache syntax. </w:t>
      </w:r>
      <w:r>
        <w:rPr>
          <w:rFonts w:eastAsia="Times New Roman" w:cs="Arial" w:ascii="Arial" w:hAnsi="Arial"/>
          <w:color w:val="000000"/>
          <w:sz w:val="24"/>
          <w:szCs w:val="24"/>
        </w:rPr>
        <w:t>The JavaScript expressions are included within the curly braces to be executed by Angular and the relative output is then embedded into the HTML code. These expressions are usually updated and registered like watches, as a part of the digest cycle.</w:t>
      </w:r>
    </w:p>
    <w:p>
      <w:pPr>
        <w:pStyle w:val="Normal"/>
        <w:numPr>
          <w:ilvl w:val="0"/>
          <w:numId w:val="0"/>
        </w:numPr>
        <w:spacing w:lineRule="auto" w:line="240" w:before="0" w:afterAutospacing="1"/>
        <w:jc w:val="both"/>
        <w:outlineLvl w:val="1"/>
        <w:rPr>
          <w:rFonts w:ascii="Arial" w:hAnsi="Arial" w:eastAsia="Times New Roman" w:cs="Arial"/>
          <w:color w:val="4A4A4A"/>
          <w:sz w:val="36"/>
          <w:szCs w:val="36"/>
        </w:rPr>
      </w:pPr>
      <w:r>
        <w:rPr>
          <w:rFonts w:eastAsia="Times New Roman" w:cs="Arial" w:ascii="Arial" w:hAnsi="Arial"/>
          <w:b/>
          <w:bCs/>
          <w:color w:val="000000"/>
          <w:sz w:val="36"/>
          <w:szCs w:val="36"/>
        </w:rPr>
        <w:t>8. What is the difference between an Annotation and a Decorator in Angular?</w:t>
      </w:r>
    </w:p>
    <w:p>
      <w:pPr>
        <w:pStyle w:val="Normal"/>
        <w:spacing w:lineRule="auto" w:line="240" w:before="0" w:afterAutospacing="1"/>
        <w:jc w:val="both"/>
        <w:rPr>
          <w:rFonts w:ascii="Arial" w:hAnsi="Arial" w:eastAsia="Times New Roman" w:cs="Arial"/>
          <w:color w:val="4A4A4A"/>
          <w:sz w:val="24"/>
          <w:szCs w:val="24"/>
        </w:rPr>
      </w:pPr>
      <w:bookmarkStart w:id="7" w:name="Controllers-in-Angular"/>
      <w:bookmarkEnd w:id="7"/>
      <w:r>
        <w:rPr>
          <w:rFonts w:eastAsia="Times New Roman" w:cs="Arial" w:ascii="Arial" w:hAnsi="Arial"/>
          <w:color w:val="000000"/>
          <w:sz w:val="24"/>
          <w:szCs w:val="24"/>
        </w:rPr>
        <w:t>Annotations in angular are “only” metadata set of the class using the Reflect Metadata library. They are used to create an “annotation” array. On the other hand, decorators are the design patterns that are used for separating decoration or modification of a class without actually altering the original source code.</w:t>
      </w:r>
    </w:p>
    <w:p>
      <w:pPr>
        <w:pStyle w:val="Normal"/>
        <w:numPr>
          <w:ilvl w:val="0"/>
          <w:numId w:val="0"/>
        </w:numPr>
        <w:spacing w:lineRule="auto" w:line="240" w:before="0" w:afterAutospacing="1"/>
        <w:outlineLvl w:val="1"/>
        <w:rPr>
          <w:rFonts w:ascii="Arial" w:hAnsi="Arial" w:eastAsia="Times New Roman" w:cs="Arial"/>
          <w:color w:val="4A4A4A"/>
          <w:sz w:val="36"/>
          <w:szCs w:val="36"/>
        </w:rPr>
      </w:pPr>
      <w:bookmarkStart w:id="8" w:name="Scope-in-angular"/>
      <w:bookmarkEnd w:id="8"/>
      <w:r>
        <w:rPr>
          <w:rFonts w:eastAsia="Times New Roman" w:cs="Arial" w:ascii="Arial" w:hAnsi="Arial"/>
          <w:b/>
          <w:bCs/>
          <w:color w:val="000000"/>
          <w:sz w:val="36"/>
          <w:szCs w:val="36"/>
        </w:rPr>
        <w:t>9. What do you understand by controllers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Controllers are JavaScript functions which provide data and logic to HTML UI. As the name suggests, they control how data flows from the server to HTML UI.</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10. What is scope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Scope in Angular is an object that refers to the application model. It is an execution context for expressions. Scopes are arranged in a hierarchical structure which mimics the DOM structure of the application. Scopes can watch expressions and propagate events.</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11. What are directives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A core feature of Angular, directives are attributes that allow you to write new HTML syntax, specific to your application. They are essentially functions that execute when the Angular compiler finds them in the DOM.  The Angular directives are segregated into 3 parts:</w:t>
      </w:r>
    </w:p>
    <w:p>
      <w:pPr>
        <w:pStyle w:val="Normal"/>
        <w:numPr>
          <w:ilvl w:val="0"/>
          <w:numId w:val="2"/>
        </w:numPr>
        <w:spacing w:lineRule="auto" w:line="240" w:beforeAutospacing="1" w:after="0"/>
        <w:rPr>
          <w:rFonts w:ascii="Arial" w:hAnsi="Arial" w:eastAsia="Times New Roman" w:cs="Arial"/>
          <w:color w:val="4A4A4A"/>
          <w:sz w:val="24"/>
          <w:szCs w:val="24"/>
        </w:rPr>
      </w:pPr>
      <w:r>
        <w:rPr>
          <w:rFonts w:eastAsia="Times New Roman" w:cs="Arial" w:ascii="Arial" w:hAnsi="Arial"/>
          <w:color w:val="000000"/>
          <w:sz w:val="24"/>
          <w:szCs w:val="24"/>
        </w:rPr>
        <w:t>Component Directives</w:t>
      </w:r>
    </w:p>
    <w:p>
      <w:pPr>
        <w:pStyle w:val="Normal"/>
        <w:numPr>
          <w:ilvl w:val="0"/>
          <w:numId w:val="2"/>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Structural Directives</w:t>
      </w:r>
    </w:p>
    <w:p>
      <w:pPr>
        <w:pStyle w:val="Normal"/>
        <w:numPr>
          <w:ilvl w:val="0"/>
          <w:numId w:val="2"/>
        </w:numPr>
        <w:spacing w:lineRule="auto" w:line="240" w:before="0" w:afterAutospacing="1"/>
        <w:rPr>
          <w:rFonts w:ascii="Arial" w:hAnsi="Arial" w:eastAsia="Times New Roman" w:cs="Arial"/>
          <w:color w:val="4A4A4A"/>
          <w:sz w:val="24"/>
          <w:szCs w:val="24"/>
        </w:rPr>
      </w:pPr>
      <w:r>
        <w:rPr>
          <w:rFonts w:eastAsia="Times New Roman" w:cs="Arial" w:ascii="Arial" w:hAnsi="Arial"/>
          <w:color w:val="000000"/>
          <w:sz w:val="24"/>
          <w:szCs w:val="24"/>
        </w:rPr>
        <w:t>Attribute Directives</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12. What is data binding?</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In Angular, data binding is one of the most powerful and important features that allow you to define the communication between the component and DOM(Document Object Model). It basically simplifies the process of defining interactive applications without having to worry about pushing and pulling data between your view or template and component. In Angular, there are four forms of data binding:</w:t>
      </w:r>
    </w:p>
    <w:p>
      <w:pPr>
        <w:pStyle w:val="Normal"/>
        <w:numPr>
          <w:ilvl w:val="0"/>
          <w:numId w:val="3"/>
        </w:numPr>
        <w:spacing w:lineRule="auto" w:line="240" w:beforeAutospacing="1" w:after="0"/>
        <w:jc w:val="both"/>
        <w:rPr>
          <w:rFonts w:ascii="Arial" w:hAnsi="Arial" w:eastAsia="Times New Roman" w:cs="Arial"/>
          <w:color w:val="4A4A4A"/>
          <w:sz w:val="24"/>
          <w:szCs w:val="24"/>
        </w:rPr>
      </w:pPr>
      <w:r>
        <w:rPr>
          <w:rFonts w:eastAsia="Times New Roman" w:cs="Arial" w:ascii="Arial" w:hAnsi="Arial"/>
          <w:color w:val="000000"/>
          <w:sz w:val="24"/>
          <w:szCs w:val="24"/>
        </w:rPr>
        <w:t> </w:t>
      </w:r>
      <w:r>
        <w:rPr>
          <w:rFonts w:eastAsia="Times New Roman" w:cs="Arial" w:ascii="Arial" w:hAnsi="Arial"/>
          <w:color w:val="000000"/>
          <w:sz w:val="24"/>
          <w:szCs w:val="24"/>
        </w:rPr>
        <w:t>String Interpolation</w:t>
      </w:r>
    </w:p>
    <w:p>
      <w:pPr>
        <w:pStyle w:val="Normal"/>
        <w:numPr>
          <w:ilvl w:val="0"/>
          <w:numId w:val="3"/>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Property Binding</w:t>
      </w:r>
    </w:p>
    <w:p>
      <w:pPr>
        <w:pStyle w:val="Normal"/>
        <w:numPr>
          <w:ilvl w:val="0"/>
          <w:numId w:val="3"/>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Event Binding</w:t>
      </w:r>
    </w:p>
    <w:p>
      <w:pPr>
        <w:pStyle w:val="Normal"/>
        <w:numPr>
          <w:ilvl w:val="0"/>
          <w:numId w:val="3"/>
        </w:numPr>
        <w:spacing w:lineRule="auto" w:line="240" w:before="0" w:afterAutospacing="1"/>
        <w:rPr>
          <w:rFonts w:ascii="Arial" w:hAnsi="Arial" w:eastAsia="Times New Roman" w:cs="Arial"/>
          <w:color w:val="4A4A4A"/>
          <w:sz w:val="24"/>
          <w:szCs w:val="24"/>
        </w:rPr>
      </w:pPr>
      <w:r>
        <w:rPr>
          <w:rFonts w:eastAsia="Times New Roman" w:cs="Arial" w:ascii="Arial" w:hAnsi="Arial"/>
          <w:color w:val="000000"/>
          <w:sz w:val="24"/>
          <w:szCs w:val="24"/>
        </w:rPr>
        <w:t>Two-Way Data Binding</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13. What is the purpose of a filter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Filters in Angular are used for formatting the value of an expression in order to display it to the user. These filters can be added to the templates, directives, controllers or services. Not just this, you can create your own custom filters. Using them, you can easily organize data in such a way that the data is displayed only if it fulfills certain criteria. Filters are added to the expressions by using the pipe character |, followed by a filter.</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14. What are the differences between Angular and jQuery?</w:t>
      </w:r>
    </w:p>
    <w:tbl>
      <w:tblPr>
        <w:tblW w:w="5000" w:type="pct"/>
        <w:jc w:val="left"/>
        <w:tblInd w:w="38"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75" w:type="dxa"/>
          <w:left w:w="49" w:type="dxa"/>
          <w:bottom w:w="75" w:type="dxa"/>
          <w:right w:w="75" w:type="dxa"/>
        </w:tblCellMar>
        <w:tblLook w:noVBand="1" w:val="04a0" w:noHBand="0" w:lastColumn="0" w:firstColumn="1" w:lastRow="0" w:firstRow="1"/>
      </w:tblPr>
      <w:tblGrid>
        <w:gridCol w:w="2560"/>
        <w:gridCol w:w="3366"/>
        <w:gridCol w:w="3434"/>
      </w:tblGrid>
      <w:tr>
        <w:trPr>
          <w:trHeight w:val="360" w:hRule="atLeast"/>
        </w:trPr>
        <w:tc>
          <w:tcPr>
            <w:tcW w:w="256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DD9" w:val="clear"/>
            <w:vAlign w:val="center"/>
          </w:tcPr>
          <w:p>
            <w:pPr>
              <w:pStyle w:val="Normal"/>
              <w:spacing w:lineRule="auto" w:line="240" w:before="0" w:after="0"/>
              <w:jc w:val="center"/>
              <w:rPr>
                <w:rFonts w:ascii="Arial" w:hAnsi="Arial" w:eastAsia="Times New Roman" w:cs="Arial"/>
                <w:b/>
                <w:b/>
                <w:bCs/>
                <w:color w:val="FFFFFF"/>
                <w:sz w:val="24"/>
                <w:szCs w:val="24"/>
              </w:rPr>
            </w:pPr>
            <w:r>
              <w:rPr>
                <w:rFonts w:eastAsia="Times New Roman" w:cs="Arial" w:ascii="Arial" w:hAnsi="Arial"/>
                <w:b/>
                <w:bCs/>
                <w:color w:val="000000"/>
                <w:sz w:val="24"/>
                <w:szCs w:val="24"/>
              </w:rPr>
              <w:t>Features</w:t>
            </w:r>
          </w:p>
        </w:tc>
        <w:tc>
          <w:tcPr>
            <w:tcW w:w="336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DD9" w:val="clear"/>
            <w:vAlign w:val="center"/>
          </w:tcPr>
          <w:p>
            <w:pPr>
              <w:pStyle w:val="Normal"/>
              <w:spacing w:lineRule="auto" w:line="240" w:before="0" w:after="0"/>
              <w:jc w:val="center"/>
              <w:rPr>
                <w:rFonts w:ascii="Arial" w:hAnsi="Arial" w:eastAsia="Times New Roman" w:cs="Arial"/>
                <w:b/>
                <w:b/>
                <w:bCs/>
                <w:color w:val="FFFFFF"/>
                <w:sz w:val="24"/>
                <w:szCs w:val="24"/>
              </w:rPr>
            </w:pPr>
            <w:r>
              <w:rPr>
                <w:rFonts w:eastAsia="Times New Roman" w:cs="Arial" w:ascii="Arial" w:hAnsi="Arial"/>
                <w:b/>
                <w:bCs/>
                <w:color w:val="000000"/>
                <w:sz w:val="24"/>
                <w:szCs w:val="24"/>
              </w:rPr>
              <w:t>jQuery</w:t>
            </w:r>
          </w:p>
        </w:tc>
        <w:tc>
          <w:tcPr>
            <w:tcW w:w="343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008DD9" w:val="clear"/>
            <w:vAlign w:val="center"/>
          </w:tcPr>
          <w:p>
            <w:pPr>
              <w:pStyle w:val="Normal"/>
              <w:spacing w:lineRule="auto" w:line="240" w:before="0" w:after="0"/>
              <w:jc w:val="center"/>
              <w:rPr>
                <w:rFonts w:ascii="Arial" w:hAnsi="Arial" w:eastAsia="Times New Roman" w:cs="Arial"/>
                <w:b/>
                <w:b/>
                <w:bCs/>
                <w:color w:val="FFFFFF"/>
                <w:sz w:val="24"/>
                <w:szCs w:val="24"/>
              </w:rPr>
            </w:pPr>
            <w:r>
              <w:rPr>
                <w:rFonts w:eastAsia="Times New Roman" w:cs="Arial" w:ascii="Arial" w:hAnsi="Arial"/>
                <w:b/>
                <w:bCs/>
                <w:color w:val="000000"/>
                <w:sz w:val="24"/>
                <w:szCs w:val="24"/>
              </w:rPr>
              <w:t>Angular</w:t>
            </w:r>
          </w:p>
        </w:tc>
      </w:tr>
      <w:tr>
        <w:trPr>
          <w:trHeight w:val="360" w:hRule="atLeast"/>
        </w:trPr>
        <w:tc>
          <w:tcPr>
            <w:tcW w:w="256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i/>
                <w:iCs/>
                <w:color w:val="000000"/>
                <w:sz w:val="24"/>
                <w:szCs w:val="24"/>
              </w:rPr>
              <w:t>DOM Manipulation</w:t>
            </w:r>
          </w:p>
        </w:tc>
        <w:tc>
          <w:tcPr>
            <w:tcW w:w="336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Yes</w:t>
            </w:r>
          </w:p>
        </w:tc>
        <w:tc>
          <w:tcPr>
            <w:tcW w:w="343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Yes</w:t>
            </w:r>
          </w:p>
        </w:tc>
      </w:tr>
      <w:tr>
        <w:trPr>
          <w:trHeight w:val="360" w:hRule="atLeast"/>
        </w:trPr>
        <w:tc>
          <w:tcPr>
            <w:tcW w:w="256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i/>
                <w:iCs/>
                <w:color w:val="000000"/>
                <w:sz w:val="24"/>
                <w:szCs w:val="24"/>
              </w:rPr>
              <w:t>RESTful API</w:t>
            </w:r>
          </w:p>
        </w:tc>
        <w:tc>
          <w:tcPr>
            <w:tcW w:w="336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No</w:t>
            </w:r>
          </w:p>
        </w:tc>
        <w:tc>
          <w:tcPr>
            <w:tcW w:w="343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Yes</w:t>
            </w:r>
          </w:p>
        </w:tc>
      </w:tr>
      <w:tr>
        <w:trPr>
          <w:trHeight w:val="360" w:hRule="atLeast"/>
        </w:trPr>
        <w:tc>
          <w:tcPr>
            <w:tcW w:w="256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i/>
                <w:iCs/>
                <w:color w:val="000000"/>
                <w:sz w:val="24"/>
                <w:szCs w:val="24"/>
              </w:rPr>
              <w:t>Animation Support</w:t>
            </w:r>
          </w:p>
        </w:tc>
        <w:tc>
          <w:tcPr>
            <w:tcW w:w="336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Yes</w:t>
            </w:r>
          </w:p>
        </w:tc>
        <w:tc>
          <w:tcPr>
            <w:tcW w:w="343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Yes</w:t>
            </w:r>
          </w:p>
        </w:tc>
      </w:tr>
      <w:tr>
        <w:trPr>
          <w:trHeight w:val="360" w:hRule="atLeast"/>
        </w:trPr>
        <w:tc>
          <w:tcPr>
            <w:tcW w:w="256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i/>
                <w:iCs/>
                <w:color w:val="000000"/>
                <w:sz w:val="24"/>
                <w:szCs w:val="24"/>
              </w:rPr>
              <w:t>Deep Linking Routing</w:t>
            </w:r>
          </w:p>
        </w:tc>
        <w:tc>
          <w:tcPr>
            <w:tcW w:w="336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No</w:t>
            </w:r>
          </w:p>
        </w:tc>
        <w:tc>
          <w:tcPr>
            <w:tcW w:w="343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Yes</w:t>
            </w:r>
          </w:p>
        </w:tc>
      </w:tr>
      <w:tr>
        <w:trPr>
          <w:trHeight w:val="360" w:hRule="atLeast"/>
        </w:trPr>
        <w:tc>
          <w:tcPr>
            <w:tcW w:w="256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i/>
                <w:iCs/>
                <w:color w:val="000000"/>
                <w:sz w:val="24"/>
                <w:szCs w:val="24"/>
              </w:rPr>
              <w:t>Form Validation</w:t>
            </w:r>
          </w:p>
        </w:tc>
        <w:tc>
          <w:tcPr>
            <w:tcW w:w="336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No</w:t>
            </w:r>
          </w:p>
        </w:tc>
        <w:tc>
          <w:tcPr>
            <w:tcW w:w="343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Yes</w:t>
            </w:r>
          </w:p>
        </w:tc>
      </w:tr>
      <w:tr>
        <w:trPr>
          <w:trHeight w:val="360" w:hRule="atLeast"/>
        </w:trPr>
        <w:tc>
          <w:tcPr>
            <w:tcW w:w="256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i/>
                <w:iCs/>
                <w:color w:val="000000"/>
                <w:sz w:val="24"/>
                <w:szCs w:val="24"/>
              </w:rPr>
              <w:t>Two Way Data Binding</w:t>
            </w:r>
          </w:p>
        </w:tc>
        <w:tc>
          <w:tcPr>
            <w:tcW w:w="336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No</w:t>
            </w:r>
          </w:p>
        </w:tc>
        <w:tc>
          <w:tcPr>
            <w:tcW w:w="343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Yes</w:t>
            </w:r>
          </w:p>
        </w:tc>
      </w:tr>
      <w:tr>
        <w:trPr>
          <w:trHeight w:val="360" w:hRule="atLeast"/>
        </w:trPr>
        <w:tc>
          <w:tcPr>
            <w:tcW w:w="256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i/>
                <w:iCs/>
                <w:color w:val="000000"/>
                <w:sz w:val="24"/>
                <w:szCs w:val="24"/>
              </w:rPr>
              <w:t>AJAX/JSONP</w:t>
            </w:r>
          </w:p>
        </w:tc>
        <w:tc>
          <w:tcPr>
            <w:tcW w:w="336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Yes</w:t>
            </w:r>
          </w:p>
        </w:tc>
        <w:tc>
          <w:tcPr>
            <w:tcW w:w="3434"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Normal"/>
              <w:spacing w:lineRule="auto" w:line="240" w:before="0" w:after="0"/>
              <w:jc w:val="center"/>
              <w:rPr>
                <w:rFonts w:ascii="Arial" w:hAnsi="Arial" w:eastAsia="Times New Roman" w:cs="Arial"/>
                <w:b/>
                <w:b/>
                <w:bCs/>
                <w:color w:val="4A4A4A"/>
                <w:sz w:val="24"/>
                <w:szCs w:val="24"/>
              </w:rPr>
            </w:pPr>
            <w:r>
              <w:rPr>
                <w:rFonts w:eastAsia="Times New Roman" w:cs="Arial" w:ascii="Arial" w:hAnsi="Arial"/>
                <w:b/>
                <w:bCs/>
                <w:color w:val="000000"/>
                <w:sz w:val="24"/>
                <w:szCs w:val="24"/>
              </w:rPr>
              <w:t>Yes</w:t>
            </w:r>
          </w:p>
        </w:tc>
      </w:tr>
    </w:tbl>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15. What is a provider in Angular?</w:t>
      </w:r>
    </w:p>
    <w:p>
      <w:pPr>
        <w:pStyle w:val="Normal"/>
        <w:spacing w:lineRule="auto" w:line="240" w:before="0" w:afterAutospacing="1"/>
        <w:jc w:val="both"/>
        <w:rPr>
          <w:rFonts w:ascii="Arial" w:hAnsi="Arial" w:eastAsia="Times New Roman" w:cs="Arial"/>
          <w:color w:val="4A4A4A"/>
          <w:sz w:val="24"/>
          <w:szCs w:val="24"/>
        </w:rPr>
      </w:pPr>
      <w:bookmarkStart w:id="9" w:name="intermediate"/>
      <w:bookmarkEnd w:id="9"/>
      <w:r>
        <w:rPr>
          <w:rFonts w:eastAsia="Times New Roman" w:cs="Arial" w:ascii="Arial" w:hAnsi="Arial"/>
          <w:color w:val="000000"/>
          <w:sz w:val="24"/>
          <w:szCs w:val="24"/>
        </w:rPr>
        <w:t>A provider is a configurable service in Angular. It is an instruction to the Dependency Injection system that provides information about the way to obtain a value for a dependency. It is an object that has a $get() method which is called to create a new instance of a service. A Provider can also contain additional methods and uses $provide in order to register new providers.</w:t>
      </w:r>
    </w:p>
    <w:p>
      <w:pPr>
        <w:pStyle w:val="Normal"/>
        <w:numPr>
          <w:ilvl w:val="0"/>
          <w:numId w:val="0"/>
        </w:numPr>
        <w:spacing w:lineRule="auto" w:line="240" w:before="0" w:afterAutospacing="1"/>
        <w:jc w:val="center"/>
        <w:outlineLvl w:val="1"/>
        <w:rPr>
          <w:rFonts w:ascii="Arial" w:hAnsi="Arial" w:eastAsia="Times New Roman" w:cs="Arial"/>
          <w:color w:val="4A4A4A"/>
          <w:sz w:val="36"/>
          <w:szCs w:val="36"/>
        </w:rPr>
      </w:pPr>
      <w:r>
        <w:rPr>
          <w:rFonts w:eastAsia="Times New Roman" w:cs="Arial" w:ascii="Arial" w:hAnsi="Arial"/>
          <w:b/>
          <w:bCs/>
          <w:color w:val="000000"/>
          <w:sz w:val="36"/>
          <w:szCs w:val="36"/>
        </w:rPr>
        <w:t>Intermediate Level – Angular Interview Questions</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16.</w:t>
      </w:r>
      <w:r>
        <w:rPr>
          <w:rFonts w:eastAsia="Times New Roman" w:cs="Arial" w:ascii="Arial" w:hAnsi="Arial"/>
          <w:color w:val="000000"/>
          <w:sz w:val="36"/>
          <w:szCs w:val="36"/>
        </w:rPr>
        <w:t> </w:t>
      </w:r>
      <w:r>
        <w:rPr>
          <w:rFonts w:eastAsia="Times New Roman" w:cs="Arial" w:ascii="Arial" w:hAnsi="Arial"/>
          <w:b/>
          <w:bCs/>
          <w:color w:val="000000"/>
          <w:sz w:val="36"/>
          <w:szCs w:val="36"/>
        </w:rPr>
        <w:t>Does Angular support nested controllers?</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Yes, Angular does support the concept of nested controllers. The nested controllers are needed to be defined in a hierarchical manner for using it in the View. </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17. How can you differentiate between Angular expressions and JavaScript expressions?</w:t>
      </w:r>
    </w:p>
    <w:tbl>
      <w:tblPr>
        <w:tblW w:w="5000" w:type="pct"/>
        <w:jc w:val="left"/>
        <w:tblInd w:w="60" w:type="dxa"/>
        <w:tblBorders/>
        <w:tblCellMar>
          <w:top w:w="75" w:type="dxa"/>
          <w:left w:w="75" w:type="dxa"/>
          <w:bottom w:w="75" w:type="dxa"/>
          <w:right w:w="75" w:type="dxa"/>
        </w:tblCellMar>
        <w:tblLook w:noVBand="1" w:val="04a0" w:noHBand="0" w:lastColumn="0" w:firstColumn="1" w:lastRow="0" w:firstRow="1"/>
      </w:tblPr>
      <w:tblGrid>
        <w:gridCol w:w="4665"/>
        <w:gridCol w:w="4694"/>
      </w:tblGrid>
      <w:tr>
        <w:trPr>
          <w:trHeight w:val="300" w:hRule="atLeast"/>
        </w:trPr>
        <w:tc>
          <w:tcPr>
            <w:tcW w:w="4665" w:type="dxa"/>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000000"/>
                <w:sz w:val="24"/>
                <w:szCs w:val="24"/>
              </w:rPr>
              <w:t>Angular Expressions</w:t>
            </w:r>
          </w:p>
        </w:tc>
        <w:tc>
          <w:tcPr>
            <w:tcW w:w="4694" w:type="dxa"/>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000000"/>
                <w:sz w:val="24"/>
                <w:szCs w:val="24"/>
              </w:rPr>
              <w:t>JavaScript Expressions</w:t>
            </w:r>
          </w:p>
        </w:tc>
      </w:tr>
      <w:tr>
        <w:trPr>
          <w:trHeight w:val="315" w:hRule="atLeast"/>
        </w:trPr>
        <w:tc>
          <w:tcPr>
            <w:tcW w:w="4665" w:type="dxa"/>
            <w:tcBorders/>
            <w:shd w:fill="auto" w:val="clear"/>
            <w:vAlign w:val="center"/>
          </w:tcPr>
          <w:p>
            <w:pPr>
              <w:pStyle w:val="Normal"/>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1. They can contain literals, operators, and variables.</w:t>
            </w:r>
          </w:p>
        </w:tc>
        <w:tc>
          <w:tcPr>
            <w:tcW w:w="4694" w:type="dxa"/>
            <w:tcBorders/>
            <w:shd w:fill="auto" w:val="clear"/>
            <w:vAlign w:val="center"/>
          </w:tcPr>
          <w:p>
            <w:pPr>
              <w:pStyle w:val="Normal"/>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1. They can contain literals, operators, and variables.</w:t>
            </w:r>
          </w:p>
        </w:tc>
      </w:tr>
      <w:tr>
        <w:trPr>
          <w:trHeight w:val="315" w:hRule="atLeast"/>
        </w:trPr>
        <w:tc>
          <w:tcPr>
            <w:tcW w:w="4665" w:type="dxa"/>
            <w:tcBorders/>
            <w:shd w:fill="auto" w:val="clear"/>
            <w:vAlign w:val="center"/>
          </w:tcPr>
          <w:p>
            <w:pPr>
              <w:pStyle w:val="Normal"/>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2. They can be written inside the HTML tags.</w:t>
            </w:r>
          </w:p>
        </w:tc>
        <w:tc>
          <w:tcPr>
            <w:tcW w:w="4694" w:type="dxa"/>
            <w:tcBorders/>
            <w:shd w:fill="auto" w:val="clear"/>
            <w:vAlign w:val="center"/>
          </w:tcPr>
          <w:p>
            <w:pPr>
              <w:pStyle w:val="Normal"/>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2. They can’t be written inside the HTML tags.</w:t>
            </w:r>
          </w:p>
        </w:tc>
      </w:tr>
      <w:tr>
        <w:trPr>
          <w:trHeight w:val="315" w:hRule="atLeast"/>
        </w:trPr>
        <w:tc>
          <w:tcPr>
            <w:tcW w:w="4665" w:type="dxa"/>
            <w:tcBorders/>
            <w:shd w:fill="auto" w:val="clear"/>
            <w:vAlign w:val="center"/>
          </w:tcPr>
          <w:p>
            <w:pPr>
              <w:pStyle w:val="Normal"/>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3. They do not support conditionals, loops, and exceptions.</w:t>
            </w:r>
          </w:p>
        </w:tc>
        <w:tc>
          <w:tcPr>
            <w:tcW w:w="4694" w:type="dxa"/>
            <w:tcBorders/>
            <w:shd w:fill="auto" w:val="clear"/>
            <w:vAlign w:val="center"/>
          </w:tcPr>
          <w:p>
            <w:pPr>
              <w:pStyle w:val="Normal"/>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3. They do support conditionals, loops, and exceptions.</w:t>
            </w:r>
          </w:p>
        </w:tc>
      </w:tr>
      <w:tr>
        <w:trPr>
          <w:trHeight w:val="315" w:hRule="atLeast"/>
        </w:trPr>
        <w:tc>
          <w:tcPr>
            <w:tcW w:w="4665" w:type="dxa"/>
            <w:tcBorders/>
            <w:shd w:fill="auto" w:val="clear"/>
            <w:vAlign w:val="center"/>
          </w:tcPr>
          <w:p>
            <w:pPr>
              <w:pStyle w:val="Normal"/>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4.  They support filters.</w:t>
            </w:r>
          </w:p>
        </w:tc>
        <w:tc>
          <w:tcPr>
            <w:tcW w:w="4694" w:type="dxa"/>
            <w:tcBorders/>
            <w:shd w:fill="auto" w:val="clear"/>
            <w:vAlign w:val="center"/>
          </w:tcPr>
          <w:p>
            <w:pPr>
              <w:pStyle w:val="Normal"/>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4.  They do not support filters.</w:t>
            </w:r>
          </w:p>
        </w:tc>
      </w:tr>
    </w:tbl>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18. List at down the ways in which you can communicate between applications modules using core Angular functionality.</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000000"/>
          <w:sz w:val="24"/>
          <w:szCs w:val="24"/>
        </w:rPr>
        <w:t>Below are the most general ways for communicating between application modules using core Angular functionality :</w:t>
      </w:r>
    </w:p>
    <w:p>
      <w:pPr>
        <w:pStyle w:val="Normal"/>
        <w:numPr>
          <w:ilvl w:val="0"/>
          <w:numId w:val="4"/>
        </w:numPr>
        <w:spacing w:lineRule="auto" w:line="240" w:beforeAutospacing="1" w:after="0"/>
        <w:rPr>
          <w:rFonts w:ascii="Arial" w:hAnsi="Arial" w:eastAsia="Times New Roman" w:cs="Arial"/>
          <w:color w:val="4A4A4A"/>
          <w:sz w:val="24"/>
          <w:szCs w:val="24"/>
        </w:rPr>
      </w:pPr>
      <w:r>
        <w:rPr>
          <w:rFonts w:eastAsia="Times New Roman" w:cs="Arial" w:ascii="Arial" w:hAnsi="Arial"/>
          <w:color w:val="000000"/>
          <w:sz w:val="24"/>
          <w:szCs w:val="24"/>
        </w:rPr>
        <w:t>Using events</w:t>
      </w:r>
    </w:p>
    <w:p>
      <w:pPr>
        <w:pStyle w:val="Normal"/>
        <w:numPr>
          <w:ilvl w:val="0"/>
          <w:numId w:val="4"/>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Using services</w:t>
      </w:r>
    </w:p>
    <w:p>
      <w:pPr>
        <w:pStyle w:val="Normal"/>
        <w:numPr>
          <w:ilvl w:val="0"/>
          <w:numId w:val="4"/>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By assigning models on </w:t>
      </w:r>
      <w:r>
        <w:rPr>
          <w:rFonts w:eastAsia="Times New Roman" w:cs="Arial" w:ascii="Arial" w:hAnsi="Arial"/>
          <w:b/>
          <w:bCs/>
          <w:color w:val="000000"/>
          <w:sz w:val="24"/>
          <w:szCs w:val="24"/>
        </w:rPr>
        <w:t>$rootScope</w:t>
      </w:r>
    </w:p>
    <w:p>
      <w:pPr>
        <w:pStyle w:val="Normal"/>
        <w:numPr>
          <w:ilvl w:val="0"/>
          <w:numId w:val="4"/>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Directly between controllers [</w:t>
      </w:r>
      <w:r>
        <w:rPr>
          <w:rFonts w:eastAsia="Times New Roman" w:cs="Arial" w:ascii="Arial" w:hAnsi="Arial"/>
          <w:b/>
          <w:bCs/>
          <w:color w:val="000000"/>
          <w:sz w:val="24"/>
          <w:szCs w:val="24"/>
        </w:rPr>
        <w:t>$parent</w:t>
      </w:r>
      <w:r>
        <w:rPr>
          <w:rFonts w:eastAsia="Times New Roman" w:cs="Arial" w:ascii="Arial" w:hAnsi="Arial"/>
          <w:color w:val="000000"/>
          <w:sz w:val="24"/>
          <w:szCs w:val="24"/>
        </w:rPr>
        <w:t>, </w:t>
      </w:r>
      <w:r>
        <w:rPr>
          <w:rFonts w:eastAsia="Times New Roman" w:cs="Arial" w:ascii="Arial" w:hAnsi="Arial"/>
          <w:b/>
          <w:bCs/>
          <w:color w:val="000000"/>
          <w:sz w:val="24"/>
          <w:szCs w:val="24"/>
        </w:rPr>
        <w:t>$$childHead</w:t>
      </w:r>
      <w:r>
        <w:rPr>
          <w:rFonts w:eastAsia="Times New Roman" w:cs="Arial" w:ascii="Arial" w:hAnsi="Arial"/>
          <w:color w:val="000000"/>
          <w:sz w:val="24"/>
          <w:szCs w:val="24"/>
        </w:rPr>
        <w:t>, </w:t>
      </w:r>
      <w:r>
        <w:rPr>
          <w:rFonts w:eastAsia="Times New Roman" w:cs="Arial" w:ascii="Arial" w:hAnsi="Arial"/>
          <w:b/>
          <w:bCs/>
          <w:color w:val="000000"/>
          <w:sz w:val="24"/>
          <w:szCs w:val="24"/>
        </w:rPr>
        <w:t>$$nextSibling</w:t>
      </w:r>
      <w:r>
        <w:rPr>
          <w:rFonts w:eastAsia="Times New Roman" w:cs="Arial" w:ascii="Arial" w:hAnsi="Arial"/>
          <w:color w:val="000000"/>
          <w:sz w:val="24"/>
          <w:szCs w:val="24"/>
        </w:rPr>
        <w:t>, etc.]</w:t>
      </w:r>
    </w:p>
    <w:p>
      <w:pPr>
        <w:pStyle w:val="Normal"/>
        <w:numPr>
          <w:ilvl w:val="0"/>
          <w:numId w:val="4"/>
        </w:numPr>
        <w:spacing w:lineRule="auto" w:line="240" w:before="0" w:afterAutospacing="1"/>
        <w:rPr>
          <w:rFonts w:ascii="Arial" w:hAnsi="Arial" w:eastAsia="Times New Roman" w:cs="Arial"/>
          <w:color w:val="4A4A4A"/>
          <w:sz w:val="24"/>
          <w:szCs w:val="24"/>
        </w:rPr>
      </w:pPr>
      <w:r>
        <w:rPr>
          <w:rFonts w:eastAsia="Times New Roman" w:cs="Arial" w:ascii="Arial" w:hAnsi="Arial"/>
          <w:color w:val="000000"/>
          <w:sz w:val="24"/>
          <w:szCs w:val="24"/>
        </w:rPr>
        <w:t>Directly between controllers [</w:t>
      </w:r>
      <w:r>
        <w:rPr>
          <w:rFonts w:eastAsia="Times New Roman" w:cs="Arial" w:ascii="Arial" w:hAnsi="Arial"/>
          <w:b/>
          <w:bCs/>
          <w:color w:val="000000"/>
          <w:sz w:val="24"/>
          <w:szCs w:val="24"/>
        </w:rPr>
        <w:t>ControllerAs</w:t>
      </w:r>
      <w:r>
        <w:rPr>
          <w:rFonts w:eastAsia="Times New Roman" w:cs="Arial" w:ascii="Arial" w:hAnsi="Arial"/>
          <w:color w:val="000000"/>
          <w:sz w:val="24"/>
          <w:szCs w:val="24"/>
        </w:rPr>
        <w:t>, or other forms of inheritance]</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19. What is the difference between a service() and a factory()?</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A service() in Angular is a function that is used for the business layer of the application. It operates as a constructor function and is invoked once at the runtime using the ‘new’ keyword. Whereas factory() is a function which works similar to the service() but is much more powerful and flexible. factory() are design patterns which help in creating Objects.</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20. What is the difference between $scope and scope in Angular?</w:t>
      </w:r>
    </w:p>
    <w:p>
      <w:pPr>
        <w:pStyle w:val="Normal"/>
        <w:numPr>
          <w:ilvl w:val="0"/>
          <w:numId w:val="5"/>
        </w:numPr>
        <w:spacing w:lineRule="auto" w:line="240" w:beforeAutospacing="1" w:after="0"/>
        <w:jc w:val="both"/>
        <w:rPr>
          <w:rFonts w:ascii="Arial" w:hAnsi="Arial" w:eastAsia="Times New Roman" w:cs="Arial"/>
          <w:color w:val="4A4A4A"/>
          <w:sz w:val="24"/>
          <w:szCs w:val="24"/>
        </w:rPr>
      </w:pPr>
      <w:r>
        <w:rPr>
          <w:rFonts w:eastAsia="Times New Roman" w:cs="Arial" w:ascii="Arial" w:hAnsi="Arial"/>
          <w:color w:val="000000"/>
          <w:sz w:val="24"/>
          <w:szCs w:val="24"/>
        </w:rPr>
        <w:t>$</w:t>
      </w:r>
      <w:r>
        <w:rPr>
          <w:rFonts w:eastAsia="Times New Roman" w:cs="Arial" w:ascii="Arial" w:hAnsi="Arial"/>
          <w:b/>
          <w:bCs/>
          <w:color w:val="000000"/>
          <w:sz w:val="24"/>
          <w:szCs w:val="24"/>
        </w:rPr>
        <w:t>scope</w:t>
      </w:r>
      <w:r>
        <w:rPr>
          <w:rFonts w:eastAsia="Times New Roman" w:cs="Arial" w:ascii="Arial" w:hAnsi="Arial"/>
          <w:color w:val="000000"/>
          <w:sz w:val="24"/>
          <w:szCs w:val="24"/>
        </w:rPr>
        <w:t> in Angular is used for implementing the concept of dependency injection (D.I) on the other hand </w:t>
      </w:r>
      <w:r>
        <w:rPr>
          <w:rFonts w:eastAsia="Times New Roman" w:cs="Arial" w:ascii="Arial" w:hAnsi="Arial"/>
          <w:b/>
          <w:bCs/>
          <w:color w:val="000000"/>
          <w:sz w:val="24"/>
          <w:szCs w:val="24"/>
        </w:rPr>
        <w:t>scope</w:t>
      </w:r>
      <w:r>
        <w:rPr>
          <w:rFonts w:eastAsia="Times New Roman" w:cs="Arial" w:ascii="Arial" w:hAnsi="Arial"/>
          <w:color w:val="000000"/>
          <w:sz w:val="24"/>
          <w:szCs w:val="24"/>
        </w:rPr>
        <w:t> is used for directive linking.</w:t>
      </w:r>
    </w:p>
    <w:p>
      <w:pPr>
        <w:pStyle w:val="Normal"/>
        <w:numPr>
          <w:ilvl w:val="0"/>
          <w:numId w:val="5"/>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w:t>
      </w:r>
      <w:r>
        <w:rPr>
          <w:rFonts w:eastAsia="Times New Roman" w:cs="Arial" w:ascii="Arial" w:hAnsi="Arial"/>
          <w:b/>
          <w:bCs/>
          <w:color w:val="000000"/>
          <w:sz w:val="24"/>
          <w:szCs w:val="24"/>
        </w:rPr>
        <w:t>scope</w:t>
      </w:r>
      <w:r>
        <w:rPr>
          <w:rFonts w:eastAsia="Times New Roman" w:cs="Arial" w:ascii="Arial" w:hAnsi="Arial"/>
          <w:color w:val="000000"/>
          <w:sz w:val="24"/>
          <w:szCs w:val="24"/>
        </w:rPr>
        <w:t> is the service provided by $scopeProviderwhich can be injected into controllers, directives or other services whereas </w:t>
      </w:r>
      <w:r>
        <w:rPr>
          <w:rFonts w:eastAsia="Times New Roman" w:cs="Arial" w:ascii="Arial" w:hAnsi="Arial"/>
          <w:b/>
          <w:bCs/>
          <w:color w:val="000000"/>
          <w:sz w:val="24"/>
          <w:szCs w:val="24"/>
        </w:rPr>
        <w:t>Scope</w:t>
      </w:r>
      <w:r>
        <w:rPr>
          <w:rFonts w:eastAsia="Times New Roman" w:cs="Arial" w:ascii="Arial" w:hAnsi="Arial"/>
          <w:color w:val="000000"/>
          <w:sz w:val="24"/>
          <w:szCs w:val="24"/>
        </w:rPr>
        <w:t> can be anything such as a function parameter name, etc.</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21. Explain the concept of scope hierarchy?</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The $scope objects in Angular are organized into a hierarchy and are majorly used by views. It contains a root scope which can further contain scopes known as child scopes. One root scope can contain more than one child scopes. Here each view has its own $scope thus the variables set by its view controller will remain hidden to the other controllers. The Scope hierarchy generally looks like:</w:t>
      </w:r>
    </w:p>
    <w:p>
      <w:pPr>
        <w:pStyle w:val="Normal"/>
        <w:numPr>
          <w:ilvl w:val="0"/>
          <w:numId w:val="6"/>
        </w:numPr>
        <w:spacing w:lineRule="auto" w:line="240" w:beforeAutospacing="1" w:after="0"/>
        <w:jc w:val="both"/>
        <w:rPr>
          <w:rFonts w:ascii="Arial" w:hAnsi="Arial" w:eastAsia="Times New Roman" w:cs="Arial"/>
          <w:color w:val="4A4A4A"/>
          <w:sz w:val="24"/>
          <w:szCs w:val="24"/>
        </w:rPr>
      </w:pPr>
      <w:r>
        <w:rPr>
          <w:rFonts w:eastAsia="Times New Roman" w:cs="Arial" w:ascii="Arial" w:hAnsi="Arial"/>
          <w:color w:val="000000"/>
          <w:sz w:val="24"/>
          <w:szCs w:val="24"/>
        </w:rPr>
        <w:t>Root $scope</w:t>
      </w:r>
    </w:p>
    <w:p>
      <w:pPr>
        <w:pStyle w:val="Normal"/>
        <w:numPr>
          <w:ilvl w:val="1"/>
          <w:numId w:val="6"/>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$scope for Controller 1</w:t>
      </w:r>
    </w:p>
    <w:p>
      <w:pPr>
        <w:pStyle w:val="Normal"/>
        <w:numPr>
          <w:ilvl w:val="1"/>
          <w:numId w:val="6"/>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$scope for Controller 2</w:t>
      </w:r>
    </w:p>
    <w:p>
      <w:pPr>
        <w:pStyle w:val="Normal"/>
        <w:numPr>
          <w:ilvl w:val="1"/>
          <w:numId w:val="6"/>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w:t>
      </w:r>
    </w:p>
    <w:p>
      <w:pPr>
        <w:pStyle w:val="Normal"/>
        <w:numPr>
          <w:ilvl w:val="1"/>
          <w:numId w:val="6"/>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$scope for Controller ‘n’</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22. What is AOT?</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AOT stands for Angular Ahead-of-Time compiler. It is used for pre-compiling the application components and along with their templates during the build process. Angular applications which are compiled with AOT has a smaller launching time. Also, components of these applications can execute immediately, without needing any client-side compilation. Templates in these applications are embedded as code within their components. It reduces the need for downloading the Angular compiler which saves you from a cumbersome task. AOT compiler can discard the unused directives which are further thrown out using a tree-shaking tool.</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23. Explain jQLite.</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jQlite is also known as </w:t>
      </w:r>
      <w:r>
        <w:rPr>
          <w:rFonts w:eastAsia="Times New Roman" w:cs="Arial" w:ascii="Arial" w:hAnsi="Arial"/>
          <w:b/>
          <w:bCs/>
          <w:color w:val="000000"/>
          <w:sz w:val="24"/>
          <w:szCs w:val="24"/>
        </w:rPr>
        <w:t>jQuery lite</w:t>
      </w:r>
      <w:r>
        <w:rPr>
          <w:rFonts w:eastAsia="Times New Roman" w:cs="Arial" w:ascii="Arial" w:hAnsi="Arial"/>
          <w:color w:val="000000"/>
          <w:sz w:val="24"/>
          <w:szCs w:val="24"/>
        </w:rPr>
        <w:t> is a subset of jQuery and contains all its features. It is packaged within Angular, by default. It helps Angular to manipulate the DOM in a way that is compatible cross-browser. </w:t>
      </w:r>
      <w:r>
        <w:rPr>
          <w:rFonts w:eastAsia="Times New Roman" w:cs="Arial" w:ascii="Arial" w:hAnsi="Arial"/>
          <w:b/>
          <w:bCs/>
          <w:color w:val="000000"/>
          <w:sz w:val="24"/>
          <w:szCs w:val="24"/>
        </w:rPr>
        <w:t>jQLite</w:t>
      </w:r>
      <w:r>
        <w:rPr>
          <w:rFonts w:eastAsia="Times New Roman" w:cs="Arial" w:ascii="Arial" w:hAnsi="Arial"/>
          <w:color w:val="000000"/>
          <w:sz w:val="24"/>
          <w:szCs w:val="24"/>
        </w:rPr>
        <w:t> basically implements only the most commonly needed functionality which results in having a small footprint.</w:t>
      </w:r>
    </w:p>
    <w:p>
      <w:pPr>
        <w:pStyle w:val="Normal"/>
        <w:spacing w:lineRule="auto" w:line="240" w:before="0" w:after="0"/>
        <w:rPr/>
      </w:pPr>
      <w:r>
        <w:rPr/>
      </w:r>
    </w:p>
    <w:p>
      <w:pPr>
        <w:pStyle w:val="Normal"/>
        <w:spacing w:lineRule="auto" w:line="240" w:before="0" w:after="0"/>
        <w:rPr/>
      </w:pPr>
      <w:hyperlink r:id="rId2" w:tgtFrame="_blank">
        <w:r>
          <w:rPr>
            <w:rStyle w:val="ListLabel1945"/>
            <w:rFonts w:eastAsia="Times New Roman" w:cs="Arial" w:ascii="Arial" w:hAnsi="Arial"/>
            <w:i/>
            <w:iCs/>
            <w:color w:val="000000"/>
            <w:sz w:val="24"/>
            <w:szCs w:val="24"/>
          </w:rPr>
          <w:t>Powered by Edureka</w:t>
        </w:r>
        <w:r>
          <w:rPr>
            <w:rStyle w:val="Style4"/>
          </w:rPr>
          <w:drawing>
            <wp:inline distT="0" distB="0" distL="0" distR="0">
              <wp:extent cx="1724025" cy="1076325"/>
              <wp:effectExtent l="0" t="0" r="0" b="0"/>
              <wp:docPr id="1" name="Picture 2" descr="Mock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ock Interview"/>
                      <pic:cNvPicPr>
                        <a:picLocks noChangeAspect="1" noChangeArrowheads="1"/>
                      </pic:cNvPicPr>
                    </pic:nvPicPr>
                    <pic:blipFill>
                      <a:blip r:embed="rId3"/>
                      <a:stretch>
                        <a:fillRect/>
                      </a:stretch>
                    </pic:blipFill>
                    <pic:spPr bwMode="auto">
                      <a:xfrm>
                        <a:off x="0" y="0"/>
                        <a:ext cx="1724025" cy="1076325"/>
                      </a:xfrm>
                      <a:prstGeom prst="rect">
                        <a:avLst/>
                      </a:prstGeom>
                    </pic:spPr>
                  </pic:pic>
                </a:graphicData>
              </a:graphic>
            </wp:inline>
          </w:drawing>
        </w:r>
      </w:hyperlink>
    </w:p>
    <w:p>
      <w:pPr>
        <w:pStyle w:val="Normal"/>
        <w:numPr>
          <w:ilvl w:val="0"/>
          <w:numId w:val="0"/>
        </w:numPr>
        <w:spacing w:lineRule="auto" w:line="240" w:beforeAutospacing="1" w:after="150"/>
        <w:outlineLvl w:val="2"/>
        <w:rPr/>
      </w:pPr>
      <w:hyperlink r:id="rId4" w:tgtFrame="_blank">
        <w:r>
          <w:rPr>
            <w:rStyle w:val="ListLabel1945"/>
            <w:rFonts w:eastAsia="Times New Roman" w:cs="Arial" w:ascii="inherit" w:hAnsi="inherit"/>
            <w:b/>
            <w:bCs/>
            <w:color w:val="000000"/>
            <w:sz w:val="27"/>
            <w:szCs w:val="27"/>
          </w:rPr>
          <w:t>Angular Mock interviews for you</w:t>
        </w:r>
      </w:hyperlink>
    </w:p>
    <w:p>
      <w:pPr>
        <w:pStyle w:val="Normal"/>
        <w:numPr>
          <w:ilvl w:val="0"/>
          <w:numId w:val="7"/>
        </w:numPr>
        <w:spacing w:lineRule="auto" w:line="240" w:before="0" w:after="75"/>
        <w:ind w:left="1020" w:right="300" w:hanging="360"/>
        <w:rPr/>
      </w:pPr>
      <w:hyperlink r:id="rId5" w:tgtFrame="_blank">
        <w:r>
          <w:rPr>
            <w:rStyle w:val="ListLabel1945"/>
            <w:rFonts w:eastAsia="Times New Roman" w:cs="Arial" w:ascii="Arial" w:hAnsi="Arial"/>
            <w:b/>
            <w:bCs/>
            <w:color w:val="000000"/>
            <w:sz w:val="24"/>
            <w:szCs w:val="24"/>
          </w:rPr>
          <w:t>Interviews by Industry Experts</w:t>
        </w:r>
      </w:hyperlink>
    </w:p>
    <w:p>
      <w:pPr>
        <w:pStyle w:val="Normal"/>
        <w:numPr>
          <w:ilvl w:val="0"/>
          <w:numId w:val="7"/>
        </w:numPr>
        <w:spacing w:lineRule="auto" w:line="240" w:before="0" w:after="75"/>
        <w:ind w:left="1020" w:right="300" w:hanging="360"/>
        <w:rPr/>
      </w:pPr>
      <w:hyperlink r:id="rId6" w:tgtFrame="_blank">
        <w:r>
          <w:rPr>
            <w:rStyle w:val="ListLabel1945"/>
            <w:rFonts w:eastAsia="Times New Roman" w:cs="Arial" w:ascii="Arial" w:hAnsi="Arial"/>
            <w:b/>
            <w:bCs/>
            <w:color w:val="000000"/>
            <w:sz w:val="24"/>
            <w:szCs w:val="24"/>
          </w:rPr>
          <w:t>Personalized detailed interview feedback</w:t>
        </w:r>
      </w:hyperlink>
    </w:p>
    <w:p>
      <w:pPr>
        <w:pStyle w:val="Normal"/>
        <w:numPr>
          <w:ilvl w:val="0"/>
          <w:numId w:val="7"/>
        </w:numPr>
        <w:spacing w:lineRule="auto" w:line="240" w:before="0" w:after="75"/>
        <w:ind w:left="1020" w:right="300" w:hanging="360"/>
        <w:rPr/>
      </w:pPr>
      <w:hyperlink r:id="rId7" w:tgtFrame="_blank">
        <w:r>
          <w:rPr>
            <w:rStyle w:val="ListLabel1945"/>
            <w:rFonts w:eastAsia="Times New Roman" w:cs="Arial" w:ascii="Arial" w:hAnsi="Arial"/>
            <w:b/>
            <w:bCs/>
            <w:color w:val="000000"/>
            <w:sz w:val="24"/>
            <w:szCs w:val="24"/>
          </w:rPr>
          <w:t>Access to exclusive and curated content</w:t>
        </w:r>
      </w:hyperlink>
    </w:p>
    <w:p>
      <w:pPr>
        <w:pStyle w:val="Normal"/>
        <w:spacing w:lineRule="auto" w:line="240" w:before="0" w:after="0"/>
        <w:rPr/>
      </w:pPr>
      <w:hyperlink r:id="rId8" w:tgtFrame="_blank">
        <w:r>
          <w:rPr>
            <w:rStyle w:val="ListLabel1945"/>
            <w:rFonts w:eastAsia="Times New Roman" w:cs="Arial" w:ascii="Arial" w:hAnsi="Arial"/>
            <w:color w:val="000000"/>
            <w:sz w:val="24"/>
            <w:szCs w:val="24"/>
          </w:rPr>
          <w:t>SCHEDULE NOW</w:t>
        </w:r>
      </w:hyperlink>
    </w:p>
    <w:p>
      <w:pPr>
        <w:pStyle w:val="Normal"/>
        <w:spacing w:lineRule="auto" w:line="240" w:before="0" w:after="0"/>
        <w:rPr/>
      </w:pPr>
      <w:r>
        <w:rPr/>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24. Explain the process of digest cycle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The digest cycle in Angular is a process of monitoring the watchlist for keeping a track of changes in the value of the watch variable. In each digest cycle, Angular compares the previous and the new version of the scope model values. Generally, this process is triggered implicitly but you can activate it manually as well by using </w:t>
      </w:r>
      <w:r>
        <w:rPr>
          <w:rFonts w:eastAsia="Times New Roman" w:cs="Arial" w:ascii="Arial" w:hAnsi="Arial"/>
          <w:b/>
          <w:bCs/>
          <w:color w:val="000000"/>
          <w:sz w:val="24"/>
          <w:szCs w:val="24"/>
        </w:rPr>
        <w:t>$apply()</w:t>
      </w:r>
      <w:r>
        <w:rPr>
          <w:rFonts w:eastAsia="Times New Roman" w:cs="Arial" w:ascii="Arial" w:hAnsi="Arial"/>
          <w:color w:val="000000"/>
          <w:sz w:val="24"/>
          <w:szCs w:val="24"/>
        </w:rPr>
        <w:t>.</w:t>
      </w:r>
    </w:p>
    <w:p>
      <w:pPr>
        <w:pStyle w:val="Normal"/>
        <w:spacing w:lineRule="auto" w:line="240" w:before="0" w:afterAutospacing="1"/>
        <w:rPr>
          <w:rFonts w:ascii="Arial" w:hAnsi="Arial" w:eastAsia="Times New Roman" w:cs="Arial"/>
          <w:color w:val="4A4A4A"/>
          <w:sz w:val="24"/>
          <w:szCs w:val="24"/>
        </w:rPr>
      </w:pPr>
      <w:r>
        <w:rPr/>
        <w:drawing>
          <wp:inline distT="0" distB="0" distL="0" distR="0">
            <wp:extent cx="8201025" cy="2971800"/>
            <wp:effectExtent l="0" t="0" r="0" b="0"/>
            <wp:docPr id="2" name="Picture 3" descr="Digest Cycle - Angular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Digest Cycle - Angular Interview Questions - Edureka"/>
                    <pic:cNvPicPr>
                      <a:picLocks noChangeAspect="1" noChangeArrowheads="1"/>
                    </pic:cNvPicPr>
                  </pic:nvPicPr>
                  <pic:blipFill>
                    <a:blip r:embed="rId9"/>
                    <a:stretch>
                      <a:fillRect/>
                    </a:stretch>
                  </pic:blipFill>
                  <pic:spPr bwMode="auto">
                    <a:xfrm>
                      <a:off x="0" y="0"/>
                      <a:ext cx="8201025" cy="2971800"/>
                    </a:xfrm>
                    <a:prstGeom prst="rect">
                      <a:avLst/>
                    </a:prstGeom>
                  </pic:spPr>
                </pic:pic>
              </a:graphicData>
            </a:graphic>
          </wp:inline>
        </w:drawing>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25. What are the Angular Modules?</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All the Angular apps are modular and follow a modularity system known as </w:t>
      </w:r>
      <w:r>
        <w:rPr>
          <w:rFonts w:eastAsia="Times New Roman" w:cs="Arial" w:ascii="Arial" w:hAnsi="Arial"/>
          <w:i/>
          <w:iCs/>
          <w:color w:val="000000"/>
          <w:sz w:val="24"/>
          <w:szCs w:val="24"/>
        </w:rPr>
        <w:t>NgModules</w:t>
      </w:r>
      <w:r>
        <w:rPr>
          <w:rFonts w:eastAsia="Times New Roman" w:cs="Arial" w:ascii="Arial" w:hAnsi="Arial"/>
          <w:color w:val="000000"/>
          <w:sz w:val="24"/>
          <w:szCs w:val="24"/>
        </w:rPr>
        <w:t>. These are the containers which hold a cohesive block of code dedicated specifically to an application domain, a workflow, or some closely related set of capabilities. These modules generally contain components, service providers, and other code files whose scope is defined by the containing NgModule.  With modules makes the code becomes more maintainable, testable, and readable. Also, all the dependencies of your applications are generally defined in modules only.</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26. On which types of the component can we create a custom directive?</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000000"/>
          <w:sz w:val="24"/>
          <w:szCs w:val="24"/>
        </w:rPr>
        <w:t>Angular provides support to create custom directives for the following:</w:t>
      </w:r>
    </w:p>
    <w:p>
      <w:pPr>
        <w:pStyle w:val="Normal"/>
        <w:numPr>
          <w:ilvl w:val="0"/>
          <w:numId w:val="8"/>
        </w:numPr>
        <w:spacing w:lineRule="auto" w:line="240" w:beforeAutospacing="1" w:after="0"/>
        <w:rPr>
          <w:rFonts w:ascii="Arial" w:hAnsi="Arial" w:eastAsia="Times New Roman" w:cs="Arial"/>
          <w:color w:val="4A4A4A"/>
          <w:sz w:val="24"/>
          <w:szCs w:val="24"/>
        </w:rPr>
      </w:pPr>
      <w:r>
        <w:rPr>
          <w:rFonts w:eastAsia="Times New Roman" w:cs="Arial" w:ascii="Arial" w:hAnsi="Arial"/>
          <w:b/>
          <w:bCs/>
          <w:color w:val="000000"/>
          <w:sz w:val="24"/>
          <w:szCs w:val="24"/>
        </w:rPr>
        <w:t>Element directives</w:t>
      </w:r>
      <w:r>
        <w:rPr>
          <w:rFonts w:eastAsia="Times New Roman" w:cs="Arial" w:ascii="Arial" w:hAnsi="Arial"/>
          <w:color w:val="000000"/>
          <w:sz w:val="24"/>
          <w:szCs w:val="24"/>
        </w:rPr>
        <w:t> − Directive activates when a matching element is encountered.</w:t>
      </w:r>
    </w:p>
    <w:p>
      <w:pPr>
        <w:pStyle w:val="Normal"/>
        <w:numPr>
          <w:ilvl w:val="0"/>
          <w:numId w:val="8"/>
        </w:numPr>
        <w:spacing w:lineRule="auto" w:line="240" w:before="0" w:after="0"/>
        <w:rPr>
          <w:rFonts w:ascii="Arial" w:hAnsi="Arial" w:eastAsia="Times New Roman" w:cs="Arial"/>
          <w:color w:val="4A4A4A"/>
          <w:sz w:val="24"/>
          <w:szCs w:val="24"/>
        </w:rPr>
      </w:pPr>
      <w:r>
        <w:rPr>
          <w:rFonts w:eastAsia="Times New Roman" w:cs="Arial" w:ascii="Arial" w:hAnsi="Arial"/>
          <w:b/>
          <w:bCs/>
          <w:color w:val="000000"/>
          <w:sz w:val="24"/>
          <w:szCs w:val="24"/>
        </w:rPr>
        <w:t>Attribute</w:t>
      </w:r>
      <w:r>
        <w:rPr>
          <w:rFonts w:eastAsia="Times New Roman" w:cs="Arial" w:ascii="Arial" w:hAnsi="Arial"/>
          <w:color w:val="000000"/>
          <w:sz w:val="24"/>
          <w:szCs w:val="24"/>
        </w:rPr>
        <w:t> − Directive activates when a matching attribute is encountered.</w:t>
      </w:r>
    </w:p>
    <w:p>
      <w:pPr>
        <w:pStyle w:val="Normal"/>
        <w:numPr>
          <w:ilvl w:val="0"/>
          <w:numId w:val="8"/>
        </w:numPr>
        <w:spacing w:lineRule="auto" w:line="240" w:before="0" w:after="0"/>
        <w:rPr>
          <w:rFonts w:ascii="Arial" w:hAnsi="Arial" w:eastAsia="Times New Roman" w:cs="Arial"/>
          <w:color w:val="4A4A4A"/>
          <w:sz w:val="24"/>
          <w:szCs w:val="24"/>
        </w:rPr>
      </w:pPr>
      <w:r>
        <w:rPr>
          <w:rFonts w:eastAsia="Times New Roman" w:cs="Arial" w:ascii="Arial" w:hAnsi="Arial"/>
          <w:b/>
          <w:bCs/>
          <w:color w:val="000000"/>
          <w:sz w:val="24"/>
          <w:szCs w:val="24"/>
        </w:rPr>
        <w:t>CSS</w:t>
      </w:r>
      <w:r>
        <w:rPr>
          <w:rFonts w:eastAsia="Times New Roman" w:cs="Arial" w:ascii="Arial" w:hAnsi="Arial"/>
          <w:color w:val="000000"/>
          <w:sz w:val="24"/>
          <w:szCs w:val="24"/>
        </w:rPr>
        <w:t> − Directive activates when a matching CSS style is encountered.</w:t>
      </w:r>
    </w:p>
    <w:p>
      <w:pPr>
        <w:pStyle w:val="Normal"/>
        <w:numPr>
          <w:ilvl w:val="0"/>
          <w:numId w:val="8"/>
        </w:numPr>
        <w:spacing w:lineRule="auto" w:line="240" w:before="0" w:afterAutospacing="1"/>
        <w:rPr>
          <w:rFonts w:ascii="Arial" w:hAnsi="Arial" w:eastAsia="Times New Roman" w:cs="Arial"/>
          <w:color w:val="4A4A4A"/>
          <w:sz w:val="24"/>
          <w:szCs w:val="24"/>
        </w:rPr>
      </w:pPr>
      <w:r>
        <w:rPr>
          <w:rFonts w:eastAsia="Times New Roman" w:cs="Arial" w:ascii="Arial" w:hAnsi="Arial"/>
          <w:b/>
          <w:bCs/>
          <w:color w:val="000000"/>
          <w:sz w:val="24"/>
          <w:szCs w:val="24"/>
        </w:rPr>
        <w:t>Comment</w:t>
      </w:r>
      <w:r>
        <w:rPr>
          <w:rFonts w:eastAsia="Times New Roman" w:cs="Arial" w:ascii="Arial" w:hAnsi="Arial"/>
          <w:color w:val="000000"/>
          <w:sz w:val="24"/>
          <w:szCs w:val="24"/>
        </w:rPr>
        <w:t> − Directive activates when a matching comment is encountered</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27. What are the different types of filters in Angular?</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000000"/>
          <w:sz w:val="24"/>
          <w:szCs w:val="24"/>
        </w:rPr>
        <w:t>Below are the various filters supported by Angular:</w:t>
      </w:r>
    </w:p>
    <w:p>
      <w:pPr>
        <w:pStyle w:val="Normal"/>
        <w:numPr>
          <w:ilvl w:val="0"/>
          <w:numId w:val="9"/>
        </w:numPr>
        <w:spacing w:lineRule="auto" w:line="240" w:beforeAutospacing="1" w:after="0"/>
        <w:rPr>
          <w:rFonts w:ascii="Arial" w:hAnsi="Arial" w:eastAsia="Times New Roman" w:cs="Arial"/>
          <w:color w:val="4A4A4A"/>
          <w:sz w:val="24"/>
          <w:szCs w:val="24"/>
        </w:rPr>
      </w:pPr>
      <w:r>
        <w:rPr>
          <w:rFonts w:eastAsia="Times New Roman" w:cs="Arial" w:ascii="Arial" w:hAnsi="Arial"/>
          <w:b/>
          <w:bCs/>
          <w:color w:val="000000"/>
          <w:sz w:val="24"/>
          <w:szCs w:val="24"/>
        </w:rPr>
        <w:t>currency:</w:t>
      </w:r>
      <w:r>
        <w:rPr>
          <w:rFonts w:eastAsia="Times New Roman" w:cs="Arial" w:ascii="Arial" w:hAnsi="Arial"/>
          <w:color w:val="000000"/>
          <w:sz w:val="24"/>
          <w:szCs w:val="24"/>
        </w:rPr>
        <w:t> Format a number to a currency format.</w:t>
      </w:r>
    </w:p>
    <w:p>
      <w:pPr>
        <w:pStyle w:val="Normal"/>
        <w:numPr>
          <w:ilvl w:val="0"/>
          <w:numId w:val="9"/>
        </w:numPr>
        <w:spacing w:lineRule="auto" w:line="240" w:before="0" w:after="0"/>
        <w:rPr>
          <w:rFonts w:ascii="Arial" w:hAnsi="Arial" w:eastAsia="Times New Roman" w:cs="Arial"/>
          <w:color w:val="4A4A4A"/>
          <w:sz w:val="24"/>
          <w:szCs w:val="24"/>
        </w:rPr>
      </w:pPr>
      <w:r>
        <w:rPr>
          <w:rFonts w:eastAsia="Times New Roman" w:cs="Arial" w:ascii="Arial" w:hAnsi="Arial"/>
          <w:b/>
          <w:bCs/>
          <w:color w:val="000000"/>
          <w:sz w:val="24"/>
          <w:szCs w:val="24"/>
        </w:rPr>
        <w:t>date:</w:t>
      </w:r>
      <w:r>
        <w:rPr>
          <w:rFonts w:eastAsia="Times New Roman" w:cs="Arial" w:ascii="Arial" w:hAnsi="Arial"/>
          <w:color w:val="000000"/>
          <w:sz w:val="24"/>
          <w:szCs w:val="24"/>
        </w:rPr>
        <w:t> Format a date to a specified format.</w:t>
      </w:r>
    </w:p>
    <w:p>
      <w:pPr>
        <w:pStyle w:val="Normal"/>
        <w:numPr>
          <w:ilvl w:val="0"/>
          <w:numId w:val="9"/>
        </w:numPr>
        <w:spacing w:lineRule="auto" w:line="240" w:before="0" w:after="0"/>
        <w:rPr>
          <w:rFonts w:ascii="Arial" w:hAnsi="Arial" w:eastAsia="Times New Roman" w:cs="Arial"/>
          <w:color w:val="4A4A4A"/>
          <w:sz w:val="24"/>
          <w:szCs w:val="24"/>
        </w:rPr>
      </w:pPr>
      <w:r>
        <w:rPr>
          <w:rFonts w:eastAsia="Times New Roman" w:cs="Arial" w:ascii="Arial" w:hAnsi="Arial"/>
          <w:b/>
          <w:bCs/>
          <w:color w:val="000000"/>
          <w:sz w:val="24"/>
          <w:szCs w:val="24"/>
        </w:rPr>
        <w:t>filter:</w:t>
      </w:r>
      <w:r>
        <w:rPr>
          <w:rFonts w:eastAsia="Times New Roman" w:cs="Arial" w:ascii="Arial" w:hAnsi="Arial"/>
          <w:color w:val="000000"/>
          <w:sz w:val="24"/>
          <w:szCs w:val="24"/>
        </w:rPr>
        <w:t> Select a subset of items from an array.</w:t>
      </w:r>
    </w:p>
    <w:p>
      <w:pPr>
        <w:pStyle w:val="Normal"/>
        <w:numPr>
          <w:ilvl w:val="0"/>
          <w:numId w:val="9"/>
        </w:numPr>
        <w:spacing w:lineRule="auto" w:line="240" w:before="0" w:after="0"/>
        <w:rPr>
          <w:rFonts w:ascii="Arial" w:hAnsi="Arial" w:eastAsia="Times New Roman" w:cs="Arial"/>
          <w:color w:val="4A4A4A"/>
          <w:sz w:val="24"/>
          <w:szCs w:val="24"/>
        </w:rPr>
      </w:pPr>
      <w:r>
        <w:rPr>
          <w:rFonts w:eastAsia="Times New Roman" w:cs="Arial" w:ascii="Arial" w:hAnsi="Arial"/>
          <w:b/>
          <w:bCs/>
          <w:color w:val="000000"/>
          <w:sz w:val="24"/>
          <w:szCs w:val="24"/>
        </w:rPr>
        <w:t>json:</w:t>
      </w:r>
      <w:r>
        <w:rPr>
          <w:rFonts w:eastAsia="Times New Roman" w:cs="Arial" w:ascii="Arial" w:hAnsi="Arial"/>
          <w:color w:val="000000"/>
          <w:sz w:val="24"/>
          <w:szCs w:val="24"/>
        </w:rPr>
        <w:t> Format an object to a JSON string.</w:t>
      </w:r>
    </w:p>
    <w:p>
      <w:pPr>
        <w:pStyle w:val="Normal"/>
        <w:numPr>
          <w:ilvl w:val="0"/>
          <w:numId w:val="9"/>
        </w:numPr>
        <w:spacing w:lineRule="auto" w:line="240" w:before="0" w:after="0"/>
        <w:rPr>
          <w:rFonts w:ascii="Arial" w:hAnsi="Arial" w:eastAsia="Times New Roman" w:cs="Arial"/>
          <w:color w:val="4A4A4A"/>
          <w:sz w:val="24"/>
          <w:szCs w:val="24"/>
        </w:rPr>
      </w:pPr>
      <w:r>
        <w:rPr>
          <w:rFonts w:eastAsia="Times New Roman" w:cs="Arial" w:ascii="Arial" w:hAnsi="Arial"/>
          <w:b/>
          <w:bCs/>
          <w:color w:val="000000"/>
          <w:sz w:val="24"/>
          <w:szCs w:val="24"/>
        </w:rPr>
        <w:t>limit: </w:t>
      </w:r>
      <w:r>
        <w:rPr>
          <w:rFonts w:eastAsia="Times New Roman" w:cs="Arial" w:ascii="Arial" w:hAnsi="Arial"/>
          <w:color w:val="000000"/>
          <w:sz w:val="24"/>
          <w:szCs w:val="24"/>
        </w:rPr>
        <w:t>To Limits an array/string, into a specified number of elements/characters.</w:t>
      </w:r>
    </w:p>
    <w:p>
      <w:pPr>
        <w:pStyle w:val="Normal"/>
        <w:numPr>
          <w:ilvl w:val="0"/>
          <w:numId w:val="9"/>
        </w:numPr>
        <w:spacing w:lineRule="auto" w:line="240" w:before="0" w:after="0"/>
        <w:rPr>
          <w:rFonts w:ascii="Arial" w:hAnsi="Arial" w:eastAsia="Times New Roman" w:cs="Arial"/>
          <w:color w:val="4A4A4A"/>
          <w:sz w:val="24"/>
          <w:szCs w:val="24"/>
        </w:rPr>
      </w:pPr>
      <w:r>
        <w:rPr>
          <w:rFonts w:eastAsia="Times New Roman" w:cs="Arial" w:ascii="Arial" w:hAnsi="Arial"/>
          <w:b/>
          <w:bCs/>
          <w:color w:val="000000"/>
          <w:sz w:val="24"/>
          <w:szCs w:val="24"/>
        </w:rPr>
        <w:t>lowercase:</w:t>
      </w:r>
      <w:r>
        <w:rPr>
          <w:rFonts w:eastAsia="Times New Roman" w:cs="Arial" w:ascii="Arial" w:hAnsi="Arial"/>
          <w:color w:val="000000"/>
          <w:sz w:val="24"/>
          <w:szCs w:val="24"/>
        </w:rPr>
        <w:t> Format a string to lower case.</w:t>
      </w:r>
    </w:p>
    <w:p>
      <w:pPr>
        <w:pStyle w:val="Normal"/>
        <w:numPr>
          <w:ilvl w:val="0"/>
          <w:numId w:val="9"/>
        </w:numPr>
        <w:spacing w:lineRule="auto" w:line="240" w:before="0" w:after="0"/>
        <w:rPr>
          <w:rFonts w:ascii="Arial" w:hAnsi="Arial" w:eastAsia="Times New Roman" w:cs="Arial"/>
          <w:color w:val="4A4A4A"/>
          <w:sz w:val="24"/>
          <w:szCs w:val="24"/>
        </w:rPr>
      </w:pPr>
      <w:r>
        <w:rPr>
          <w:rFonts w:eastAsia="Times New Roman" w:cs="Arial" w:ascii="Arial" w:hAnsi="Arial"/>
          <w:b/>
          <w:bCs/>
          <w:color w:val="000000"/>
          <w:sz w:val="24"/>
          <w:szCs w:val="24"/>
        </w:rPr>
        <w:t>number:</w:t>
      </w:r>
      <w:r>
        <w:rPr>
          <w:rFonts w:eastAsia="Times New Roman" w:cs="Arial" w:ascii="Arial" w:hAnsi="Arial"/>
          <w:color w:val="000000"/>
          <w:sz w:val="24"/>
          <w:szCs w:val="24"/>
        </w:rPr>
        <w:t> Format a number to a string.</w:t>
      </w:r>
    </w:p>
    <w:p>
      <w:pPr>
        <w:pStyle w:val="Normal"/>
        <w:numPr>
          <w:ilvl w:val="0"/>
          <w:numId w:val="9"/>
        </w:numPr>
        <w:spacing w:lineRule="auto" w:line="240" w:before="0" w:after="0"/>
        <w:rPr>
          <w:rFonts w:ascii="Arial" w:hAnsi="Arial" w:eastAsia="Times New Roman" w:cs="Arial"/>
          <w:color w:val="4A4A4A"/>
          <w:sz w:val="24"/>
          <w:szCs w:val="24"/>
        </w:rPr>
      </w:pPr>
      <w:r>
        <w:rPr>
          <w:rFonts w:eastAsia="Times New Roman" w:cs="Arial" w:ascii="Arial" w:hAnsi="Arial"/>
          <w:b/>
          <w:bCs/>
          <w:color w:val="000000"/>
          <w:sz w:val="24"/>
          <w:szCs w:val="24"/>
        </w:rPr>
        <w:t>orderBy:</w:t>
      </w:r>
      <w:r>
        <w:rPr>
          <w:rFonts w:eastAsia="Times New Roman" w:cs="Arial" w:ascii="Arial" w:hAnsi="Arial"/>
          <w:color w:val="000000"/>
          <w:sz w:val="24"/>
          <w:szCs w:val="24"/>
        </w:rPr>
        <w:t> Orders an array by an expression.</w:t>
      </w:r>
    </w:p>
    <w:p>
      <w:pPr>
        <w:pStyle w:val="Normal"/>
        <w:numPr>
          <w:ilvl w:val="0"/>
          <w:numId w:val="9"/>
        </w:numPr>
        <w:spacing w:lineRule="auto" w:line="240" w:before="0" w:afterAutospacing="1"/>
        <w:rPr>
          <w:rFonts w:ascii="Arial" w:hAnsi="Arial" w:eastAsia="Times New Roman" w:cs="Arial"/>
          <w:color w:val="4A4A4A"/>
          <w:sz w:val="24"/>
          <w:szCs w:val="24"/>
        </w:rPr>
      </w:pPr>
      <w:r>
        <w:rPr>
          <w:rFonts w:eastAsia="Times New Roman" w:cs="Arial" w:ascii="Arial" w:hAnsi="Arial"/>
          <w:b/>
          <w:bCs/>
          <w:color w:val="000000"/>
          <w:sz w:val="24"/>
          <w:szCs w:val="24"/>
        </w:rPr>
        <w:t>uppercase:</w:t>
      </w:r>
      <w:r>
        <w:rPr>
          <w:rFonts w:eastAsia="Times New Roman" w:cs="Arial" w:ascii="Arial" w:hAnsi="Arial"/>
          <w:color w:val="000000"/>
          <w:sz w:val="24"/>
          <w:szCs w:val="24"/>
        </w:rPr>
        <w:t> Format a string to upper case.</w:t>
      </w:r>
    </w:p>
    <w:p>
      <w:pPr>
        <w:pStyle w:val="Normal"/>
        <w:numPr>
          <w:ilvl w:val="0"/>
          <w:numId w:val="0"/>
        </w:numPr>
        <w:spacing w:lineRule="auto" w:line="240" w:before="0" w:afterAutospacing="1"/>
        <w:jc w:val="both"/>
        <w:outlineLvl w:val="1"/>
        <w:rPr>
          <w:rFonts w:ascii="Arial" w:hAnsi="Arial" w:eastAsia="Times New Roman" w:cs="Arial"/>
          <w:color w:val="4A4A4A"/>
          <w:sz w:val="36"/>
          <w:szCs w:val="36"/>
        </w:rPr>
      </w:pPr>
      <w:r>
        <w:rPr>
          <w:rFonts w:eastAsia="Times New Roman" w:cs="Arial" w:ascii="Arial" w:hAnsi="Arial"/>
          <w:b/>
          <w:bCs/>
          <w:color w:val="000000"/>
          <w:sz w:val="36"/>
          <w:szCs w:val="36"/>
        </w:rPr>
        <w:t>28. What is Dependency Injection in Angular? </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Dependency Injection (DI) is a software design pattern where the objects are passed as dependencies rather than hard-coding them within the component. The concept of Dependency Injection comes in handy when you are trying to separate the logic of object creation to that of its consumption. The ‘config’ operation makes use of DI that must be configured beforehand while the module gets loaded to retrieve the elements of the application. With this feature, a user can change dependencies as per his requirements.</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29. Differentiate between one-way binding and two-way data binding.</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In </w:t>
      </w:r>
      <w:r>
        <w:rPr>
          <w:rFonts w:eastAsia="Times New Roman" w:cs="Arial" w:ascii="Arial" w:hAnsi="Arial"/>
          <w:b/>
          <w:bCs/>
          <w:color w:val="000000"/>
          <w:sz w:val="24"/>
          <w:szCs w:val="24"/>
        </w:rPr>
        <w:t>One-Way</w:t>
      </w:r>
      <w:r>
        <w:rPr>
          <w:rFonts w:eastAsia="Times New Roman" w:cs="Arial" w:ascii="Arial" w:hAnsi="Arial"/>
          <w:color w:val="000000"/>
          <w:sz w:val="24"/>
          <w:szCs w:val="24"/>
        </w:rPr>
        <w:t> data binding, the View or the UI part does not update automatically whenever the data model changes. You need to manually write custom code in order to update it every time the view changes.</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drawing>
          <wp:inline distT="0" distB="0" distL="0" distR="0">
            <wp:extent cx="3324225" cy="2352675"/>
            <wp:effectExtent l="0" t="0" r="0" b="0"/>
            <wp:docPr id="3" name="Picture 4" descr="1 way data binding - Angular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1 way data binding - Angular Interview Questions - Edureka"/>
                    <pic:cNvPicPr>
                      <a:picLocks noChangeAspect="1" noChangeArrowheads="1"/>
                    </pic:cNvPicPr>
                  </pic:nvPicPr>
                  <pic:blipFill>
                    <a:blip r:embed="rId10"/>
                    <a:stretch>
                      <a:fillRect/>
                    </a:stretch>
                  </pic:blipFill>
                  <pic:spPr bwMode="auto">
                    <a:xfrm>
                      <a:off x="0" y="0"/>
                      <a:ext cx="3324225" cy="2352675"/>
                    </a:xfrm>
                    <a:prstGeom prst="rect">
                      <a:avLst/>
                    </a:prstGeom>
                  </pic:spPr>
                </pic:pic>
              </a:graphicData>
            </a:graphic>
          </wp:inline>
        </w:drawing>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Whereas, in </w:t>
      </w:r>
      <w:r>
        <w:rPr>
          <w:rFonts w:eastAsia="Times New Roman" w:cs="Arial" w:ascii="Arial" w:hAnsi="Arial"/>
          <w:b/>
          <w:bCs/>
          <w:color w:val="000000"/>
          <w:sz w:val="24"/>
          <w:szCs w:val="24"/>
        </w:rPr>
        <w:t>Two-way</w:t>
      </w:r>
      <w:r>
        <w:rPr>
          <w:rFonts w:eastAsia="Times New Roman" w:cs="Arial" w:ascii="Arial" w:hAnsi="Arial"/>
          <w:color w:val="000000"/>
          <w:sz w:val="24"/>
          <w:szCs w:val="24"/>
        </w:rPr>
        <w:t> data binding, the View or the UI part is updated implicitly as soon as the data model changes. It is a synchronization process, unlike One-way data binding.</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drawing>
          <wp:inline distT="0" distB="0" distL="0" distR="0">
            <wp:extent cx="3095625" cy="3276600"/>
            <wp:effectExtent l="0" t="0" r="0" b="0"/>
            <wp:docPr id="4" name="Picture 5" descr="2 way data binding - Angular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2 way data binding - Angular Interview Questions - Edureka"/>
                    <pic:cNvPicPr>
                      <a:picLocks noChangeAspect="1" noChangeArrowheads="1"/>
                    </pic:cNvPicPr>
                  </pic:nvPicPr>
                  <pic:blipFill>
                    <a:blip r:embed="rId11"/>
                    <a:stretch>
                      <a:fillRect/>
                    </a:stretch>
                  </pic:blipFill>
                  <pic:spPr bwMode="auto">
                    <a:xfrm>
                      <a:off x="0" y="0"/>
                      <a:ext cx="3095625" cy="3276600"/>
                    </a:xfrm>
                    <a:prstGeom prst="rect">
                      <a:avLst/>
                    </a:prstGeom>
                  </pic:spPr>
                </pic:pic>
              </a:graphicData>
            </a:graphic>
          </wp:inline>
        </w:drawing>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30. What are the lifecycle hooks for components and directives?</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An Angular component has a discrete life-cycle which contains different phases as it transits through birth till death. In order to gain better control of these phases, we can hook into them using the following:</w:t>
      </w:r>
    </w:p>
    <w:p>
      <w:pPr>
        <w:pStyle w:val="Normal"/>
        <w:numPr>
          <w:ilvl w:val="0"/>
          <w:numId w:val="10"/>
        </w:numPr>
        <w:spacing w:lineRule="auto" w:line="240" w:beforeAutospacing="1" w:after="0"/>
        <w:jc w:val="both"/>
        <w:rPr>
          <w:rFonts w:ascii="Arial" w:hAnsi="Arial" w:eastAsia="Times New Roman" w:cs="Arial"/>
          <w:color w:val="4A4A4A"/>
          <w:sz w:val="24"/>
          <w:szCs w:val="24"/>
        </w:rPr>
      </w:pPr>
      <w:r>
        <w:rPr>
          <w:rFonts w:eastAsia="Times New Roman" w:cs="Arial" w:ascii="Arial" w:hAnsi="Arial"/>
          <w:b/>
          <w:bCs/>
          <w:color w:val="000000"/>
          <w:sz w:val="24"/>
          <w:szCs w:val="24"/>
        </w:rPr>
        <w:t>constructor:</w:t>
      </w:r>
      <w:r>
        <w:rPr>
          <w:rFonts w:eastAsia="Times New Roman" w:cs="Arial" w:ascii="Arial" w:hAnsi="Arial"/>
          <w:color w:val="000000"/>
          <w:sz w:val="24"/>
          <w:szCs w:val="24"/>
        </w:rPr>
        <w:t> It is invoked when a component or directive is created by calling new on the class.</w:t>
      </w:r>
    </w:p>
    <w:p>
      <w:pPr>
        <w:pStyle w:val="Normal"/>
        <w:numPr>
          <w:ilvl w:val="0"/>
          <w:numId w:val="10"/>
        </w:numPr>
        <w:spacing w:lineRule="auto" w:line="240" w:before="0" w:after="0"/>
        <w:jc w:val="both"/>
        <w:rPr>
          <w:rFonts w:ascii="Arial" w:hAnsi="Arial" w:eastAsia="Times New Roman" w:cs="Arial"/>
          <w:color w:val="4A4A4A"/>
          <w:sz w:val="24"/>
          <w:szCs w:val="24"/>
        </w:rPr>
      </w:pPr>
      <w:r>
        <w:rPr>
          <w:rFonts w:eastAsia="Times New Roman" w:cs="Arial" w:ascii="Arial" w:hAnsi="Arial"/>
          <w:b/>
          <w:bCs/>
          <w:color w:val="000000"/>
          <w:sz w:val="24"/>
          <w:szCs w:val="24"/>
        </w:rPr>
        <w:t>ngOnChanges:</w:t>
      </w:r>
      <w:r>
        <w:rPr>
          <w:rFonts w:eastAsia="Times New Roman" w:cs="Arial" w:ascii="Arial" w:hAnsi="Arial"/>
          <w:color w:val="000000"/>
          <w:sz w:val="24"/>
          <w:szCs w:val="24"/>
        </w:rPr>
        <w:t> It is invoked whenever there is a change or update in any of the input properties of the component.</w:t>
      </w:r>
    </w:p>
    <w:p>
      <w:pPr>
        <w:pStyle w:val="Normal"/>
        <w:numPr>
          <w:ilvl w:val="0"/>
          <w:numId w:val="10"/>
        </w:numPr>
        <w:spacing w:lineRule="auto" w:line="240" w:before="0" w:after="0"/>
        <w:jc w:val="both"/>
        <w:rPr>
          <w:rFonts w:ascii="Arial" w:hAnsi="Arial" w:eastAsia="Times New Roman" w:cs="Arial"/>
          <w:color w:val="4A4A4A"/>
          <w:sz w:val="24"/>
          <w:szCs w:val="24"/>
        </w:rPr>
      </w:pPr>
      <w:r>
        <w:rPr>
          <w:rFonts w:eastAsia="Times New Roman" w:cs="Arial" w:ascii="Arial" w:hAnsi="Arial"/>
          <w:b/>
          <w:bCs/>
          <w:color w:val="000000"/>
          <w:sz w:val="24"/>
          <w:szCs w:val="24"/>
        </w:rPr>
        <w:t>ngOnInit:</w:t>
      </w:r>
      <w:r>
        <w:rPr>
          <w:rFonts w:eastAsia="Times New Roman" w:cs="Arial" w:ascii="Arial" w:hAnsi="Arial"/>
          <w:color w:val="000000"/>
          <w:sz w:val="24"/>
          <w:szCs w:val="24"/>
        </w:rPr>
        <w:t> It is invoked every time a given component is initialized. This hook is only once called in its lifetime after the first ngOnChanges.</w:t>
      </w:r>
    </w:p>
    <w:p>
      <w:pPr>
        <w:pStyle w:val="Normal"/>
        <w:numPr>
          <w:ilvl w:val="0"/>
          <w:numId w:val="10"/>
        </w:numPr>
        <w:spacing w:lineRule="auto" w:line="240" w:before="0" w:after="0"/>
        <w:jc w:val="both"/>
        <w:rPr>
          <w:rFonts w:ascii="Arial" w:hAnsi="Arial" w:eastAsia="Times New Roman" w:cs="Arial"/>
          <w:color w:val="4A4A4A"/>
          <w:sz w:val="24"/>
          <w:szCs w:val="24"/>
        </w:rPr>
      </w:pPr>
      <w:r>
        <w:rPr>
          <w:rFonts w:eastAsia="Times New Roman" w:cs="Arial" w:ascii="Arial" w:hAnsi="Arial"/>
          <w:b/>
          <w:bCs/>
          <w:color w:val="000000"/>
          <w:sz w:val="24"/>
          <w:szCs w:val="24"/>
        </w:rPr>
        <w:t>ngDoCheck:</w:t>
      </w:r>
      <w:r>
        <w:rPr>
          <w:rFonts w:eastAsia="Times New Roman" w:cs="Arial" w:ascii="Arial" w:hAnsi="Arial"/>
          <w:color w:val="000000"/>
          <w:sz w:val="24"/>
          <w:szCs w:val="24"/>
        </w:rPr>
        <w:t> It is invoked whenever the change detector of the given component is called. This allows you to implement your own change detection algorithm for the provided component.</w:t>
      </w:r>
    </w:p>
    <w:p>
      <w:pPr>
        <w:pStyle w:val="Normal"/>
        <w:numPr>
          <w:ilvl w:val="0"/>
          <w:numId w:val="10"/>
        </w:numPr>
        <w:spacing w:lineRule="auto" w:line="240" w:before="0" w:afterAutospacing="1"/>
        <w:jc w:val="both"/>
        <w:rPr>
          <w:rFonts w:ascii="Arial" w:hAnsi="Arial" w:eastAsia="Times New Roman" w:cs="Arial"/>
          <w:color w:val="4A4A4A"/>
          <w:sz w:val="24"/>
          <w:szCs w:val="24"/>
        </w:rPr>
      </w:pPr>
      <w:r>
        <w:rPr>
          <w:rFonts w:eastAsia="Times New Roman" w:cs="Arial" w:ascii="Arial" w:hAnsi="Arial"/>
          <w:b/>
          <w:bCs/>
          <w:color w:val="000000"/>
          <w:sz w:val="24"/>
          <w:szCs w:val="24"/>
        </w:rPr>
        <w:t>ngOnDestroy:</w:t>
      </w:r>
      <w:r>
        <w:rPr>
          <w:rFonts w:eastAsia="Times New Roman" w:cs="Arial" w:ascii="Arial" w:hAnsi="Arial"/>
          <w:color w:val="000000"/>
          <w:sz w:val="24"/>
          <w:szCs w:val="24"/>
        </w:rPr>
        <w:t> It is invoked right before the component is destroyed by Angular. You can use this hook in order to unsubscribe observables and detach event handlers for avoiding any kind of memory leaks.</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31. What do you understand by dirty checking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In Angular, the digest process is known as </w:t>
      </w:r>
      <w:r>
        <w:rPr>
          <w:rFonts w:eastAsia="Times New Roman" w:cs="Arial" w:ascii="Arial" w:hAnsi="Arial"/>
          <w:b/>
          <w:bCs/>
          <w:color w:val="000000"/>
          <w:sz w:val="24"/>
          <w:szCs w:val="24"/>
        </w:rPr>
        <w:t>dirty checking</w:t>
      </w:r>
      <w:r>
        <w:rPr>
          <w:rFonts w:eastAsia="Times New Roman" w:cs="Arial" w:ascii="Arial" w:hAnsi="Arial"/>
          <w:color w:val="000000"/>
          <w:sz w:val="24"/>
          <w:szCs w:val="24"/>
        </w:rPr>
        <w:t>. It is called so as it scans the entire scope for changes. In other words, it compares all the new scope model values with the previous scope values. Since all the watched variables are contained in a single loop, any change/update in any of the variable leads to reassigning of rest of the watched variables present inside the DOM. A watched variable is in a single loop(digest cycle), any value change of any variable forces to reassign values of other watched variables in DOM</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32. Differentiate between DOM and BOM.</w:t>
      </w:r>
    </w:p>
    <w:tbl>
      <w:tblPr>
        <w:tblW w:w="5000" w:type="pct"/>
        <w:jc w:val="left"/>
        <w:tblInd w:w="60" w:type="dxa"/>
        <w:tblBorders/>
        <w:tblCellMar>
          <w:top w:w="75" w:type="dxa"/>
          <w:left w:w="75" w:type="dxa"/>
          <w:bottom w:w="75" w:type="dxa"/>
          <w:right w:w="75" w:type="dxa"/>
        </w:tblCellMar>
        <w:tblLook w:noVBand="1" w:val="04a0" w:noHBand="0" w:lastColumn="0" w:firstColumn="1" w:lastRow="0" w:firstRow="1"/>
      </w:tblPr>
      <w:tblGrid>
        <w:gridCol w:w="4665"/>
        <w:gridCol w:w="4694"/>
      </w:tblGrid>
      <w:tr>
        <w:trPr>
          <w:trHeight w:val="315" w:hRule="atLeast"/>
        </w:trPr>
        <w:tc>
          <w:tcPr>
            <w:tcW w:w="4665" w:type="dxa"/>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000000"/>
                <w:sz w:val="24"/>
                <w:szCs w:val="24"/>
              </w:rPr>
              <w:t>DOM</w:t>
            </w:r>
          </w:p>
        </w:tc>
        <w:tc>
          <w:tcPr>
            <w:tcW w:w="4694" w:type="dxa"/>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000000"/>
                <w:sz w:val="24"/>
                <w:szCs w:val="24"/>
              </w:rPr>
              <w:t>BOM</w:t>
            </w:r>
          </w:p>
        </w:tc>
      </w:tr>
      <w:tr>
        <w:trPr>
          <w:trHeight w:val="315" w:hRule="atLeast"/>
        </w:trPr>
        <w:tc>
          <w:tcPr>
            <w:tcW w:w="4665"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1. Stands for Document Object Model</w:t>
            </w:r>
          </w:p>
        </w:tc>
        <w:tc>
          <w:tcPr>
            <w:tcW w:w="4694"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1. Stands for Browser Object Model</w:t>
            </w:r>
          </w:p>
        </w:tc>
      </w:tr>
      <w:tr>
        <w:trPr>
          <w:trHeight w:val="315" w:hRule="atLeast"/>
        </w:trPr>
        <w:tc>
          <w:tcPr>
            <w:tcW w:w="4665"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2. Represents the contents of a web page</w:t>
            </w:r>
          </w:p>
        </w:tc>
        <w:tc>
          <w:tcPr>
            <w:tcW w:w="4694"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2. Works a level above web page and includes browser attributes</w:t>
            </w:r>
          </w:p>
        </w:tc>
      </w:tr>
      <w:tr>
        <w:trPr>
          <w:trHeight w:val="315" w:hRule="atLeast"/>
        </w:trPr>
        <w:tc>
          <w:tcPr>
            <w:tcW w:w="4665"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3. All the Objects are arranged in a tree structure and the document can be manipulated &amp; accessed via provided APIs only</w:t>
            </w:r>
          </w:p>
        </w:tc>
        <w:tc>
          <w:tcPr>
            <w:tcW w:w="4694"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3. All global JavaScript objects, variables &amp; functions become members of the window object implicitly</w:t>
            </w:r>
          </w:p>
        </w:tc>
      </w:tr>
      <w:tr>
        <w:trPr>
          <w:trHeight w:val="315" w:hRule="atLeast"/>
        </w:trPr>
        <w:tc>
          <w:tcPr>
            <w:tcW w:w="4665"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4. Manipulates HTML documents</w:t>
            </w:r>
          </w:p>
        </w:tc>
        <w:tc>
          <w:tcPr>
            <w:tcW w:w="4694"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4. Access and manipulate the browser window</w:t>
            </w:r>
          </w:p>
        </w:tc>
      </w:tr>
      <w:tr>
        <w:trPr/>
        <w:tc>
          <w:tcPr>
            <w:tcW w:w="4665"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5. W3C Recommended standard specifications</w:t>
            </w:r>
          </w:p>
        </w:tc>
        <w:tc>
          <w:tcPr>
            <w:tcW w:w="4694" w:type="dxa"/>
            <w:tcBorders/>
            <w:shd w:fill="auto" w:val="cle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5. Each browser has its own implementation</w:t>
            </w:r>
          </w:p>
        </w:tc>
      </w:tr>
    </w:tbl>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b/>
          <w:bCs/>
          <w:color w:val="000000"/>
          <w:sz w:val="24"/>
          <w:szCs w:val="24"/>
        </w:rPr>
        <w:t>33. What is Transpiling in Angular?</w:t>
      </w:r>
      <w:r>
        <w:rPr>
          <w:rFonts w:eastAsia="Times New Roman" w:cs="Arial" w:ascii="Arial" w:hAnsi="Arial"/>
          <w:color w:val="000000"/>
          <w:sz w:val="24"/>
          <w:szCs w:val="24"/>
        </w:rPr>
        <w:br/>
        <w:t>Transpiling in Angular refers to the process of conversion of the source code from one programming language to another. In Angular, generally, this conversion is done from TypeScript to JavaScript. It is an implicit process and happens internally.</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34. How to perform animation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In order to perform animation in an Angular application, you need to include a special Angular library known as Animate Library and then refer to the ngAnimate module into your application or add the ngAnimate as a dependency inside your application module.</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35. What is transclusion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The transclusion in Angular allows you to shift the original children of a directive into a specific location within a new template. The ng directive indicates the insertion point for a transcluded DOM of the nearest parent directive that is using transclusion. Attribute directives like </w:t>
      </w:r>
      <w:r>
        <w:rPr>
          <w:rFonts w:eastAsia="Times New Roman" w:cs="Arial" w:ascii="Arial" w:hAnsi="Arial"/>
          <w:b/>
          <w:bCs/>
          <w:color w:val="000000"/>
          <w:sz w:val="24"/>
          <w:szCs w:val="24"/>
        </w:rPr>
        <w:t>ng-transclude</w:t>
      </w:r>
      <w:r>
        <w:rPr>
          <w:rFonts w:eastAsia="Times New Roman" w:cs="Arial" w:ascii="Arial" w:hAnsi="Arial"/>
          <w:color w:val="000000"/>
          <w:sz w:val="24"/>
          <w:szCs w:val="24"/>
        </w:rPr>
        <w:t> or </w:t>
      </w:r>
      <w:r>
        <w:rPr>
          <w:rFonts w:eastAsia="Times New Roman" w:cs="Arial" w:ascii="Arial" w:hAnsi="Arial"/>
          <w:b/>
          <w:bCs/>
          <w:color w:val="000000"/>
          <w:sz w:val="24"/>
          <w:szCs w:val="24"/>
        </w:rPr>
        <w:t>ng-transclude-slot</w:t>
      </w:r>
      <w:r>
        <w:rPr>
          <w:rFonts w:eastAsia="Times New Roman" w:cs="Arial" w:ascii="Arial" w:hAnsi="Arial"/>
          <w:color w:val="000000"/>
          <w:sz w:val="24"/>
          <w:szCs w:val="24"/>
        </w:rPr>
        <w:t> are mainly used for transclusion.</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36. What are events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Events in Angular are specific directives that help in customizing the behavior of various DOM events. Few of the events supported by Angular are listed below:</w:t>
      </w:r>
    </w:p>
    <w:p>
      <w:pPr>
        <w:pStyle w:val="Normal"/>
        <w:numPr>
          <w:ilvl w:val="0"/>
          <w:numId w:val="11"/>
        </w:numPr>
        <w:spacing w:lineRule="auto" w:line="240" w:beforeAutospacing="1" w:after="0"/>
        <w:rPr>
          <w:rFonts w:ascii="Arial" w:hAnsi="Arial" w:eastAsia="Times New Roman" w:cs="Arial"/>
          <w:color w:val="4A4A4A"/>
          <w:sz w:val="24"/>
          <w:szCs w:val="24"/>
        </w:rPr>
      </w:pPr>
      <w:r>
        <w:rPr>
          <w:rFonts w:eastAsia="Times New Roman" w:cs="Arial" w:ascii="Arial" w:hAnsi="Arial"/>
          <w:color w:val="000000"/>
          <w:sz w:val="24"/>
          <w:szCs w:val="24"/>
        </w:rPr>
        <w:t>ng-click</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ng-copy</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ng-cut</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ng-dblclick</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ng-keydown</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ng-keypress</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ng-keyup</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ng-mousedown</w:t>
      </w:r>
    </w:p>
    <w:p>
      <w:pPr>
        <w:pStyle w:val="Normal"/>
        <w:numPr>
          <w:ilvl w:val="0"/>
          <w:numId w:val="11"/>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ng-mouseenter</w:t>
      </w:r>
    </w:p>
    <w:p>
      <w:pPr>
        <w:pStyle w:val="Normal"/>
        <w:numPr>
          <w:ilvl w:val="0"/>
          <w:numId w:val="11"/>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ng-mouseleave</w:t>
      </w:r>
    </w:p>
    <w:p>
      <w:pPr>
        <w:pStyle w:val="Normal"/>
        <w:numPr>
          <w:ilvl w:val="0"/>
          <w:numId w:val="11"/>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ng-mousemove</w:t>
      </w:r>
    </w:p>
    <w:p>
      <w:pPr>
        <w:pStyle w:val="Normal"/>
        <w:numPr>
          <w:ilvl w:val="0"/>
          <w:numId w:val="11"/>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ng-mouseover</w:t>
      </w:r>
    </w:p>
    <w:p>
      <w:pPr>
        <w:pStyle w:val="Normal"/>
        <w:numPr>
          <w:ilvl w:val="0"/>
          <w:numId w:val="11"/>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ng-mouseup</w:t>
      </w:r>
    </w:p>
    <w:p>
      <w:pPr>
        <w:pStyle w:val="Normal"/>
        <w:numPr>
          <w:ilvl w:val="0"/>
          <w:numId w:val="11"/>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ng-blur</w:t>
      </w:r>
    </w:p>
    <w:p>
      <w:pPr>
        <w:pStyle w:val="Normal"/>
        <w:numPr>
          <w:ilvl w:val="0"/>
          <w:numId w:val="0"/>
        </w:numPr>
        <w:spacing w:lineRule="auto" w:line="240" w:before="0" w:afterAutospacing="1"/>
        <w:jc w:val="both"/>
        <w:outlineLvl w:val="1"/>
        <w:rPr>
          <w:rFonts w:ascii="Arial" w:hAnsi="Arial" w:eastAsia="Times New Roman" w:cs="Arial"/>
          <w:color w:val="4A4A4A"/>
          <w:sz w:val="36"/>
          <w:szCs w:val="36"/>
        </w:rPr>
      </w:pPr>
      <w:r>
        <w:rPr>
          <w:rFonts w:eastAsia="Times New Roman" w:cs="Arial" w:ascii="Arial" w:hAnsi="Arial"/>
          <w:b/>
          <w:bCs/>
          <w:color w:val="000000"/>
          <w:sz w:val="36"/>
          <w:szCs w:val="36"/>
        </w:rPr>
        <w:t>37. List some tools for testing angular applications?</w:t>
      </w:r>
    </w:p>
    <w:p>
      <w:pPr>
        <w:pStyle w:val="Normal"/>
        <w:numPr>
          <w:ilvl w:val="0"/>
          <w:numId w:val="12"/>
        </w:numPr>
        <w:spacing w:lineRule="auto" w:line="240" w:beforeAutospacing="1" w:after="0"/>
        <w:jc w:val="both"/>
        <w:rPr>
          <w:rFonts w:ascii="Arial" w:hAnsi="Arial" w:eastAsia="Times New Roman" w:cs="Arial"/>
          <w:color w:val="4A4A4A"/>
          <w:sz w:val="24"/>
          <w:szCs w:val="24"/>
        </w:rPr>
      </w:pPr>
      <w:r>
        <w:rPr>
          <w:rFonts w:eastAsia="Times New Roman" w:cs="Arial" w:ascii="Arial" w:hAnsi="Arial"/>
          <w:color w:val="000000"/>
          <w:sz w:val="24"/>
          <w:szCs w:val="24"/>
        </w:rPr>
        <w:t>Karma</w:t>
      </w:r>
    </w:p>
    <w:p>
      <w:pPr>
        <w:pStyle w:val="Normal"/>
        <w:numPr>
          <w:ilvl w:val="0"/>
          <w:numId w:val="12"/>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Angular Mocks</w:t>
      </w:r>
    </w:p>
    <w:p>
      <w:pPr>
        <w:pStyle w:val="Normal"/>
        <w:numPr>
          <w:ilvl w:val="0"/>
          <w:numId w:val="12"/>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Mocha</w:t>
      </w:r>
    </w:p>
    <w:p>
      <w:pPr>
        <w:pStyle w:val="Normal"/>
        <w:numPr>
          <w:ilvl w:val="0"/>
          <w:numId w:val="12"/>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Browserify</w:t>
      </w:r>
    </w:p>
    <w:p>
      <w:pPr>
        <w:pStyle w:val="Normal"/>
        <w:numPr>
          <w:ilvl w:val="0"/>
          <w:numId w:val="12"/>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Sion</w:t>
      </w:r>
    </w:p>
    <w:p>
      <w:pPr>
        <w:pStyle w:val="Normal"/>
        <w:numPr>
          <w:ilvl w:val="0"/>
          <w:numId w:val="0"/>
        </w:numPr>
        <w:spacing w:lineRule="auto" w:line="240" w:before="0" w:afterAutospacing="1"/>
        <w:jc w:val="both"/>
        <w:outlineLvl w:val="1"/>
        <w:rPr>
          <w:rFonts w:ascii="Arial" w:hAnsi="Arial" w:eastAsia="Times New Roman" w:cs="Arial"/>
          <w:color w:val="4A4A4A"/>
          <w:sz w:val="36"/>
          <w:szCs w:val="36"/>
        </w:rPr>
      </w:pPr>
      <w:r>
        <w:rPr>
          <w:rFonts w:eastAsia="Times New Roman" w:cs="Arial" w:ascii="Arial" w:hAnsi="Arial"/>
          <w:b/>
          <w:bCs/>
          <w:color w:val="000000"/>
          <w:sz w:val="36"/>
          <w:szCs w:val="36"/>
        </w:rPr>
        <w:t>38. How to create a service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In Angular, a service is a substitutable object that is wired together using dependency injection. A service is created by registering it in the module it is going to be executed within. There are basically three ways in which you can create an angular service. They are basically three ways in which a service can be created in Angular:</w:t>
      </w:r>
    </w:p>
    <w:p>
      <w:pPr>
        <w:pStyle w:val="Normal"/>
        <w:numPr>
          <w:ilvl w:val="0"/>
          <w:numId w:val="13"/>
        </w:numPr>
        <w:spacing w:lineRule="auto" w:line="240" w:beforeAutospacing="1" w:after="0"/>
        <w:jc w:val="both"/>
        <w:rPr>
          <w:rFonts w:ascii="Arial" w:hAnsi="Arial" w:eastAsia="Times New Roman" w:cs="Arial"/>
          <w:color w:val="4A4A4A"/>
          <w:sz w:val="24"/>
          <w:szCs w:val="24"/>
        </w:rPr>
      </w:pPr>
      <w:r>
        <w:rPr>
          <w:rFonts w:eastAsia="Times New Roman" w:cs="Arial" w:ascii="Arial" w:hAnsi="Arial"/>
          <w:color w:val="000000"/>
          <w:sz w:val="24"/>
          <w:szCs w:val="24"/>
        </w:rPr>
        <w:t>Factory</w:t>
      </w:r>
    </w:p>
    <w:p>
      <w:pPr>
        <w:pStyle w:val="Normal"/>
        <w:numPr>
          <w:ilvl w:val="0"/>
          <w:numId w:val="13"/>
        </w:numPr>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Service</w:t>
      </w:r>
    </w:p>
    <w:p>
      <w:pPr>
        <w:pStyle w:val="Normal"/>
        <w:numPr>
          <w:ilvl w:val="0"/>
          <w:numId w:val="13"/>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Provider</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39. What is a singleton pattern and where we can find it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Singleton pattern in Angular is a great pattern which restricts a class from being used more than once. Singleton pattern in Angular is majorly implemented on dependency injection and in the services. Thus, if you use ‘new Object()’ without making it a singleton, then two different memory locations will be allocated for the same object. Whereas, if the object is declared as a singleton, in case it already exists in the memory then simply it will be reused.</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000000"/>
          <w:sz w:val="24"/>
          <w:szCs w:val="24"/>
        </w:rPr>
        <w:t>40. What do you understand by REST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REST stands for </w:t>
      </w:r>
      <w:r>
        <w:rPr>
          <w:rFonts w:eastAsia="Times New Roman" w:cs="Arial" w:ascii="Arial" w:hAnsi="Arial"/>
          <w:b/>
          <w:bCs/>
          <w:color w:val="000000"/>
          <w:sz w:val="24"/>
          <w:szCs w:val="24"/>
        </w:rPr>
        <w:t>RE</w:t>
      </w:r>
      <w:r>
        <w:rPr>
          <w:rFonts w:eastAsia="Times New Roman" w:cs="Arial" w:ascii="Arial" w:hAnsi="Arial"/>
          <w:color w:val="000000"/>
          <w:sz w:val="24"/>
          <w:szCs w:val="24"/>
        </w:rPr>
        <w:t>presentational </w:t>
      </w:r>
      <w:r>
        <w:rPr>
          <w:rFonts w:eastAsia="Times New Roman" w:cs="Arial" w:ascii="Arial" w:hAnsi="Arial"/>
          <w:b/>
          <w:bCs/>
          <w:color w:val="000000"/>
          <w:sz w:val="24"/>
          <w:szCs w:val="24"/>
        </w:rPr>
        <w:t>S</w:t>
      </w:r>
      <w:r>
        <w:rPr>
          <w:rFonts w:eastAsia="Times New Roman" w:cs="Arial" w:ascii="Arial" w:hAnsi="Arial"/>
          <w:color w:val="000000"/>
          <w:sz w:val="24"/>
          <w:szCs w:val="24"/>
        </w:rPr>
        <w:t>tate </w:t>
      </w:r>
      <w:r>
        <w:rPr>
          <w:rFonts w:eastAsia="Times New Roman" w:cs="Arial" w:ascii="Arial" w:hAnsi="Arial"/>
          <w:b/>
          <w:bCs/>
          <w:color w:val="000000"/>
          <w:sz w:val="24"/>
          <w:szCs w:val="24"/>
        </w:rPr>
        <w:t>T</w:t>
      </w:r>
      <w:r>
        <w:rPr>
          <w:rFonts w:eastAsia="Times New Roman" w:cs="Arial" w:ascii="Arial" w:hAnsi="Arial"/>
          <w:color w:val="000000"/>
          <w:sz w:val="24"/>
          <w:szCs w:val="24"/>
        </w:rPr>
        <w:t>ransfer. REST is an API (Application Programming Interface) style that works on the HTTP request. In this, the requested URL pinpoints the data that needs to be processed. Further ahead, an HTTP method then identifies the specific operation that needs to be performed on that requested data. Thus, the APIs which follows this approach are known as RESTful APIs.</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000000"/>
          <w:sz w:val="24"/>
          <w:szCs w:val="24"/>
        </w:rPr>
        <w:t>41. What is bootstrapping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Bootstrapping in Angular is nothing but initializing, or starting the Angular app. Angular supports automatic and manual bootstrapping.</w:t>
      </w:r>
    </w:p>
    <w:p>
      <w:pPr>
        <w:pStyle w:val="Normal"/>
        <w:numPr>
          <w:ilvl w:val="0"/>
          <w:numId w:val="14"/>
        </w:numPr>
        <w:spacing w:lineRule="auto" w:line="240" w:beforeAutospacing="1" w:after="0"/>
        <w:jc w:val="both"/>
        <w:rPr>
          <w:rFonts w:ascii="Arial" w:hAnsi="Arial" w:eastAsia="Times New Roman" w:cs="Arial"/>
          <w:color w:val="4A4A4A"/>
          <w:sz w:val="24"/>
          <w:szCs w:val="24"/>
        </w:rPr>
      </w:pPr>
      <w:r>
        <w:rPr>
          <w:rFonts w:eastAsia="Times New Roman" w:cs="Arial" w:ascii="Arial" w:hAnsi="Arial"/>
          <w:b/>
          <w:bCs/>
          <w:i/>
          <w:iCs/>
          <w:color w:val="000000"/>
          <w:sz w:val="24"/>
          <w:szCs w:val="24"/>
        </w:rPr>
        <w:t>Automatic Bootstrapping:</w:t>
      </w:r>
      <w:r>
        <w:rPr>
          <w:rFonts w:eastAsia="Times New Roman" w:cs="Arial" w:ascii="Arial" w:hAnsi="Arial"/>
          <w:color w:val="000000"/>
          <w:sz w:val="24"/>
          <w:szCs w:val="24"/>
        </w:rPr>
        <w:t> this is done by adding the ng-app directive to the root of the application, typically on the tag or tag if you want angular to bootstrap your application automatically. When Angular finds ng-app directive, it loads the module associated with it and then compiles the DOM.</w:t>
      </w:r>
    </w:p>
    <w:p>
      <w:pPr>
        <w:pStyle w:val="Normal"/>
        <w:numPr>
          <w:ilvl w:val="0"/>
          <w:numId w:val="14"/>
        </w:numPr>
        <w:spacing w:lineRule="auto" w:line="240" w:before="0" w:afterAutospacing="1"/>
        <w:jc w:val="both"/>
        <w:rPr>
          <w:rFonts w:ascii="Arial" w:hAnsi="Arial" w:eastAsia="Times New Roman" w:cs="Arial"/>
          <w:color w:val="4A4A4A"/>
          <w:sz w:val="24"/>
          <w:szCs w:val="24"/>
        </w:rPr>
      </w:pPr>
      <w:r>
        <w:rPr>
          <w:rFonts w:eastAsia="Times New Roman" w:cs="Arial" w:ascii="Arial" w:hAnsi="Arial"/>
          <w:b/>
          <w:bCs/>
          <w:i/>
          <w:iCs/>
          <w:color w:val="000000"/>
          <w:sz w:val="24"/>
          <w:szCs w:val="24"/>
        </w:rPr>
        <w:t>Manual Bootstrapping:</w:t>
      </w:r>
      <w:r>
        <w:rPr>
          <w:rFonts w:eastAsia="Times New Roman" w:cs="Arial" w:ascii="Arial" w:hAnsi="Arial"/>
          <w:b/>
          <w:bCs/>
          <w:color w:val="000000"/>
          <w:sz w:val="24"/>
          <w:szCs w:val="24"/>
        </w:rPr>
        <w:t> </w:t>
      </w:r>
      <w:r>
        <w:rPr>
          <w:rFonts w:eastAsia="Times New Roman" w:cs="Arial" w:ascii="Arial" w:hAnsi="Arial"/>
          <w:color w:val="000000"/>
          <w:sz w:val="24"/>
          <w:szCs w:val="24"/>
        </w:rPr>
        <w:t>Manual bootstrapping provides you more control on how and when to initialize your Angular application. It is useful where you want to perform any other operation before Angular wakes up and compile the page.</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42. What is the difference between a link and compile in Angular?</w:t>
      </w:r>
    </w:p>
    <w:p>
      <w:pPr>
        <w:pStyle w:val="Normal"/>
        <w:numPr>
          <w:ilvl w:val="0"/>
          <w:numId w:val="15"/>
        </w:numPr>
        <w:spacing w:lineRule="auto" w:line="240" w:beforeAutospacing="1" w:after="0"/>
        <w:jc w:val="both"/>
        <w:rPr>
          <w:rFonts w:ascii="Arial" w:hAnsi="Arial" w:eastAsia="Times New Roman" w:cs="Arial"/>
          <w:color w:val="4A4A4A"/>
          <w:sz w:val="24"/>
          <w:szCs w:val="24"/>
        </w:rPr>
      </w:pPr>
      <w:r>
        <w:rPr>
          <w:rFonts w:eastAsia="Times New Roman" w:cs="Arial" w:ascii="Arial" w:hAnsi="Arial"/>
          <w:color w:val="000000"/>
          <w:sz w:val="24"/>
          <w:szCs w:val="24"/>
        </w:rPr>
        <w:t>Compile function is used for template DOM Manipulation and to collect all the directives.</w:t>
      </w:r>
    </w:p>
    <w:p>
      <w:pPr>
        <w:pStyle w:val="Normal"/>
        <w:numPr>
          <w:ilvl w:val="0"/>
          <w:numId w:val="15"/>
        </w:numPr>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Link function is used for registering DOM listeners as well as instance DOM manipulation and is executed once the template has been cloned.</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b/>
          <w:bCs/>
          <w:color w:val="000000"/>
          <w:sz w:val="24"/>
          <w:szCs w:val="24"/>
        </w:rPr>
        <w:t>43.</w:t>
      </w:r>
      <w:r>
        <w:rPr>
          <w:rFonts w:eastAsia="Times New Roman" w:cs="Arial" w:ascii="Arial" w:hAnsi="Arial"/>
          <w:color w:val="000000"/>
          <w:sz w:val="24"/>
          <w:szCs w:val="24"/>
        </w:rPr>
        <w:t> </w:t>
      </w:r>
      <w:r>
        <w:rPr>
          <w:rFonts w:eastAsia="Times New Roman" w:cs="Arial" w:ascii="Arial" w:hAnsi="Arial"/>
          <w:b/>
          <w:bCs/>
          <w:color w:val="000000"/>
          <w:sz w:val="24"/>
          <w:szCs w:val="24"/>
        </w:rPr>
        <w:t>What do you understand by constants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In Angular, constants are similar to the services which are used to define the global data. Constants are declared using the keyword “constant”. They are created using constant dependency and can be injected anywhere in controller or services.</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44. What is the difference between a provider, a service and a factory in Angular?</w:t>
      </w:r>
    </w:p>
    <w:tbl>
      <w:tblPr>
        <w:tblW w:w="5000" w:type="pct"/>
        <w:jc w:val="left"/>
        <w:tblInd w:w="60" w:type="dxa"/>
        <w:tblBorders/>
        <w:tblCellMar>
          <w:top w:w="15" w:type="dxa"/>
          <w:left w:w="75" w:type="dxa"/>
          <w:bottom w:w="15" w:type="dxa"/>
          <w:right w:w="15" w:type="dxa"/>
        </w:tblCellMar>
        <w:tblLook w:noVBand="1" w:val="04a0" w:noHBand="0" w:lastColumn="0" w:firstColumn="1" w:lastRow="0" w:firstRow="1"/>
      </w:tblPr>
      <w:tblGrid>
        <w:gridCol w:w="2908"/>
        <w:gridCol w:w="2867"/>
        <w:gridCol w:w="3585"/>
      </w:tblGrid>
      <w:tr>
        <w:trPr>
          <w:trHeight w:val="315" w:hRule="atLeast"/>
        </w:trPr>
        <w:tc>
          <w:tcPr>
            <w:tcW w:w="2908" w:type="dxa"/>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000000"/>
                <w:sz w:val="24"/>
                <w:szCs w:val="24"/>
              </w:rPr>
              <w:t>Provider</w:t>
            </w:r>
          </w:p>
        </w:tc>
        <w:tc>
          <w:tcPr>
            <w:tcW w:w="2867" w:type="dxa"/>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000000"/>
                <w:sz w:val="24"/>
                <w:szCs w:val="24"/>
              </w:rPr>
              <w:t>Service</w:t>
            </w:r>
          </w:p>
        </w:tc>
        <w:tc>
          <w:tcPr>
            <w:tcW w:w="3585" w:type="dxa"/>
            <w:tcBorders/>
            <w:shd w:color="auto" w:fill="008DD9" w:val="clear"/>
            <w:vAlign w:val="center"/>
          </w:tcPr>
          <w:p>
            <w:pPr>
              <w:pStyle w:val="Normal"/>
              <w:spacing w:lineRule="auto" w:line="240" w:before="0" w:after="0"/>
              <w:jc w:val="center"/>
              <w:rPr>
                <w:rFonts w:ascii="Arial" w:hAnsi="Arial" w:eastAsia="Times New Roman" w:cs="Arial"/>
                <w:color w:val="FFFFFF"/>
                <w:sz w:val="24"/>
                <w:szCs w:val="24"/>
              </w:rPr>
            </w:pPr>
            <w:r>
              <w:rPr>
                <w:rFonts w:eastAsia="Times New Roman" w:cs="Arial" w:ascii="Arial" w:hAnsi="Arial"/>
                <w:b/>
                <w:bCs/>
                <w:color w:val="000000"/>
                <w:sz w:val="24"/>
                <w:szCs w:val="24"/>
              </w:rPr>
              <w:t>Factory</w:t>
            </w:r>
          </w:p>
        </w:tc>
      </w:tr>
      <w:tr>
        <w:trPr>
          <w:trHeight w:val="660" w:hRule="atLeast"/>
        </w:trPr>
        <w:tc>
          <w:tcPr>
            <w:tcW w:w="2908" w:type="dxa"/>
            <w:tcBorders/>
            <w:shd w:fill="auto" w:val="clear"/>
            <w:tcMar>
              <w:top w:w="75" w:type="dxa"/>
              <w:bottom w:w="75" w:type="dxa"/>
              <w:right w:w="75" w:type="dxa"/>
            </w:tcM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A provider is a method using which you can pass a portion of your application into app.config</w:t>
            </w:r>
          </w:p>
        </w:tc>
        <w:tc>
          <w:tcPr>
            <w:tcW w:w="2867" w:type="dxa"/>
            <w:tcBorders/>
            <w:shd w:fill="auto" w:val="clear"/>
            <w:tcMar>
              <w:top w:w="75" w:type="dxa"/>
              <w:bottom w:w="75" w:type="dxa"/>
              <w:right w:w="75" w:type="dxa"/>
            </w:tcM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A service is a method that is used to create a service instantiated with the ‘new’ keyword.</w:t>
            </w:r>
          </w:p>
        </w:tc>
        <w:tc>
          <w:tcPr>
            <w:tcW w:w="3585" w:type="dxa"/>
            <w:tcBorders/>
            <w:shd w:fill="auto" w:val="clear"/>
            <w:tcMar>
              <w:top w:w="75" w:type="dxa"/>
              <w:bottom w:w="75" w:type="dxa"/>
              <w:right w:w="75" w:type="dxa"/>
            </w:tcMar>
            <w:vAlign w:val="center"/>
          </w:tcPr>
          <w:p>
            <w:pPr>
              <w:pStyle w:val="Normal"/>
              <w:spacing w:lineRule="auto" w:line="240" w:before="0" w:after="0"/>
              <w:jc w:val="both"/>
              <w:rPr>
                <w:rFonts w:ascii="Arial" w:hAnsi="Arial" w:eastAsia="Times New Roman" w:cs="Arial"/>
                <w:color w:val="4A4A4A"/>
                <w:sz w:val="24"/>
                <w:szCs w:val="24"/>
              </w:rPr>
            </w:pPr>
            <w:r>
              <w:rPr>
                <w:rFonts w:eastAsia="Times New Roman" w:cs="Arial" w:ascii="Arial" w:hAnsi="Arial"/>
                <w:color w:val="000000"/>
                <w:sz w:val="24"/>
                <w:szCs w:val="24"/>
              </w:rPr>
              <w:t>It is a method that is used for creating and configuring services. Here you create an object, add properties to it and then return the same object and pass the factory method into your controller.</w:t>
            </w:r>
          </w:p>
        </w:tc>
      </w:tr>
    </w:tbl>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45.</w:t>
      </w:r>
      <w:r>
        <w:rPr>
          <w:rFonts w:eastAsia="Times New Roman" w:cs="Arial" w:ascii="Arial" w:hAnsi="Arial"/>
          <w:color w:val="000000"/>
          <w:sz w:val="36"/>
          <w:szCs w:val="36"/>
        </w:rPr>
        <w:t> </w:t>
      </w:r>
      <w:r>
        <w:rPr>
          <w:rFonts w:eastAsia="Times New Roman" w:cs="Arial" w:ascii="Arial" w:hAnsi="Arial"/>
          <w:b/>
          <w:bCs/>
          <w:color w:val="000000"/>
          <w:sz w:val="36"/>
          <w:szCs w:val="36"/>
        </w:rPr>
        <w:t>What are Angular Global APIs?</w:t>
      </w:r>
    </w:p>
    <w:p>
      <w:pPr>
        <w:pStyle w:val="Normal"/>
        <w:spacing w:lineRule="auto" w:line="240" w:before="0" w:afterAutospacing="1"/>
        <w:jc w:val="both"/>
        <w:rPr/>
      </w:pPr>
      <w:r>
        <w:rPr>
          <w:rFonts w:eastAsia="Times New Roman" w:cs="Arial" w:ascii="Arial" w:hAnsi="Arial"/>
          <w:color w:val="000000"/>
          <w:sz w:val="24"/>
          <w:szCs w:val="24"/>
        </w:rPr>
        <w:t>Angular Global API is a combination of global JavaScript functions for performing various common tasks like:</w:t>
      </w:r>
    </w:p>
    <w:p>
      <w:pPr>
        <w:pStyle w:val="Normal"/>
        <w:numPr>
          <w:ilvl w:val="0"/>
          <w:numId w:val="16"/>
        </w:numPr>
        <w:spacing w:lineRule="auto" w:line="240" w:beforeAutospacing="1" w:after="0"/>
        <w:rPr>
          <w:rFonts w:ascii="Arial" w:hAnsi="Arial" w:eastAsia="Times New Roman" w:cs="Arial"/>
          <w:color w:val="4A4A4A"/>
          <w:sz w:val="24"/>
          <w:szCs w:val="24"/>
        </w:rPr>
      </w:pPr>
      <w:r>
        <w:rPr>
          <w:rFonts w:eastAsia="Times New Roman" w:cs="Arial" w:ascii="Arial" w:hAnsi="Arial"/>
          <w:color w:val="000000"/>
          <w:sz w:val="24"/>
          <w:szCs w:val="24"/>
        </w:rPr>
        <w:t>Comparing objects</w:t>
      </w:r>
    </w:p>
    <w:p>
      <w:pPr>
        <w:pStyle w:val="Normal"/>
        <w:numPr>
          <w:ilvl w:val="0"/>
          <w:numId w:val="16"/>
        </w:numPr>
        <w:spacing w:lineRule="auto" w:line="240" w:before="0" w:after="0"/>
        <w:rPr>
          <w:rFonts w:ascii="Arial" w:hAnsi="Arial" w:eastAsia="Times New Roman" w:cs="Arial"/>
          <w:color w:val="4A4A4A"/>
          <w:sz w:val="24"/>
          <w:szCs w:val="24"/>
        </w:rPr>
      </w:pPr>
      <w:r>
        <w:rPr>
          <w:rFonts w:eastAsia="Times New Roman" w:cs="Arial" w:ascii="Arial" w:hAnsi="Arial"/>
          <w:color w:val="000000"/>
          <w:sz w:val="24"/>
          <w:szCs w:val="24"/>
        </w:rPr>
        <w:t>Iterating objects</w:t>
      </w:r>
    </w:p>
    <w:p>
      <w:pPr>
        <w:pStyle w:val="Normal"/>
        <w:numPr>
          <w:ilvl w:val="0"/>
          <w:numId w:val="16"/>
        </w:numPr>
        <w:spacing w:lineRule="auto" w:line="240" w:before="0" w:afterAutospacing="1"/>
        <w:rPr>
          <w:rFonts w:ascii="Arial" w:hAnsi="Arial" w:eastAsia="Times New Roman" w:cs="Arial"/>
          <w:color w:val="4A4A4A"/>
          <w:sz w:val="24"/>
          <w:szCs w:val="24"/>
        </w:rPr>
      </w:pPr>
      <w:r>
        <w:rPr>
          <w:rFonts w:eastAsia="Times New Roman" w:cs="Arial" w:ascii="Arial" w:hAnsi="Arial"/>
          <w:color w:val="000000"/>
          <w:sz w:val="24"/>
          <w:szCs w:val="24"/>
        </w:rPr>
        <w:t>Converting data</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There are some common Angular Global API functions like:</w:t>
      </w:r>
    </w:p>
    <w:p>
      <w:pPr>
        <w:pStyle w:val="Normal"/>
        <w:numPr>
          <w:ilvl w:val="0"/>
          <w:numId w:val="17"/>
        </w:numPr>
        <w:spacing w:lineRule="auto" w:line="240" w:beforeAutospacing="1" w:after="0"/>
        <w:rPr>
          <w:rFonts w:ascii="Arial" w:hAnsi="Arial" w:eastAsia="Times New Roman" w:cs="Arial"/>
          <w:color w:val="4A4A4A"/>
          <w:sz w:val="24"/>
          <w:szCs w:val="24"/>
        </w:rPr>
      </w:pPr>
      <w:r>
        <w:rPr>
          <w:rFonts w:eastAsia="Times New Roman" w:cs="Arial" w:ascii="Arial" w:hAnsi="Arial"/>
          <w:b/>
          <w:bCs/>
          <w:color w:val="000000"/>
          <w:sz w:val="24"/>
          <w:szCs w:val="24"/>
        </w:rPr>
        <w:t>angular. lowercase:</w:t>
      </w:r>
      <w:r>
        <w:rPr>
          <w:rFonts w:eastAsia="Times New Roman" w:cs="Arial" w:ascii="Arial" w:hAnsi="Arial"/>
          <w:color w:val="000000"/>
          <w:sz w:val="24"/>
          <w:szCs w:val="24"/>
        </w:rPr>
        <w:t> Converts a string to lowercase string.</w:t>
      </w:r>
    </w:p>
    <w:p>
      <w:pPr>
        <w:pStyle w:val="Normal"/>
        <w:numPr>
          <w:ilvl w:val="0"/>
          <w:numId w:val="17"/>
        </w:numPr>
        <w:spacing w:lineRule="auto" w:line="240" w:before="0" w:after="0"/>
        <w:rPr>
          <w:rFonts w:ascii="Arial" w:hAnsi="Arial" w:eastAsia="Times New Roman" w:cs="Arial"/>
          <w:color w:val="4A4A4A"/>
          <w:sz w:val="24"/>
          <w:szCs w:val="24"/>
        </w:rPr>
      </w:pPr>
      <w:r>
        <w:rPr>
          <w:rFonts w:eastAsia="Times New Roman" w:cs="Arial" w:ascii="Arial" w:hAnsi="Arial"/>
          <w:b/>
          <w:bCs/>
          <w:color w:val="000000"/>
          <w:sz w:val="24"/>
          <w:szCs w:val="24"/>
        </w:rPr>
        <w:t>angular. uppercase:</w:t>
      </w:r>
      <w:r>
        <w:rPr>
          <w:rFonts w:eastAsia="Times New Roman" w:cs="Arial" w:ascii="Arial" w:hAnsi="Arial"/>
          <w:color w:val="000000"/>
          <w:sz w:val="24"/>
          <w:szCs w:val="24"/>
        </w:rPr>
        <w:t> Converts a string to uppercase string.</w:t>
      </w:r>
    </w:p>
    <w:p>
      <w:pPr>
        <w:pStyle w:val="Normal"/>
        <w:numPr>
          <w:ilvl w:val="0"/>
          <w:numId w:val="17"/>
        </w:numPr>
        <w:spacing w:lineRule="auto" w:line="240" w:before="0" w:after="0"/>
        <w:rPr>
          <w:rFonts w:ascii="Arial" w:hAnsi="Arial" w:eastAsia="Times New Roman" w:cs="Arial"/>
          <w:color w:val="4A4A4A"/>
          <w:sz w:val="24"/>
          <w:szCs w:val="24"/>
        </w:rPr>
      </w:pPr>
      <w:r>
        <w:rPr>
          <w:rFonts w:eastAsia="Times New Roman" w:cs="Arial" w:ascii="Arial" w:hAnsi="Arial"/>
          <w:b/>
          <w:bCs/>
          <w:color w:val="000000"/>
          <w:sz w:val="24"/>
          <w:szCs w:val="24"/>
        </w:rPr>
        <w:t>angular. isString: </w:t>
      </w:r>
      <w:bookmarkStart w:id="10" w:name="advanced"/>
      <w:bookmarkEnd w:id="10"/>
      <w:r>
        <w:rPr>
          <w:rFonts w:eastAsia="Times New Roman" w:cs="Arial" w:ascii="Arial" w:hAnsi="Arial"/>
          <w:color w:val="000000"/>
          <w:sz w:val="24"/>
          <w:szCs w:val="24"/>
        </w:rPr>
        <w:t>Returns true if the current reference is a string.</w:t>
      </w:r>
    </w:p>
    <w:p>
      <w:pPr>
        <w:pStyle w:val="Normal"/>
        <w:numPr>
          <w:ilvl w:val="0"/>
          <w:numId w:val="17"/>
        </w:numPr>
        <w:spacing w:lineRule="auto" w:line="240" w:before="0" w:afterAutospacing="1"/>
        <w:rPr>
          <w:rFonts w:ascii="Arial" w:hAnsi="Arial" w:eastAsia="Times New Roman" w:cs="Arial"/>
          <w:color w:val="4A4A4A"/>
          <w:sz w:val="24"/>
          <w:szCs w:val="24"/>
        </w:rPr>
      </w:pPr>
      <w:r>
        <w:rPr>
          <w:rFonts w:eastAsia="Times New Roman" w:cs="Arial" w:ascii="Arial" w:hAnsi="Arial"/>
          <w:b/>
          <w:bCs/>
          <w:color w:val="000000"/>
          <w:sz w:val="24"/>
          <w:szCs w:val="24"/>
        </w:rPr>
        <w:t>angular. isNumber:</w:t>
      </w:r>
      <w:r>
        <w:rPr>
          <w:rFonts w:eastAsia="Times New Roman" w:cs="Arial" w:ascii="Arial" w:hAnsi="Arial"/>
          <w:color w:val="000000"/>
          <w:sz w:val="24"/>
          <w:szCs w:val="24"/>
        </w:rPr>
        <w:t> Returns true if the current reference is a number.</w:t>
      </w:r>
    </w:p>
    <w:p>
      <w:pPr>
        <w:pStyle w:val="Normal"/>
        <w:numPr>
          <w:ilvl w:val="0"/>
          <w:numId w:val="0"/>
        </w:numPr>
        <w:spacing w:lineRule="auto" w:line="240" w:before="0" w:afterAutospacing="1"/>
        <w:jc w:val="center"/>
        <w:outlineLvl w:val="1"/>
        <w:rPr>
          <w:rFonts w:ascii="Arial" w:hAnsi="Arial" w:eastAsia="Times New Roman" w:cs="Arial"/>
          <w:b/>
          <w:b/>
          <w:bCs/>
          <w:color w:val="000000"/>
          <w:sz w:val="36"/>
          <w:szCs w:val="36"/>
        </w:rPr>
      </w:pPr>
      <w:r>
        <w:rPr/>
      </w:r>
    </w:p>
    <w:p>
      <w:pPr>
        <w:pStyle w:val="Normal"/>
        <w:numPr>
          <w:ilvl w:val="0"/>
          <w:numId w:val="0"/>
        </w:numPr>
        <w:spacing w:lineRule="auto" w:line="240" w:before="0" w:afterAutospacing="1"/>
        <w:jc w:val="center"/>
        <w:outlineLvl w:val="1"/>
        <w:rPr>
          <w:rFonts w:ascii="Arial" w:hAnsi="Arial" w:eastAsia="Times New Roman" w:cs="Arial"/>
          <w:color w:val="4A4A4A"/>
          <w:sz w:val="36"/>
          <w:szCs w:val="36"/>
        </w:rPr>
      </w:pPr>
      <w:r>
        <w:rPr>
          <w:rFonts w:eastAsia="Times New Roman" w:cs="Arial" w:ascii="Arial" w:hAnsi="Arial"/>
          <w:b/>
          <w:bCs/>
          <w:color w:val="000000"/>
          <w:sz w:val="36"/>
          <w:szCs w:val="36"/>
        </w:rPr>
        <w:t>Advanced Level – Angular Interview Questions</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46. In Angular, describe how will you set, get and clear cookies?</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000000"/>
          <w:sz w:val="24"/>
          <w:szCs w:val="24"/>
        </w:rPr>
        <w:t>For using cookies in Angular, you need to include a  module called ngCookies angular-cookies.js.</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000000"/>
          <w:sz w:val="24"/>
          <w:szCs w:val="24"/>
        </w:rPr>
        <w:t>To set Cookies</w:t>
      </w:r>
      <w:r>
        <w:rPr>
          <w:rFonts w:eastAsia="Times New Roman" w:cs="Arial" w:ascii="Arial" w:hAnsi="Arial"/>
          <w:color w:val="000000"/>
          <w:sz w:val="24"/>
          <w:szCs w:val="24"/>
        </w:rPr>
        <w:t> – For setting the cookies in a key-value format ‘put’ method is used.</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cookie.set('nameOfCookie',"cookieValue");</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000000"/>
          <w:sz w:val="24"/>
          <w:szCs w:val="24"/>
        </w:rPr>
        <w:t>To get Cookies –</w:t>
      </w:r>
      <w:r>
        <w:rPr>
          <w:rFonts w:eastAsia="Times New Roman" w:cs="Arial" w:ascii="Arial" w:hAnsi="Arial"/>
          <w:color w:val="000000"/>
          <w:sz w:val="24"/>
          <w:szCs w:val="24"/>
        </w:rPr>
        <w:t> For retrieving the cookies ‘get’ method is used.</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cookie.get(‘nameOfCookie’);</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000000"/>
          <w:sz w:val="24"/>
          <w:szCs w:val="24"/>
        </w:rPr>
        <w:t>To clear Cookies –</w:t>
      </w:r>
      <w:r>
        <w:rPr>
          <w:rFonts w:eastAsia="Times New Roman" w:cs="Arial" w:ascii="Arial" w:hAnsi="Arial"/>
          <w:color w:val="000000"/>
          <w:sz w:val="24"/>
          <w:szCs w:val="24"/>
        </w:rPr>
        <w:t> For removing cookies ‘remove’ method is used.</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cookie.delete(‘nameOfCookie’);</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47.  If your data model is updated outside the ‘Zone’, explain the process how will you the view?</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You can update your view using any of the following:</w:t>
      </w:r>
    </w:p>
    <w:p>
      <w:pPr>
        <w:pStyle w:val="Normal"/>
        <w:numPr>
          <w:ilvl w:val="0"/>
          <w:numId w:val="18"/>
        </w:numPr>
        <w:spacing w:lineRule="auto" w:line="240" w:beforeAutospacing="1" w:after="0"/>
        <w:jc w:val="both"/>
        <w:rPr>
          <w:rFonts w:ascii="Arial" w:hAnsi="Arial" w:eastAsia="Times New Roman" w:cs="Arial"/>
          <w:color w:val="4A4A4A"/>
          <w:sz w:val="24"/>
          <w:szCs w:val="24"/>
        </w:rPr>
      </w:pPr>
      <w:r>
        <w:rPr>
          <w:rFonts w:eastAsia="Times New Roman" w:cs="Arial" w:ascii="Arial" w:hAnsi="Arial"/>
          <w:b/>
          <w:bCs/>
          <w:color w:val="000000"/>
          <w:sz w:val="24"/>
          <w:szCs w:val="24"/>
        </w:rPr>
        <w:t>ApplicationRef.prototype.tick()</w:t>
      </w:r>
      <w:r>
        <w:rPr>
          <w:rFonts w:eastAsia="Times New Roman" w:cs="Arial" w:ascii="Arial" w:hAnsi="Arial"/>
          <w:color w:val="000000"/>
          <w:sz w:val="24"/>
          <w:szCs w:val="24"/>
        </w:rPr>
        <w:t>: It will perform change detection on the complete component tree.</w:t>
      </w:r>
    </w:p>
    <w:p>
      <w:pPr>
        <w:pStyle w:val="Normal"/>
        <w:numPr>
          <w:ilvl w:val="0"/>
          <w:numId w:val="18"/>
        </w:numPr>
        <w:spacing w:lineRule="auto" w:line="240" w:before="0" w:after="0"/>
        <w:jc w:val="both"/>
        <w:rPr>
          <w:rFonts w:ascii="Arial" w:hAnsi="Arial" w:eastAsia="Times New Roman" w:cs="Arial"/>
          <w:color w:val="4A4A4A"/>
          <w:sz w:val="24"/>
          <w:szCs w:val="24"/>
        </w:rPr>
      </w:pPr>
      <w:r>
        <w:rPr>
          <w:rFonts w:eastAsia="Times New Roman" w:cs="Arial" w:ascii="Arial" w:hAnsi="Arial"/>
          <w:b/>
          <w:bCs/>
          <w:color w:val="000000"/>
          <w:sz w:val="24"/>
          <w:szCs w:val="24"/>
        </w:rPr>
        <w:t>NgZone.prototype.run():</w:t>
      </w:r>
      <w:r>
        <w:rPr>
          <w:rFonts w:eastAsia="Times New Roman" w:cs="Arial" w:ascii="Arial" w:hAnsi="Arial"/>
          <w:color w:val="000000"/>
          <w:sz w:val="24"/>
          <w:szCs w:val="24"/>
        </w:rPr>
        <w:t> It will perform the change detection on the entire component tree. Here, the run() under the hood will call the tick itself and then parameter will take the function before tick and executes it.</w:t>
      </w:r>
    </w:p>
    <w:p>
      <w:pPr>
        <w:pStyle w:val="Normal"/>
        <w:numPr>
          <w:ilvl w:val="0"/>
          <w:numId w:val="18"/>
        </w:numPr>
        <w:spacing w:lineRule="auto" w:line="240" w:before="0" w:afterAutospacing="1"/>
        <w:jc w:val="both"/>
        <w:rPr>
          <w:rFonts w:ascii="Arial" w:hAnsi="Arial" w:eastAsia="Times New Roman" w:cs="Arial"/>
          <w:color w:val="4A4A4A"/>
          <w:sz w:val="24"/>
          <w:szCs w:val="24"/>
        </w:rPr>
      </w:pPr>
      <w:r>
        <w:rPr>
          <w:rFonts w:eastAsia="Times New Roman" w:cs="Arial" w:ascii="Arial" w:hAnsi="Arial"/>
          <w:b/>
          <w:bCs/>
          <w:color w:val="000000"/>
          <w:sz w:val="24"/>
          <w:szCs w:val="24"/>
        </w:rPr>
        <w:t>ChangeDetectorRef.prototype.detectChanges(): </w:t>
      </w:r>
      <w:r>
        <w:rPr>
          <w:rFonts w:eastAsia="Times New Roman" w:cs="Arial" w:ascii="Arial" w:hAnsi="Arial"/>
          <w:color w:val="000000"/>
          <w:sz w:val="24"/>
          <w:szCs w:val="24"/>
        </w:rPr>
        <w:t>It will launch the change detection on the current component and its children.</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48. Explain ng-app directive in Angular.</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000000"/>
          <w:sz w:val="24"/>
          <w:szCs w:val="24"/>
        </w:rPr>
        <w:t>ng-app directive is used to define Angular applications which let us use the auto-bootstrap in an Angular application. It represents the root element of an Angular application and is generally declared near &lt;html&gt; or &lt;body&gt; tag. Any number of ng-app directives can be defined within an HTML document but just a single Angular application can be officially bootstrapped implicitly. Rest of the applications must be manually bootstrapped. </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000000"/>
          <w:sz w:val="24"/>
          <w:szCs w:val="24"/>
        </w:rPr>
        <w:t>Example</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000000"/>
          <w:sz w:val="24"/>
          <w:szCs w:val="24"/>
        </w:rPr>
        <w:t>&lt;div ng-app=“myApp” ng-controller=“myCtrl”&gt;</w:t>
        <w:br/>
        <w:t>First Name :</w:t>
        <w:br/>
        <w:t>&lt;input type=“text” ng-model=“firstName”&gt;</w:t>
        <w:br/>
        <w:t>&lt;br /&gt;</w:t>
        <w:br/>
        <w:t>Last Name :</w:t>
        <w:br/>
        <w:t>&lt;input type=“text” ng-model=“lastName”&gt;</w:t>
        <w:br/>
        <w:t>&lt;br&gt;</w:t>
        <w:br/>
        <w:t>Full Name: {{firstName + ” ” + lastName }}</w:t>
        <w:br/>
        <w:t>&lt;/div&gt;  </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49. What is the process of inserting an embedded view from a prepared TemplateRef?</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@Component({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selector: 'app-root',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template: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&lt;ng-template #template let-name='fromContext'&gt;&lt;div&gt;{{name}}&lt;/ng-template&gt;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export class AppComponent implements AfterViewChecked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@ViewChild('template', { read: TemplateRef }) _template: TemplateRef&lt;any&gt;;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constructor() {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4"/>
          <w:szCs w:val="24"/>
        </w:rPr>
      </w:pPr>
      <w:r>
        <w:rPr>
          <w:rFonts w:eastAsia="Times New Roman" w:cs="Consolas" w:ascii="Consolas" w:hAnsi="Consolas"/>
          <w:color w:val="000000"/>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ngAfterViewChecked()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this.vc.createEmbeddedView(this._template, {fromContext: 'John'});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w:t>
      </w:r>
    </w:p>
    <w:p>
      <w:pPr>
        <w:pStyle w:val="Normal"/>
        <w:numPr>
          <w:ilvl w:val="0"/>
          <w:numId w:val="0"/>
        </w:numPr>
        <w:spacing w:lineRule="auto" w:line="240" w:before="0" w:afterAutospacing="1"/>
        <w:outlineLvl w:val="1"/>
        <w:rPr>
          <w:rFonts w:ascii="Arial" w:hAnsi="Arial" w:eastAsia="Times New Roman" w:cs="Arial"/>
          <w:color w:val="4A4A4A"/>
          <w:sz w:val="36"/>
          <w:szCs w:val="36"/>
        </w:rPr>
      </w:pPr>
      <w:r>
        <w:rPr>
          <w:rFonts w:eastAsia="Times New Roman" w:cs="Arial" w:ascii="Arial" w:hAnsi="Arial"/>
          <w:b/>
          <w:bCs/>
          <w:color w:val="000000"/>
          <w:sz w:val="36"/>
          <w:szCs w:val="36"/>
        </w:rPr>
        <w:t>50. How can you hide an HTML element just by a button click in angular?</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color w:val="000000"/>
          <w:sz w:val="24"/>
          <w:szCs w:val="24"/>
        </w:rPr>
        <w:t>An HTML element can be easily hidden using the ng-hide directive in conjunction along with a controller to hide an HTML element on button click.</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000000"/>
          <w:sz w:val="24"/>
          <w:szCs w:val="24"/>
        </w:rPr>
        <w:t>View</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&lt;div ng-controller="MyController"&gt;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&lt;button ng-click="hide()"&gt;Hide element&lt;/button&gt;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 xml:space="preserve">  </w:t>
      </w:r>
      <w:r>
        <w:rPr>
          <w:rFonts w:eastAsia="Times New Roman" w:cs="Consolas" w:ascii="Consolas" w:hAnsi="Consolas"/>
          <w:color w:val="000000"/>
          <w:sz w:val="24"/>
          <w:szCs w:val="24"/>
        </w:rPr>
        <w:t>&lt;p ng-hide="isHide"&gt;Hello World!&lt;/p&gt;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&lt;/div&gt;</w:t>
      </w:r>
    </w:p>
    <w:p>
      <w:pPr>
        <w:pStyle w:val="Normal"/>
        <w:spacing w:lineRule="auto" w:line="240" w:before="0" w:afterAutospacing="1"/>
        <w:rPr>
          <w:rFonts w:ascii="Arial" w:hAnsi="Arial" w:eastAsia="Times New Roman" w:cs="Arial"/>
          <w:color w:val="4A4A4A"/>
          <w:sz w:val="24"/>
          <w:szCs w:val="24"/>
        </w:rPr>
      </w:pPr>
      <w:r>
        <w:rPr>
          <w:rFonts w:eastAsia="Times New Roman" w:cs="Arial" w:ascii="Arial" w:hAnsi="Arial"/>
          <w:b/>
          <w:bCs/>
          <w:color w:val="000000"/>
          <w:sz w:val="24"/>
          <w:szCs w:val="24"/>
        </w:rPr>
        <w:t>Controller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controller: function()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this.isHide = false;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this.hide = function(){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4"/>
          <w:szCs w:val="24"/>
        </w:rPr>
      </w:pPr>
      <w:r>
        <w:rPr>
          <w:rFonts w:eastAsia="Times New Roman" w:cs="Consolas" w:ascii="Consolas" w:hAnsi="Consolas"/>
          <w:color w:val="000000"/>
          <w:sz w:val="24"/>
          <w:szCs w:val="24"/>
        </w:rPr>
        <w:t>this.isHide = true; }; }</w:t>
      </w:r>
    </w:p>
    <w:p>
      <w:pPr>
        <w:pStyle w:val="Normal"/>
        <w:rPr>
          <w:color w:val="000000"/>
        </w:rPr>
      </w:pPr>
      <w:r>
        <w:rPr>
          <w:color w:val="000000"/>
        </w:rPr>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shd w:val="clear" w:color="auto" w:fill="FFFFFF"/>
        <w:spacing w:lineRule="auto" w:line="240" w:before="0" w:after="300"/>
        <w:jc w:val="both"/>
        <w:rPr>
          <w:rFonts w:ascii="Segoe UI" w:hAnsi="Segoe UI" w:eastAsia="Times New Roman" w:cs="Segoe UI"/>
          <w:color w:val="000000"/>
          <w:sz w:val="23"/>
          <w:szCs w:val="23"/>
        </w:rPr>
      </w:pPr>
      <w:r>
        <w:rPr>
          <w:rFonts w:eastAsia="Times New Roman" w:cs="Segoe UI" w:ascii="Segoe UI" w:hAnsi="Segoe UI"/>
          <w:b/>
          <w:bCs/>
          <w:color w:val="000000"/>
          <w:sz w:val="23"/>
          <w:szCs w:val="23"/>
        </w:rPr>
        <w:t>Question: What is Angular?</w:t>
      </w:r>
      <w:r>
        <w:rPr>
          <w:rFonts w:eastAsia="Times New Roman" w:cs="Segoe UI" w:ascii="Segoe UI" w:hAnsi="Segoe UI"/>
          <w:color w:val="000000"/>
          <w:sz w:val="23"/>
          <w:szCs w:val="23"/>
        </w:rPr>
        <w:br/>
      </w:r>
      <w:r>
        <w:rPr>
          <w:rFonts w:eastAsia="Times New Roman" w:cs="Segoe UI" w:ascii="Segoe UI" w:hAnsi="Segoe UI"/>
          <w:b/>
          <w:bCs/>
          <w:color w:val="000000"/>
          <w:sz w:val="23"/>
          <w:szCs w:val="23"/>
        </w:rPr>
        <w:t>Answer: </w:t>
      </w:r>
      <w:r>
        <w:rPr>
          <w:rFonts w:eastAsia="Times New Roman" w:cs="Segoe UI" w:ascii="Segoe UI" w:hAnsi="Segoe UI"/>
          <w:color w:val="000000"/>
          <w:sz w:val="23"/>
          <w:szCs w:val="23"/>
        </w:rPr>
        <w:t>Angular is a TypeScript-based open-source web application framework, developed and maintained by Google. It offers an easy and powerful way of building front end web-based applications.</w:t>
      </w:r>
    </w:p>
    <w:p>
      <w:pPr>
        <w:pStyle w:val="Normal"/>
        <w:shd w:val="clear" w:color="auto" w:fill="FFFFFF"/>
        <w:spacing w:lineRule="auto" w:line="240" w:before="0" w:after="300"/>
        <w:jc w:val="both"/>
        <w:rPr>
          <w:rFonts w:ascii="Segoe UI" w:hAnsi="Segoe UI" w:eastAsia="Times New Roman" w:cs="Segoe UI"/>
          <w:color w:val="000000"/>
          <w:sz w:val="23"/>
          <w:szCs w:val="23"/>
        </w:rPr>
      </w:pPr>
      <w:r>
        <w:rPr>
          <w:rFonts w:eastAsia="Times New Roman" w:cs="Segoe UI" w:ascii="Segoe UI" w:hAnsi="Segoe UI"/>
          <w:color w:val="000000"/>
          <w:sz w:val="23"/>
          <w:szCs w:val="23"/>
        </w:rPr>
        <w:t>Angular integrates a range of features like declarative templates, dependency injection, end-to-end tooling, etc. that facilitates web application development.</w:t>
      </w:r>
    </w:p>
    <w:p>
      <w:pPr>
        <w:pStyle w:val="Normal"/>
        <w:shd w:val="clear" w:color="auto" w:fill="FFFFFF"/>
        <w:spacing w:lineRule="auto" w:line="240" w:before="0" w:after="300"/>
        <w:jc w:val="both"/>
        <w:rPr>
          <w:rFonts w:ascii="Segoe UI" w:hAnsi="Segoe UI" w:eastAsia="Times New Roman" w:cs="Segoe UI"/>
          <w:color w:val="000000"/>
          <w:sz w:val="23"/>
          <w:szCs w:val="23"/>
        </w:rPr>
      </w:pPr>
      <w:r>
        <w:rPr>
          <w:rFonts w:eastAsia="Times New Roman" w:cs="Segoe UI" w:ascii="Segoe UI" w:hAnsi="Segoe UI"/>
          <w:b/>
          <w:bCs/>
          <w:color w:val="000000"/>
          <w:sz w:val="23"/>
          <w:szCs w:val="23"/>
        </w:rPr>
        <w:t>Question</w:t>
      </w:r>
      <w:r>
        <w:rPr>
          <w:rFonts w:eastAsia="Times New Roman" w:cs="Segoe UI" w:ascii="Segoe UI" w:hAnsi="Segoe UI"/>
          <w:color w:val="000000"/>
          <w:sz w:val="23"/>
          <w:szCs w:val="23"/>
        </w:rPr>
        <w:t>: </w:t>
      </w:r>
      <w:r>
        <w:rPr>
          <w:rFonts w:eastAsia="Times New Roman" w:cs="Segoe UI" w:ascii="Segoe UI" w:hAnsi="Segoe UI"/>
          <w:b/>
          <w:bCs/>
          <w:color w:val="000000"/>
          <w:sz w:val="23"/>
          <w:szCs w:val="23"/>
        </w:rPr>
        <w:t>Define the ng-content Directive?</w:t>
      </w:r>
      <w:r>
        <w:rPr>
          <w:rFonts w:eastAsia="Times New Roman" w:cs="Segoe UI" w:ascii="Segoe UI" w:hAnsi="Segoe UI"/>
          <w:color w:val="000000"/>
          <w:sz w:val="23"/>
          <w:szCs w:val="23"/>
        </w:rPr>
        <w:br/>
      </w:r>
      <w:r>
        <w:rPr>
          <w:rFonts w:eastAsia="Times New Roman" w:cs="Segoe UI" w:ascii="Segoe UI" w:hAnsi="Segoe UI"/>
          <w:b/>
          <w:bCs/>
          <w:color w:val="000000"/>
          <w:sz w:val="23"/>
          <w:szCs w:val="23"/>
        </w:rPr>
        <w:t>Answer</w:t>
      </w:r>
      <w:r>
        <w:rPr>
          <w:rFonts w:eastAsia="Times New Roman" w:cs="Segoe UI" w:ascii="Segoe UI" w:hAnsi="Segoe UI"/>
          <w:color w:val="000000"/>
          <w:sz w:val="23"/>
          <w:szCs w:val="23"/>
        </w:rPr>
        <w:t>: Conventional HTML elements have some content between the tags. For instance:</w:t>
      </w:r>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r>
        <w:rPr>
          <w:rFonts w:eastAsia="Times New Roman" w:cs="Courier New" w:ascii="Courier" w:hAnsi="Courier"/>
          <w:color w:val="000000"/>
          <w:sz w:val="20"/>
          <w:szCs w:val="20"/>
        </w:rPr>
        <w:t>&lt;p&gt;Put your paragraph here&lt;/p&gt;</w:t>
      </w:r>
    </w:p>
    <w:p>
      <w:pPr>
        <w:pStyle w:val="Normal"/>
        <w:shd w:val="clear" w:color="auto" w:fill="FFFFFF"/>
        <w:spacing w:lineRule="auto" w:line="240" w:before="0" w:after="300"/>
        <w:jc w:val="both"/>
        <w:rPr>
          <w:rFonts w:ascii="Segoe UI" w:hAnsi="Segoe UI" w:eastAsia="Times New Roman" w:cs="Segoe UI"/>
          <w:color w:val="000000"/>
          <w:sz w:val="23"/>
          <w:szCs w:val="23"/>
        </w:rPr>
      </w:pPr>
      <w:r>
        <w:rPr>
          <w:rFonts w:eastAsia="Times New Roman" w:cs="Segoe UI" w:ascii="Segoe UI" w:hAnsi="Segoe UI"/>
          <w:color w:val="000000"/>
          <w:sz w:val="23"/>
          <w:szCs w:val="23"/>
        </w:rPr>
        <w:t>Now consider the following example of having custom text between angular tags:</w:t>
      </w:r>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r>
        <w:rPr>
          <w:rFonts w:eastAsia="Times New Roman" w:cs="Courier New" w:ascii="Courier" w:hAnsi="Courier"/>
          <w:color w:val="000000"/>
          <w:sz w:val="20"/>
          <w:szCs w:val="20"/>
        </w:rPr>
        <w:t>&lt;app-work&gt;This won’t work like HTML until you use ng-content Directive&lt;/app-work&gt;</w:t>
      </w:r>
    </w:p>
    <w:p>
      <w:pPr>
        <w:pStyle w:val="Normal"/>
        <w:shd w:val="clear" w:color="auto" w:fill="FFFFFF"/>
        <w:spacing w:lineRule="auto" w:line="240" w:before="0" w:after="300"/>
        <w:jc w:val="both"/>
        <w:rPr>
          <w:rFonts w:ascii="Segoe UI" w:hAnsi="Segoe UI" w:eastAsia="Times New Roman" w:cs="Segoe UI"/>
          <w:color w:val="000000"/>
          <w:sz w:val="23"/>
          <w:szCs w:val="23"/>
        </w:rPr>
      </w:pPr>
      <w:r>
        <w:rPr>
          <w:rFonts w:eastAsia="Times New Roman" w:cs="Segoe UI" w:ascii="Segoe UI" w:hAnsi="Segoe UI"/>
          <w:color w:val="000000"/>
          <w:sz w:val="23"/>
          <w:szCs w:val="23"/>
        </w:rPr>
        <w:t>However, doing so won’t work the way it worked for HTML elements. In order to make it work just like the HTML example mentioned above, we need to use the ng-content Directive. Moreover, it is helpful in building reusable components.</w:t>
      </w:r>
    </w:p>
    <w:p>
      <w:pPr>
        <w:pStyle w:val="Normal"/>
        <w:shd w:val="clear" w:color="auto" w:fill="FFFFFF"/>
        <w:spacing w:lineRule="auto" w:line="240" w:before="750" w:after="300"/>
        <w:jc w:val="both"/>
        <w:rPr/>
      </w:pPr>
      <w:ins w:id="0" w:author="Unknown" w:date="0-00-00T00:00:00Z">
        <w:r>
          <w:rPr>
            <w:rFonts w:eastAsia="Times New Roman" w:cs="Segoe UI" w:ascii="Segoe UI" w:hAnsi="Segoe UI"/>
            <w:color w:val="000000"/>
            <w:sz w:val="23"/>
            <w:szCs w:val="23"/>
          </w:rPr>
          <w:t>Know more about the </w:t>
        </w:r>
      </w:ins>
      <w:hyperlink r:id="rId12">
        <w:ins w:id="1" w:author="Unknown" w:date="0-00-00T00:00:00Z">
          <w:r>
            <w:rPr>
              <w:rStyle w:val="ListLabel1946"/>
              <w:rFonts w:eastAsia="Times New Roman" w:cs="Segoe UI" w:ascii="Segoe UI" w:hAnsi="Segoe UI"/>
              <w:color w:val="000000"/>
              <w:sz w:val="23"/>
              <w:szCs w:val="23"/>
            </w:rPr>
            <w:t>ng-content directive</w:t>
          </w:r>
        </w:ins>
      </w:hyperlink>
      <w:ins w:id="2" w:author="Unknown" w:date="0-00-00T00:00:00Z">
        <w:r>
          <w:rPr>
            <w:rFonts w:eastAsia="Times New Roman" w:cs="Segoe UI" w:ascii="Segoe UI" w:hAnsi="Segoe UI"/>
            <w:color w:val="000000"/>
            <w:sz w:val="23"/>
            <w:szCs w:val="23"/>
          </w:rPr>
          <w:t>.</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 w:author="Unknown" w:date="0-00-00T00:00:00Z">
        <w:r>
          <w:rPr>
            <w:rFonts w:eastAsia="Times New Roman" w:cs="Segoe UI" w:ascii="Segoe UI" w:hAnsi="Segoe UI"/>
            <w:b/>
            <w:bCs/>
            <w:color w:val="000000"/>
            <w:sz w:val="23"/>
            <w:szCs w:val="23"/>
          </w:rPr>
          <w:t>Question: Please explain the various features of Angular.</w:t>
        </w:r>
      </w:ins>
      <w:ins w:id="4" w:author="Unknown" w:date="0-00-00T00:00:00Z">
        <w:r>
          <w:rPr>
            <w:rFonts w:eastAsia="Times New Roman" w:cs="Segoe UI" w:ascii="Segoe UI" w:hAnsi="Segoe UI"/>
            <w:color w:val="000000"/>
            <w:sz w:val="23"/>
            <w:szCs w:val="23"/>
          </w:rPr>
          <w:br/>
        </w:r>
      </w:ins>
      <w:ins w:id="5" w:author="Unknown" w:date="0-00-00T00:00:00Z">
        <w:r>
          <w:rPr>
            <w:rFonts w:eastAsia="Times New Roman" w:cs="Segoe UI" w:ascii="Segoe UI" w:hAnsi="Segoe UI"/>
            <w:b/>
            <w:bCs/>
            <w:color w:val="000000"/>
            <w:sz w:val="23"/>
            <w:szCs w:val="23"/>
          </w:rPr>
          <w:t>Answer:</w:t>
        </w:r>
      </w:ins>
      <w:ins w:id="6" w:author="Unknown" w:date="0-00-00T00:00:00Z">
        <w:r>
          <w:rPr>
            <w:rFonts w:eastAsia="Times New Roman" w:cs="Segoe UI" w:ascii="Segoe UI" w:hAnsi="Segoe UI"/>
            <w:color w:val="000000"/>
            <w:sz w:val="23"/>
            <w:szCs w:val="23"/>
          </w:rPr>
          <w:t> There are several features of Angular that makes it an ideal front end JavaScript framework. Most important of them are described as follows:</w:t>
        </w:r>
      </w:ins>
    </w:p>
    <w:p>
      <w:pPr>
        <w:pStyle w:val="Normal"/>
        <w:numPr>
          <w:ilvl w:val="0"/>
          <w:numId w:val="19"/>
        </w:numPr>
        <w:shd w:val="clear" w:color="auto" w:fill="FFFFFF"/>
        <w:spacing w:lineRule="auto" w:line="240" w:before="0" w:after="0"/>
        <w:rPr>
          <w:rFonts w:ascii="Segoe UI" w:hAnsi="Segoe UI" w:eastAsia="Times New Roman" w:cs="Segoe UI"/>
          <w:color w:val="000000"/>
          <w:sz w:val="23"/>
          <w:szCs w:val="23"/>
        </w:rPr>
      </w:pPr>
      <w:ins w:id="7" w:author="Unknown" w:date="0-00-00T00:00:00Z">
        <w:r>
          <w:rPr>
            <w:rFonts w:eastAsia="Times New Roman" w:cs="Segoe UI" w:ascii="Segoe UI" w:hAnsi="Segoe UI"/>
            <w:b/>
            <w:bCs/>
            <w:color w:val="000000"/>
            <w:sz w:val="23"/>
            <w:szCs w:val="23"/>
          </w:rPr>
          <w:t>Accessibility Applications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8" w:author="Unknown" w:date="0-00-00T00:00:00Z">
        <w:r>
          <w:rPr>
            <w:rFonts w:eastAsia="Times New Roman" w:cs="Segoe UI" w:ascii="Segoe UI" w:hAnsi="Segoe UI"/>
            <w:color w:val="000000"/>
            <w:sz w:val="23"/>
            <w:szCs w:val="23"/>
          </w:rPr>
          <w:t>Angular allows creating accessible applications using ARIA-enabled components, built-in a11y test infrastructure, and developer guides.</w:t>
        </w:r>
      </w:ins>
    </w:p>
    <w:p>
      <w:pPr>
        <w:pStyle w:val="Normal"/>
        <w:numPr>
          <w:ilvl w:val="0"/>
          <w:numId w:val="20"/>
        </w:numPr>
        <w:shd w:val="clear" w:color="auto" w:fill="FFFFFF"/>
        <w:spacing w:lineRule="auto" w:line="240" w:before="0" w:after="0"/>
        <w:rPr>
          <w:rFonts w:ascii="Segoe UI" w:hAnsi="Segoe UI" w:eastAsia="Times New Roman" w:cs="Segoe UI"/>
          <w:color w:val="000000"/>
          <w:sz w:val="23"/>
          <w:szCs w:val="23"/>
        </w:rPr>
      </w:pPr>
      <w:ins w:id="9" w:author="Unknown" w:date="0-00-00T00:00:00Z">
        <w:r>
          <w:rPr>
            <w:rFonts w:eastAsia="Times New Roman" w:cs="Segoe UI" w:ascii="Segoe UI" w:hAnsi="Segoe UI"/>
            <w:b/>
            <w:bCs/>
            <w:color w:val="000000"/>
            <w:sz w:val="23"/>
            <w:szCs w:val="23"/>
          </w:rPr>
          <w:t>Angular CLI</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0" w:author="Unknown" w:date="0-00-00T00:00:00Z">
        <w:r>
          <w:rPr>
            <w:rFonts w:eastAsia="Times New Roman" w:cs="Segoe UI" w:ascii="Segoe UI" w:hAnsi="Segoe UI"/>
            <w:color w:val="000000"/>
            <w:sz w:val="23"/>
            <w:szCs w:val="23"/>
          </w:rPr>
          <w:t>Angular provides support for command line interface tools. These tools can be used for adding components, testing, instant deploying, etc.</w:t>
        </w:r>
      </w:ins>
    </w:p>
    <w:p>
      <w:pPr>
        <w:pStyle w:val="Normal"/>
        <w:numPr>
          <w:ilvl w:val="0"/>
          <w:numId w:val="21"/>
        </w:numPr>
        <w:shd w:val="clear" w:color="auto" w:fill="FFFFFF"/>
        <w:spacing w:lineRule="auto" w:line="240" w:before="0" w:after="0"/>
        <w:rPr>
          <w:rFonts w:ascii="Segoe UI" w:hAnsi="Segoe UI" w:eastAsia="Times New Roman" w:cs="Segoe UI"/>
          <w:color w:val="000000"/>
          <w:sz w:val="23"/>
          <w:szCs w:val="23"/>
        </w:rPr>
      </w:pPr>
      <w:ins w:id="11" w:author="Unknown" w:date="0-00-00T00:00:00Z">
        <w:r>
          <w:rPr>
            <w:rFonts w:eastAsia="Times New Roman" w:cs="Segoe UI" w:ascii="Segoe UI" w:hAnsi="Segoe UI"/>
            <w:b/>
            <w:bCs/>
            <w:color w:val="000000"/>
            <w:sz w:val="23"/>
            <w:szCs w:val="23"/>
          </w:rPr>
          <w:t>Animation Support</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2" w:author="Unknown" w:date="0-00-00T00:00:00Z">
        <w:r>
          <w:rPr>
            <w:rFonts w:eastAsia="Times New Roman" w:cs="Segoe UI" w:ascii="Segoe UI" w:hAnsi="Segoe UI"/>
            <w:color w:val="000000"/>
            <w:sz w:val="23"/>
            <w:szCs w:val="23"/>
          </w:rPr>
          <w:t>Angular’s intuitive API allows the creation of high-performance, complex animation timelines with very little code.</w:t>
        </w:r>
      </w:ins>
    </w:p>
    <w:p>
      <w:pPr>
        <w:pStyle w:val="Normal"/>
        <w:numPr>
          <w:ilvl w:val="0"/>
          <w:numId w:val="22"/>
        </w:numPr>
        <w:shd w:val="clear" w:color="auto" w:fill="FFFFFF"/>
        <w:spacing w:lineRule="auto" w:line="240" w:before="0" w:after="0"/>
        <w:rPr>
          <w:rFonts w:ascii="Segoe UI" w:hAnsi="Segoe UI" w:eastAsia="Times New Roman" w:cs="Segoe UI"/>
          <w:color w:val="000000"/>
          <w:sz w:val="23"/>
          <w:szCs w:val="23"/>
        </w:rPr>
      </w:pPr>
      <w:ins w:id="13" w:author="Unknown" w:date="0-00-00T00:00:00Z">
        <w:r>
          <w:rPr>
            <w:rFonts w:eastAsia="Times New Roman" w:cs="Segoe UI" w:ascii="Segoe UI" w:hAnsi="Segoe UI"/>
            <w:b/>
            <w:bCs/>
            <w:color w:val="000000"/>
            <w:sz w:val="23"/>
            <w:szCs w:val="23"/>
          </w:rPr>
          <w:t>Cross-Platform App Development</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4" w:author="Unknown" w:date="0-00-00T00:00:00Z">
        <w:r>
          <w:rPr>
            <w:rFonts w:eastAsia="Times New Roman" w:cs="Segoe UI" w:ascii="Segoe UI" w:hAnsi="Segoe UI"/>
            <w:color w:val="000000"/>
            <w:sz w:val="23"/>
            <w:szCs w:val="23"/>
          </w:rPr>
          <w:t>Angular can be used for building an efficient and powerful desktop, native, and progressive web apps. Angular provides support for building native mobile applications using Cordova, Ionic, or NativeScript.</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5" w:author="Unknown" w:date="0-00-00T00:00:00Z">
        <w:r>
          <w:rPr>
            <w:rFonts w:eastAsia="Times New Roman" w:cs="Segoe UI" w:ascii="Segoe UI" w:hAnsi="Segoe UI"/>
            <w:color w:val="000000"/>
            <w:sz w:val="23"/>
            <w:szCs w:val="23"/>
          </w:rPr>
          <w:t>Angular allows creating high performance, offline, and zero-step installation progressive web apps using modern web platform capabilities. The popular JS framework can also be used for building desktop apps for Linux, macOS, and Windows.</w:t>
        </w:r>
      </w:ins>
    </w:p>
    <w:p>
      <w:pPr>
        <w:pStyle w:val="Normal"/>
        <w:numPr>
          <w:ilvl w:val="0"/>
          <w:numId w:val="23"/>
        </w:numPr>
        <w:shd w:val="clear" w:color="auto" w:fill="FFFFFF"/>
        <w:spacing w:lineRule="auto" w:line="240" w:before="0" w:after="0"/>
        <w:rPr>
          <w:rFonts w:ascii="Segoe UI" w:hAnsi="Segoe UI" w:eastAsia="Times New Roman" w:cs="Segoe UI"/>
          <w:color w:val="000000"/>
          <w:sz w:val="23"/>
          <w:szCs w:val="23"/>
        </w:rPr>
      </w:pPr>
      <w:ins w:id="16" w:author="Unknown" w:date="0-00-00T00:00:00Z">
        <w:r>
          <w:rPr>
            <w:rFonts w:eastAsia="Times New Roman" w:cs="Segoe UI" w:ascii="Segoe UI" w:hAnsi="Segoe UI"/>
            <w:b/>
            <w:bCs/>
            <w:color w:val="000000"/>
            <w:sz w:val="23"/>
            <w:szCs w:val="23"/>
          </w:rPr>
          <w:t>Code Generation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7" w:author="Unknown" w:date="0-00-00T00:00:00Z">
        <w:r>
          <w:rPr>
            <w:rFonts w:eastAsia="Times New Roman" w:cs="Segoe UI" w:ascii="Segoe UI" w:hAnsi="Segoe UI"/>
            <w:color w:val="000000"/>
            <w:sz w:val="23"/>
            <w:szCs w:val="23"/>
          </w:rPr>
          <w:t>Angular is able to convert templates into highly-optimized code for modern JavaScript virtual machines.</w:t>
        </w:r>
      </w:ins>
    </w:p>
    <w:p>
      <w:pPr>
        <w:pStyle w:val="Normal"/>
        <w:numPr>
          <w:ilvl w:val="0"/>
          <w:numId w:val="24"/>
        </w:numPr>
        <w:shd w:val="clear" w:color="auto" w:fill="FFFFFF"/>
        <w:spacing w:lineRule="auto" w:line="240" w:before="0" w:after="0"/>
        <w:rPr>
          <w:rFonts w:ascii="Segoe UI" w:hAnsi="Segoe UI" w:eastAsia="Times New Roman" w:cs="Segoe UI"/>
          <w:color w:val="000000"/>
          <w:sz w:val="23"/>
          <w:szCs w:val="23"/>
        </w:rPr>
      </w:pPr>
      <w:ins w:id="18" w:author="Unknown" w:date="0-00-00T00:00:00Z">
        <w:r>
          <w:rPr>
            <w:rFonts w:eastAsia="Times New Roman" w:cs="Segoe UI" w:ascii="Segoe UI" w:hAnsi="Segoe UI"/>
            <w:b/>
            <w:bCs/>
            <w:color w:val="000000"/>
            <w:sz w:val="23"/>
            <w:szCs w:val="23"/>
          </w:rPr>
          <w:t>Code Splitting</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9" w:author="Unknown" w:date="0-00-00T00:00:00Z">
        <w:r>
          <w:rPr>
            <w:rFonts w:eastAsia="Times New Roman" w:cs="Segoe UI" w:ascii="Segoe UI" w:hAnsi="Segoe UI"/>
            <w:color w:val="000000"/>
            <w:sz w:val="23"/>
            <w:szCs w:val="23"/>
          </w:rPr>
          <w:t>With the new Component Router, Angular apps load quickly. The Component Router offers automatic code-splitting so that only the code required to render the view that is requested by a user is loaded.</w:t>
        </w:r>
      </w:ins>
    </w:p>
    <w:p>
      <w:pPr>
        <w:pStyle w:val="Normal"/>
        <w:numPr>
          <w:ilvl w:val="0"/>
          <w:numId w:val="25"/>
        </w:numPr>
        <w:shd w:val="clear" w:color="auto" w:fill="FFFFFF"/>
        <w:spacing w:lineRule="auto" w:line="240" w:before="0" w:after="0"/>
        <w:rPr>
          <w:rFonts w:ascii="Segoe UI" w:hAnsi="Segoe UI" w:eastAsia="Times New Roman" w:cs="Segoe UI"/>
          <w:color w:val="000000"/>
          <w:sz w:val="23"/>
          <w:szCs w:val="23"/>
        </w:rPr>
      </w:pPr>
      <w:ins w:id="20" w:author="Unknown" w:date="0-00-00T00:00:00Z">
        <w:r>
          <w:rPr>
            <w:rFonts w:eastAsia="Times New Roman" w:cs="Segoe UI" w:ascii="Segoe UI" w:hAnsi="Segoe UI"/>
            <w:b/>
            <w:bCs/>
            <w:color w:val="000000"/>
            <w:sz w:val="23"/>
            <w:szCs w:val="23"/>
          </w:rPr>
          <w:t>Synergy with Popular Code Editors and IDEs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1" w:author="Unknown" w:date="0-00-00T00:00:00Z">
        <w:r>
          <w:rPr>
            <w:rFonts w:eastAsia="Times New Roman" w:cs="Segoe UI" w:ascii="Segoe UI" w:hAnsi="Segoe UI"/>
            <w:color w:val="000000"/>
            <w:sz w:val="23"/>
            <w:szCs w:val="23"/>
          </w:rPr>
          <w:t>Angular offers code completion, instant errors, etc. with popular source code editors and IDEs.</w:t>
        </w:r>
      </w:ins>
    </w:p>
    <w:p>
      <w:pPr>
        <w:pStyle w:val="Normal"/>
        <w:numPr>
          <w:ilvl w:val="0"/>
          <w:numId w:val="26"/>
        </w:numPr>
        <w:shd w:val="clear" w:color="auto" w:fill="FFFFFF"/>
        <w:spacing w:lineRule="auto" w:line="240" w:before="0" w:after="0"/>
        <w:rPr>
          <w:rFonts w:ascii="Segoe UI" w:hAnsi="Segoe UI" w:eastAsia="Times New Roman" w:cs="Segoe UI"/>
          <w:color w:val="000000"/>
          <w:sz w:val="23"/>
          <w:szCs w:val="23"/>
        </w:rPr>
      </w:pPr>
      <w:ins w:id="22" w:author="Unknown" w:date="0-00-00T00:00:00Z">
        <w:r>
          <w:rPr>
            <w:rFonts w:eastAsia="Times New Roman" w:cs="Segoe UI" w:ascii="Segoe UI" w:hAnsi="Segoe UI"/>
            <w:b/>
            <w:bCs/>
            <w:color w:val="000000"/>
            <w:sz w:val="23"/>
            <w:szCs w:val="23"/>
          </w:rPr>
          <w:t>Templates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3" w:author="Unknown" w:date="0-00-00T00:00:00Z">
        <w:r>
          <w:rPr>
            <w:rFonts w:eastAsia="Times New Roman" w:cs="Segoe UI" w:ascii="Segoe UI" w:hAnsi="Segoe UI"/>
            <w:color w:val="000000"/>
            <w:sz w:val="23"/>
            <w:szCs w:val="23"/>
          </w:rPr>
          <w:t>Allows creating UI views with a simple and powerful template syntax.</w:t>
        </w:r>
      </w:ins>
    </w:p>
    <w:p>
      <w:pPr>
        <w:pStyle w:val="Normal"/>
        <w:numPr>
          <w:ilvl w:val="0"/>
          <w:numId w:val="27"/>
        </w:numPr>
        <w:shd w:val="clear" w:color="auto" w:fill="FFFFFF"/>
        <w:spacing w:lineRule="auto" w:line="240" w:before="0" w:after="0"/>
        <w:rPr>
          <w:rFonts w:ascii="Segoe UI" w:hAnsi="Segoe UI" w:eastAsia="Times New Roman" w:cs="Segoe UI"/>
          <w:color w:val="000000"/>
          <w:sz w:val="23"/>
          <w:szCs w:val="23"/>
        </w:rPr>
      </w:pPr>
      <w:ins w:id="24" w:author="Unknown" w:date="0-00-00T00:00:00Z">
        <w:r>
          <w:rPr>
            <w:rFonts w:eastAsia="Times New Roman" w:cs="Segoe UI" w:ascii="Segoe UI" w:hAnsi="Segoe UI"/>
            <w:b/>
            <w:bCs/>
            <w:color w:val="000000"/>
            <w:sz w:val="23"/>
            <w:szCs w:val="23"/>
          </w:rPr>
          <w:t>Testing</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5" w:author="Unknown" w:date="0-00-00T00:00:00Z">
        <w:r>
          <w:rPr>
            <w:rFonts w:eastAsia="Times New Roman" w:cs="Segoe UI" w:ascii="Segoe UI" w:hAnsi="Segoe UI"/>
            <w:color w:val="000000"/>
            <w:sz w:val="23"/>
            <w:szCs w:val="23"/>
          </w:rPr>
          <w:t>Angular lets you carry out frequent unit tests using Karma. The Protractor allows running faster scenario tests in a stable way.</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6" w:author="Unknown" w:date="0-00-00T00:00:00Z">
        <w:r>
          <w:rPr>
            <w:rFonts w:eastAsia="Times New Roman" w:cs="Segoe UI" w:ascii="Segoe UI" w:hAnsi="Segoe UI"/>
            <w:b/>
            <w:bCs/>
            <w:color w:val="000000"/>
            <w:sz w:val="23"/>
            <w:szCs w:val="23"/>
          </w:rPr>
          <w:t>Question</w:t>
        </w:r>
      </w:ins>
      <w:ins w:id="27" w:author="Unknown" w:date="0-00-00T00:00:00Z">
        <w:r>
          <w:rPr>
            <w:rFonts w:eastAsia="Times New Roman" w:cs="Segoe UI" w:ascii="Segoe UI" w:hAnsi="Segoe UI"/>
            <w:color w:val="000000"/>
            <w:sz w:val="23"/>
            <w:szCs w:val="23"/>
          </w:rPr>
          <w:t>: </w:t>
        </w:r>
      </w:ins>
      <w:ins w:id="28" w:author="Unknown" w:date="0-00-00T00:00:00Z">
        <w:r>
          <w:rPr>
            <w:rFonts w:eastAsia="Times New Roman" w:cs="Segoe UI" w:ascii="Segoe UI" w:hAnsi="Segoe UI"/>
            <w:b/>
            <w:bCs/>
            <w:color w:val="000000"/>
            <w:sz w:val="23"/>
            <w:szCs w:val="23"/>
          </w:rPr>
          <w:t>Demonstrate navigating between different routes in an Angular application.</w:t>
        </w:r>
      </w:ins>
      <w:ins w:id="29" w:author="Unknown" w:date="0-00-00T00:00:00Z">
        <w:r>
          <w:rPr>
            <w:rFonts w:eastAsia="Times New Roman" w:cs="Segoe UI" w:ascii="Segoe UI" w:hAnsi="Segoe UI"/>
            <w:color w:val="000000"/>
            <w:sz w:val="23"/>
            <w:szCs w:val="23"/>
          </w:rPr>
          <w:br/>
        </w:r>
      </w:ins>
      <w:ins w:id="30" w:author="Unknown" w:date="0-00-00T00:00:00Z">
        <w:r>
          <w:rPr>
            <w:rFonts w:eastAsia="Times New Roman" w:cs="Segoe UI" w:ascii="Segoe UI" w:hAnsi="Segoe UI"/>
            <w:b/>
            <w:bCs/>
            <w:color w:val="000000"/>
            <w:sz w:val="23"/>
            <w:szCs w:val="23"/>
          </w:rPr>
          <w:t>Answer</w:t>
        </w:r>
      </w:ins>
      <w:ins w:id="31" w:author="Unknown" w:date="0-00-00T00:00:00Z">
        <w:r>
          <w:rPr>
            <w:rFonts w:eastAsia="Times New Roman" w:cs="Segoe UI" w:ascii="Segoe UI" w:hAnsi="Segoe UI"/>
            <w:color w:val="000000"/>
            <w:sz w:val="23"/>
            <w:szCs w:val="23"/>
          </w:rPr>
          <w:t>: Following code demonstrates how to navigate between different routes in an Angular app dubbed “Some Search App”:</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2" w:author="Unknown" w:date="0-00-00T00:00:00Z">
        <w:r>
          <w:rPr>
            <w:rFonts w:eastAsia="Times New Roman" w:cs="Courier New" w:ascii="Courier" w:hAnsi="Courier"/>
            <w:color w:val="000000"/>
            <w:sz w:val="20"/>
            <w:szCs w:val="20"/>
          </w:rPr>
          <w:t>import {Router} from "@angular/router";</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3" w:author="Unknown" w:date="0-00-00T00:00:00Z">
        <w:r>
          <w:rPr>
            <w:rFonts w:eastAsia="Times New Roman" w:cs="Courier New" w:ascii="Courier" w:hAnsi="Courier"/>
            <w:color w:val="000000"/>
            <w:sz w:val="20"/>
            <w:szCs w:val="20"/>
          </w:rPr>
          <w: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4" w:author="Unknown" w:date="0-00-00T00:00:00Z">
        <w:r>
          <w:rPr>
            <w:rFonts w:eastAsia="Times New Roman" w:cs="Courier New" w:ascii="Courier" w:hAnsi="Courier"/>
            <w:color w:val="000000"/>
            <w:sz w:val="20"/>
            <w:szCs w:val="20"/>
          </w:rPr>
          <w: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5" w:author="Unknown" w:date="0-00-00T00:00:00Z">
        <w:r>
          <w:rPr>
            <w:rFonts w:eastAsia="Times New Roman" w:cs="Courier New" w:ascii="Courier" w:hAnsi="Courier"/>
            <w:color w:val="000000"/>
            <w:sz w:val="20"/>
            <w:szCs w:val="20"/>
          </w:rPr>
          <w: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6" w:author="Unknown" w:date="0-00-00T00:00:00Z">
        <w:r>
          <w:rPr>
            <w:rFonts w:eastAsia="Times New Roman" w:cs="Courier New" w:ascii="Courier" w:hAnsi="Courier"/>
            <w:color w:val="000000"/>
            <w:sz w:val="20"/>
            <w:szCs w:val="20"/>
          </w:rPr>
          <w:t>@Component({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7" w:author="Unknown" w:date="0-00-00T00:00:00Z">
        <w:r>
          <w:rPr>
            <w:rFonts w:eastAsia="Times New Roman" w:cs="Courier New" w:ascii="Courier" w:hAnsi="Courier"/>
            <w:color w:val="000000"/>
            <w:sz w:val="20"/>
            <w:szCs w:val="20"/>
          </w:rPr>
          <w:t xml:space="preserve">  </w:t>
        </w:r>
      </w:ins>
      <w:ins w:id="38" w:author="Unknown" w:date="0-00-00T00:00:00Z">
        <w:r>
          <w:rPr>
            <w:rFonts w:eastAsia="Times New Roman" w:cs="Courier New" w:ascii="Courier" w:hAnsi="Courier"/>
            <w:color w:val="000000"/>
            <w:sz w:val="20"/>
            <w:szCs w:val="20"/>
          </w:rPr>
          <w:t>selector: 'app-header',</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9" w:author="Unknown" w:date="0-00-00T00:00:00Z">
        <w:r>
          <w:rPr>
            <w:rFonts w:eastAsia="Times New Roman" w:cs="Courier New" w:ascii="Courier" w:hAnsi="Courier"/>
            <w:color w:val="000000"/>
            <w:sz w:val="20"/>
            <w:szCs w:val="20"/>
          </w:rPr>
          <w:t xml:space="preserve">  </w:t>
        </w:r>
      </w:ins>
      <w:ins w:id="40" w:author="Unknown" w:date="0-00-00T00:00:00Z">
        <w:r>
          <w:rPr>
            <w:rFonts w:eastAsia="Times New Roman" w:cs="Courier New" w:ascii="Courier" w:hAnsi="Courier"/>
            <w:color w:val="000000"/>
            <w:sz w:val="20"/>
            <w:szCs w:val="20"/>
          </w:rPr>
          <w:t>template: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41" w:author="Unknown" w:date="0-00-00T00:00:00Z">
        <w:r>
          <w:rPr>
            <w:rFonts w:eastAsia="Times New Roman" w:cs="Courier New" w:ascii="Courier" w:hAnsi="Courier"/>
            <w:color w:val="000000"/>
            <w:sz w:val="20"/>
            <w:szCs w:val="20"/>
          </w:rPr>
          <w:t>&lt;nav class="navbar navbar-light bg-faded"&gt;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42" w:author="Unknown" w:date="0-00-00T00:00:00Z">
        <w:r>
          <w:rPr>
            <w:rFonts w:eastAsia="Times New Roman" w:cs="Courier New" w:ascii="Courier" w:hAnsi="Courier"/>
            <w:color w:val="000000"/>
            <w:sz w:val="20"/>
            <w:szCs w:val="20"/>
          </w:rPr>
          <w:t xml:space="preserve">  </w:t>
        </w:r>
      </w:ins>
      <w:ins w:id="43" w:author="Unknown" w:date="0-00-00T00:00:00Z">
        <w:r>
          <w:rPr>
            <w:rFonts w:eastAsia="Times New Roman" w:cs="Courier New" w:ascii="Courier" w:hAnsi="Courier"/>
            <w:color w:val="000000"/>
            <w:sz w:val="20"/>
            <w:szCs w:val="20"/>
          </w:rPr>
          <w:t xml:space="preserve">&lt;a class="navbar-brand" (click)="goHome()"&gt;Some Search App&lt;/a&gt;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44" w:author="Unknown" w:date="0-00-00T00:00:00Z">
        <w:r>
          <w:rPr>
            <w:rFonts w:eastAsia="Times New Roman" w:cs="Courier New" w:ascii="Courier" w:hAnsi="Courier"/>
            <w:color w:val="000000"/>
            <w:sz w:val="20"/>
            <w:szCs w:val="20"/>
          </w:rPr>
          <w:t xml:space="preserve">  </w:t>
        </w:r>
      </w:ins>
      <w:ins w:id="45" w:author="Unknown" w:date="0-00-00T00:00:00Z">
        <w:r>
          <w:rPr>
            <w:rFonts w:eastAsia="Times New Roman" w:cs="Courier New" w:ascii="Courier" w:hAnsi="Courier"/>
            <w:color w:val="000000"/>
            <w:sz w:val="20"/>
            <w:szCs w:val="20"/>
          </w:rPr>
          <w:t>&lt;ul class="nav navbar-nav"&gt;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46" w:author="Unknown" w:date="0-00-00T00:00:00Z">
        <w:r>
          <w:rPr>
            <w:rFonts w:eastAsia="Times New Roman" w:cs="Courier New" w:ascii="Courier" w:hAnsi="Courier"/>
            <w:color w:val="000000"/>
            <w:sz w:val="20"/>
            <w:szCs w:val="20"/>
          </w:rPr>
          <w:t xml:space="preserve">    </w:t>
        </w:r>
      </w:ins>
      <w:ins w:id="47" w:author="Unknown" w:date="0-00-00T00:00:00Z">
        <w:r>
          <w:rPr>
            <w:rFonts w:eastAsia="Times New Roman" w:cs="Courier New" w:ascii="Courier" w:hAnsi="Courier"/>
            <w:color w:val="000000"/>
            <w:sz w:val="20"/>
            <w:szCs w:val="20"/>
          </w:rPr>
          <w:t>&lt;li class="nav-item"&gt;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48" w:author="Unknown" w:date="0-00-00T00:00:00Z">
        <w:r>
          <w:rPr>
            <w:rFonts w:eastAsia="Times New Roman" w:cs="Courier New" w:ascii="Courier" w:hAnsi="Courier"/>
            <w:color w:val="000000"/>
            <w:sz w:val="20"/>
            <w:szCs w:val="20"/>
          </w:rPr>
          <w:t xml:space="preserve">      </w:t>
        </w:r>
      </w:ins>
      <w:ins w:id="49" w:author="Unknown" w:date="0-00-00T00:00:00Z">
        <w:r>
          <w:rPr>
            <w:rFonts w:eastAsia="Times New Roman" w:cs="Courier New" w:ascii="Courier" w:hAnsi="Courier"/>
            <w:color w:val="000000"/>
            <w:sz w:val="20"/>
            <w:szCs w:val="20"/>
          </w:rPr>
          <w:t xml:space="preserve">&lt;a class="nav-link" (click)="goHome()"&gt;Home&lt;/a&gt;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50" w:author="Unknown" w:date="0-00-00T00:00:00Z">
        <w:r>
          <w:rPr>
            <w:rFonts w:eastAsia="Times New Roman" w:cs="Courier New" w:ascii="Courier" w:hAnsi="Courier"/>
            <w:color w:val="000000"/>
            <w:sz w:val="20"/>
            <w:szCs w:val="20"/>
          </w:rPr>
          <w:t xml:space="preserve">    </w:t>
        </w:r>
      </w:ins>
      <w:ins w:id="51" w:author="Unknown" w:date="0-00-00T00:00:00Z">
        <w:r>
          <w:rPr>
            <w:rFonts w:eastAsia="Times New Roman" w:cs="Courier New" w:ascii="Courier" w:hAnsi="Courier"/>
            <w:color w:val="000000"/>
            <w:sz w:val="20"/>
            <w:szCs w:val="20"/>
          </w:rPr>
          <w:t>&lt;/li&gt;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52" w:author="Unknown" w:date="0-00-00T00:00:00Z">
        <w:r>
          <w:rPr>
            <w:rFonts w:eastAsia="Times New Roman" w:cs="Courier New" w:ascii="Courier" w:hAnsi="Courier"/>
            <w:color w:val="000000"/>
            <w:sz w:val="20"/>
            <w:szCs w:val="20"/>
          </w:rPr>
          <w:t xml:space="preserve">    </w:t>
        </w:r>
      </w:ins>
      <w:ins w:id="53" w:author="Unknown" w:date="0-00-00T00:00:00Z">
        <w:r>
          <w:rPr>
            <w:rFonts w:eastAsia="Times New Roman" w:cs="Courier New" w:ascii="Courier" w:hAnsi="Courier"/>
            <w:color w:val="000000"/>
            <w:sz w:val="20"/>
            <w:szCs w:val="20"/>
          </w:rPr>
          <w:t>&lt;li class="nav-item"&gt;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54" w:author="Unknown" w:date="0-00-00T00:00:00Z">
        <w:r>
          <w:rPr>
            <w:rFonts w:eastAsia="Times New Roman" w:cs="Courier New" w:ascii="Courier" w:hAnsi="Courier"/>
            <w:color w:val="000000"/>
            <w:sz w:val="20"/>
            <w:szCs w:val="20"/>
          </w:rPr>
          <w:t xml:space="preserve">      </w:t>
        </w:r>
      </w:ins>
      <w:ins w:id="55" w:author="Unknown" w:date="0-00-00T00:00:00Z">
        <w:r>
          <w:rPr>
            <w:rFonts w:eastAsia="Times New Roman" w:cs="Courier New" w:ascii="Courier" w:hAnsi="Courier"/>
            <w:color w:val="000000"/>
            <w:sz w:val="20"/>
            <w:szCs w:val="20"/>
          </w:rPr>
          <w:t xml:space="preserve">&lt;a class="nav-link" (click)="goSearch()"&gt;Search&lt;/a&gt;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56" w:author="Unknown" w:date="0-00-00T00:00:00Z">
        <w:r>
          <w:rPr>
            <w:rFonts w:eastAsia="Times New Roman" w:cs="Courier New" w:ascii="Courier" w:hAnsi="Courier"/>
            <w:color w:val="000000"/>
            <w:sz w:val="20"/>
            <w:szCs w:val="20"/>
          </w:rPr>
          <w:t xml:space="preserve">    </w:t>
        </w:r>
      </w:ins>
      <w:ins w:id="57" w:author="Unknown" w:date="0-00-00T00:00:00Z">
        <w:r>
          <w:rPr>
            <w:rFonts w:eastAsia="Times New Roman" w:cs="Courier New" w:ascii="Courier" w:hAnsi="Courier"/>
            <w:color w:val="000000"/>
            <w:sz w:val="20"/>
            <w:szCs w:val="20"/>
          </w:rPr>
          <w:t>&lt;/li&gt;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58" w:author="Unknown" w:date="0-00-00T00:00:00Z">
        <w:r>
          <w:rPr>
            <w:rFonts w:eastAsia="Times New Roman" w:cs="Courier New" w:ascii="Courier" w:hAnsi="Courier"/>
            <w:color w:val="000000"/>
            <w:sz w:val="20"/>
            <w:szCs w:val="20"/>
          </w:rPr>
          <w:t xml:space="preserve">  </w:t>
        </w:r>
      </w:ins>
      <w:ins w:id="59" w:author="Unknown" w:date="0-00-00T00:00:00Z">
        <w:r>
          <w:rPr>
            <w:rFonts w:eastAsia="Times New Roman" w:cs="Courier New" w:ascii="Courier" w:hAnsi="Courier"/>
            <w:color w:val="000000"/>
            <w:sz w:val="20"/>
            <w:szCs w:val="20"/>
          </w:rPr>
          <w:t>&lt;/ul&gt;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60" w:author="Unknown" w:date="0-00-00T00:00:00Z">
        <w:r>
          <w:rPr>
            <w:rFonts w:eastAsia="Times New Roman" w:cs="Courier New" w:ascii="Courier" w:hAnsi="Courier"/>
            <w:color w:val="000000"/>
            <w:sz w:val="20"/>
            <w:szCs w:val="20"/>
          </w:rPr>
          <w:t>&lt;/nav&gt;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61" w:author="Unknown" w:date="0-00-00T00:00:00Z">
        <w:r>
          <w:rPr>
            <w:rFonts w:eastAsia="Times New Roman" w:cs="Courier New" w:ascii="Courier" w:hAnsi="Courier"/>
            <w:color w:val="000000"/>
            <w:sz w:val="20"/>
            <w:szCs w:val="20"/>
          </w:rPr>
          <w:t xml:space="preserve"> </w:t>
        </w:r>
      </w:ins>
      <w:ins w:id="62" w:author="Unknown" w:date="0-00-00T00:00:00Z">
        <w:r>
          <w:rPr>
            <w:rFonts w:eastAsia="Times New Roman" w:cs="Courier New" w:ascii="Courier" w:hAnsi="Courier"/>
            <w:color w:val="000000"/>
            <w:sz w:val="20"/>
            <w:szCs w:val="20"/>
          </w:rPr>
          <w: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63" w:author="Unknown" w:date="0-00-00T00:00:00Z">
        <w:r>
          <w:rPr>
            <w:rFonts w:eastAsia="Times New Roman" w:cs="Courier New" w:ascii="Courier" w:hAnsi="Courier"/>
            <w:color w:val="000000"/>
            <w:sz w:val="20"/>
            <w:szCs w:val="20"/>
          </w:rPr>
          <w: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64" w:author="Unknown" w:date="0-00-00T00:00:00Z">
        <w:r>
          <w:rPr>
            <w:rFonts w:eastAsia="Times New Roman" w:cs="Courier New" w:ascii="Courier" w:hAnsi="Courier"/>
            <w:color w:val="000000"/>
            <w:sz w:val="20"/>
            <w:szCs w:val="20"/>
          </w:rPr>
          <w:t>class HeaderComponent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65" w:author="Unknown" w:date="0-00-00T00:00:00Z">
        <w:r>
          <w:rPr>
            <w:rFonts w:eastAsia="Times New Roman" w:cs="Courier New" w:ascii="Courier" w:hAnsi="Courier"/>
            <w:color w:val="000000"/>
            <w:sz w:val="20"/>
            <w:szCs w:val="20"/>
          </w:rPr>
          <w:t xml:space="preserve">  </w:t>
        </w:r>
      </w:ins>
      <w:ins w:id="66" w:author="Unknown" w:date="0-00-00T00:00:00Z">
        <w:r>
          <w:rPr>
            <w:rFonts w:eastAsia="Times New Roman" w:cs="Courier New" w:ascii="Courier" w:hAnsi="Courier"/>
            <w:color w:val="000000"/>
            <w:sz w:val="20"/>
            <w:szCs w:val="20"/>
          </w:rPr>
          <w:t xml:space="preserve">constructor(private router: Router) {}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67" w:author="Unknown" w:date="0-00-00T00:00:00Z">
        <w:r>
          <w:rPr>
            <w:rFonts w:eastAsia="Times New Roman" w:cs="Courier New" w:ascii="Courier" w:hAnsi="Courier"/>
            <w:color w:val="000000"/>
            <w:sz w:val="20"/>
            <w:szCs w:val="20"/>
          </w:rPr>
          <w:t xml:space="preserve">  </w:t>
        </w:r>
      </w:ins>
      <w:ins w:id="68" w:author="Unknown" w:date="0-00-00T00:00:00Z">
        <w:r>
          <w:rPr>
            <w:rFonts w:eastAsia="Times New Roman" w:cs="Courier New" w:ascii="Courier" w:hAnsi="Courier"/>
            <w:color w:val="000000"/>
            <w:sz w:val="20"/>
            <w:szCs w:val="20"/>
          </w:rPr>
          <w:t>goHome()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69" w:author="Unknown" w:date="0-00-00T00:00:00Z">
        <w:r>
          <w:rPr>
            <w:rFonts w:eastAsia="Times New Roman" w:cs="Courier New" w:ascii="Courier" w:hAnsi="Courier"/>
            <w:color w:val="000000"/>
            <w:sz w:val="20"/>
            <w:szCs w:val="20"/>
          </w:rPr>
          <w:t xml:space="preserve">    </w:t>
        </w:r>
      </w:ins>
      <w:ins w:id="70" w:author="Unknown" w:date="0-00-00T00:00:00Z">
        <w:r>
          <w:rPr>
            <w:rFonts w:eastAsia="Times New Roman" w:cs="Courier New" w:ascii="Courier" w:hAnsi="Courier"/>
            <w:color w:val="000000"/>
            <w:sz w:val="20"/>
            <w:szCs w:val="20"/>
          </w:rPr>
          <w:t xml:space="preserve">this.router.navigate(['']);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71" w:author="Unknown" w:date="0-00-00T00:00:00Z">
        <w:r>
          <w:rPr>
            <w:rFonts w:eastAsia="Times New Roman" w:cs="Courier New" w:ascii="Courier" w:hAnsi="Courier"/>
            <w:color w:val="000000"/>
            <w:sz w:val="20"/>
            <w:szCs w:val="20"/>
          </w:rPr>
          <w:t xml:space="preserve">  </w:t>
        </w:r>
      </w:ins>
      <w:ins w:id="72" w:author="Unknown" w:date="0-00-00T00:00:00Z">
        <w:r>
          <w:rPr>
            <w:rFonts w:eastAsia="Times New Roman" w:cs="Courier New" w:ascii="Courier" w:hAnsi="Courier"/>
            <w:color w:val="000000"/>
            <w:sz w:val="20"/>
            <w:szCs w:val="20"/>
          </w:rPr>
          <w: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73" w:author="Unknown" w:date="0-00-00T00:00:00Z">
        <w:r>
          <w:rPr>
            <w:rFonts w:eastAsia="Times New Roman" w:cs="Courier New" w:ascii="Courier" w:hAnsi="Courier"/>
            <w:color w:val="000000"/>
            <w:sz w:val="20"/>
            <w:szCs w:val="20"/>
          </w:rPr>
          <w:t xml:space="preserve">  </w:t>
        </w:r>
      </w:ins>
      <w:ins w:id="74" w:author="Unknown" w:date="0-00-00T00:00:00Z">
        <w:r>
          <w:rPr>
            <w:rFonts w:eastAsia="Times New Roman" w:cs="Courier New" w:ascii="Courier" w:hAnsi="Courier"/>
            <w:color w:val="000000"/>
            <w:sz w:val="20"/>
            <w:szCs w:val="20"/>
          </w:rPr>
          <w:t>goSearch()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75" w:author="Unknown" w:date="0-00-00T00:00:00Z">
        <w:r>
          <w:rPr>
            <w:rFonts w:eastAsia="Times New Roman" w:cs="Courier New" w:ascii="Courier" w:hAnsi="Courier"/>
            <w:color w:val="000000"/>
            <w:sz w:val="20"/>
            <w:szCs w:val="20"/>
          </w:rPr>
          <w:t xml:space="preserve">    </w:t>
        </w:r>
      </w:ins>
      <w:ins w:id="76" w:author="Unknown" w:date="0-00-00T00:00:00Z">
        <w:r>
          <w:rPr>
            <w:rFonts w:eastAsia="Times New Roman" w:cs="Courier New" w:ascii="Courier" w:hAnsi="Courier"/>
            <w:color w:val="000000"/>
            <w:sz w:val="20"/>
            <w:szCs w:val="20"/>
          </w:rPr>
          <w:t xml:space="preserve">this.router.navigate(['search']);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77" w:author="Unknown" w:date="0-00-00T00:00:00Z">
        <w:r>
          <w:rPr>
            <w:rFonts w:eastAsia="Times New Roman" w:cs="Courier New" w:ascii="Courier" w:hAnsi="Courier"/>
            <w:color w:val="000000"/>
            <w:sz w:val="20"/>
            <w:szCs w:val="20"/>
          </w:rPr>
          <w:t xml:space="preserve">  </w:t>
        </w:r>
      </w:ins>
      <w:ins w:id="78" w:author="Unknown" w:date="0-00-00T00:00:00Z">
        <w:r>
          <w:rPr>
            <w:rFonts w:eastAsia="Times New Roman" w:cs="Courier New" w:ascii="Courier" w:hAnsi="Courier"/>
            <w:color w:val="000000"/>
            <w:sz w:val="20"/>
            <w:szCs w:val="20"/>
          </w:rPr>
          <w: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79" w:author="Unknown" w:date="0-00-00T00:00:00Z">
        <w:r>
          <w:rPr>
            <w:rFonts w:eastAsia="Times New Roman" w:cs="Courier New" w:ascii="Courier" w:hAnsi="Courier"/>
            <w:color w:val="000000"/>
            <w:sz w:val="20"/>
            <w:szCs w:val="20"/>
          </w:rPr>
          <w:t>}</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80" w:author="Unknown" w:date="0-00-00T00:00:00Z">
        <w:r>
          <w:rPr>
            <w:rFonts w:eastAsia="Times New Roman" w:cs="Segoe UI" w:ascii="Segoe UI" w:hAnsi="Segoe UI"/>
            <w:b/>
            <w:bCs/>
            <w:color w:val="000000"/>
            <w:sz w:val="23"/>
            <w:szCs w:val="23"/>
          </w:rPr>
          <w:t>Question: Could you explain services in Angular?</w:t>
        </w:r>
      </w:ins>
      <w:ins w:id="81" w:author="Unknown" w:date="0-00-00T00:00:00Z">
        <w:r>
          <w:rPr>
            <w:rFonts w:eastAsia="Times New Roman" w:cs="Segoe UI" w:ascii="Segoe UI" w:hAnsi="Segoe UI"/>
            <w:color w:val="000000"/>
            <w:sz w:val="23"/>
            <w:szCs w:val="23"/>
          </w:rPr>
          <w:br/>
        </w:r>
      </w:ins>
      <w:ins w:id="82" w:author="Unknown" w:date="0-00-00T00:00:00Z">
        <w:r>
          <w:rPr>
            <w:rFonts w:eastAsia="Times New Roman" w:cs="Segoe UI" w:ascii="Segoe UI" w:hAnsi="Segoe UI"/>
            <w:b/>
            <w:bCs/>
            <w:color w:val="000000"/>
            <w:sz w:val="23"/>
            <w:szCs w:val="23"/>
          </w:rPr>
          <w:t>Answer:</w:t>
        </w:r>
      </w:ins>
      <w:ins w:id="83" w:author="Unknown" w:date="0-00-00T00:00:00Z">
        <w:r>
          <w:rPr>
            <w:rFonts w:eastAsia="Times New Roman" w:cs="Segoe UI" w:ascii="Segoe UI" w:hAnsi="Segoe UI"/>
            <w:color w:val="000000"/>
            <w:sz w:val="23"/>
            <w:szCs w:val="23"/>
          </w:rPr>
          <w:t> Singleton objects in Angular that get instantiated only once during the lifetime of an application are called services. An Angular service contains methods that maintain the data throughout the life of an application.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84" w:author="Unknown" w:date="0-00-00T00:00:00Z">
        <w:r>
          <w:rPr>
            <w:rFonts w:eastAsia="Times New Roman" w:cs="Segoe UI" w:ascii="Segoe UI" w:hAnsi="Segoe UI"/>
            <w:color w:val="000000"/>
            <w:sz w:val="23"/>
            <w:szCs w:val="23"/>
          </w:rPr>
          <w:t>The primary intent of an Angular service is to organize as well as share business logic, models, or data and functions with various components of an Angular application.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85" w:author="Unknown" w:date="0-00-00T00:00:00Z">
        <w:r>
          <w:rPr>
            <w:rFonts w:eastAsia="Times New Roman" w:cs="Segoe UI" w:ascii="Segoe UI" w:hAnsi="Segoe UI"/>
            <w:color w:val="000000"/>
            <w:sz w:val="23"/>
            <w:szCs w:val="23"/>
          </w:rPr>
          <w:t>The functions offered by an Angular service can be invoked from any Angular component, such as a controller or directive.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86" w:author="Unknown" w:date="0-00-00T00:00:00Z">
        <w:r>
          <w:rPr>
            <w:rFonts w:eastAsia="Times New Roman" w:cs="Segoe UI" w:ascii="Segoe UI" w:hAnsi="Segoe UI"/>
            <w:b/>
            <w:bCs/>
            <w:color w:val="000000"/>
            <w:sz w:val="23"/>
            <w:szCs w:val="23"/>
          </w:rPr>
          <w:t>Question: Discuss the advantages and disadvantages of using Angular?</w:t>
        </w:r>
      </w:ins>
      <w:ins w:id="87" w:author="Unknown" w:date="0-00-00T00:00:00Z">
        <w:r>
          <w:rPr>
            <w:rFonts w:eastAsia="Times New Roman" w:cs="Segoe UI" w:ascii="Segoe UI" w:hAnsi="Segoe UI"/>
            <w:color w:val="000000"/>
            <w:sz w:val="23"/>
            <w:szCs w:val="23"/>
          </w:rPr>
          <w:br/>
        </w:r>
      </w:ins>
      <w:ins w:id="88" w:author="Unknown" w:date="0-00-00T00:00:00Z">
        <w:r>
          <w:rPr>
            <w:rFonts w:eastAsia="Times New Roman" w:cs="Segoe UI" w:ascii="Segoe UI" w:hAnsi="Segoe UI"/>
            <w:b/>
            <w:bCs/>
            <w:color w:val="000000"/>
            <w:sz w:val="23"/>
            <w:szCs w:val="23"/>
          </w:rPr>
          <w:t>Answer:</w:t>
        </w:r>
      </w:ins>
      <w:ins w:id="89" w:author="Unknown" w:date="0-00-00T00:00:00Z">
        <w:r>
          <w:rPr>
            <w:rFonts w:eastAsia="Times New Roman" w:cs="Segoe UI" w:ascii="Segoe UI" w:hAnsi="Segoe UI"/>
            <w:color w:val="000000"/>
            <w:sz w:val="23"/>
            <w:szCs w:val="23"/>
          </w:rPr>
          <w:t> Following are the various advantages of using Angular:</w:t>
        </w:r>
      </w:ins>
    </w:p>
    <w:p>
      <w:pPr>
        <w:pStyle w:val="Normal"/>
        <w:numPr>
          <w:ilvl w:val="0"/>
          <w:numId w:val="28"/>
        </w:numPr>
        <w:shd w:val="clear" w:color="auto" w:fill="FFFFFF"/>
        <w:spacing w:lineRule="auto" w:line="240" w:before="0" w:after="0"/>
        <w:rPr>
          <w:rFonts w:ascii="Segoe UI" w:hAnsi="Segoe UI" w:eastAsia="Times New Roman" w:cs="Segoe UI"/>
          <w:color w:val="000000"/>
          <w:sz w:val="23"/>
          <w:szCs w:val="23"/>
        </w:rPr>
      </w:pPr>
      <w:ins w:id="90" w:author="Unknown" w:date="0-00-00T00:00:00Z">
        <w:r>
          <w:rPr>
            <w:rFonts w:eastAsia="Times New Roman" w:cs="Segoe UI" w:ascii="Segoe UI" w:hAnsi="Segoe UI"/>
            <w:color w:val="000000"/>
            <w:sz w:val="23"/>
            <w:szCs w:val="23"/>
          </w:rPr>
          <w:t>Ability to add a custom directive</w:t>
        </w:r>
      </w:ins>
    </w:p>
    <w:p>
      <w:pPr>
        <w:pStyle w:val="Normal"/>
        <w:numPr>
          <w:ilvl w:val="0"/>
          <w:numId w:val="28"/>
        </w:numPr>
        <w:shd w:val="clear" w:color="auto" w:fill="FFFFFF"/>
        <w:spacing w:lineRule="auto" w:line="240" w:before="0" w:after="0"/>
        <w:rPr>
          <w:rFonts w:ascii="Segoe UI" w:hAnsi="Segoe UI" w:eastAsia="Times New Roman" w:cs="Segoe UI"/>
          <w:color w:val="000000"/>
          <w:sz w:val="23"/>
          <w:szCs w:val="23"/>
        </w:rPr>
      </w:pPr>
      <w:ins w:id="91" w:author="Unknown" w:date="0-00-00T00:00:00Z">
        <w:r>
          <w:rPr>
            <w:rFonts w:eastAsia="Times New Roman" w:cs="Segoe UI" w:ascii="Segoe UI" w:hAnsi="Segoe UI"/>
            <w:color w:val="000000"/>
            <w:sz w:val="23"/>
            <w:szCs w:val="23"/>
          </w:rPr>
          <w:t>Exceptional community support</w:t>
        </w:r>
      </w:ins>
    </w:p>
    <w:p>
      <w:pPr>
        <w:pStyle w:val="Normal"/>
        <w:numPr>
          <w:ilvl w:val="0"/>
          <w:numId w:val="28"/>
        </w:numPr>
        <w:shd w:val="clear" w:color="auto" w:fill="FFFFFF"/>
        <w:spacing w:lineRule="auto" w:line="240" w:before="0" w:after="0"/>
        <w:rPr>
          <w:rFonts w:ascii="Segoe UI" w:hAnsi="Segoe UI" w:eastAsia="Times New Roman" w:cs="Segoe UI"/>
          <w:color w:val="000000"/>
          <w:sz w:val="23"/>
          <w:szCs w:val="23"/>
        </w:rPr>
      </w:pPr>
      <w:ins w:id="92" w:author="Unknown" w:date="0-00-00T00:00:00Z">
        <w:r>
          <w:rPr>
            <w:rFonts w:eastAsia="Times New Roman" w:cs="Segoe UI" w:ascii="Segoe UI" w:hAnsi="Segoe UI"/>
            <w:color w:val="000000"/>
            <w:sz w:val="23"/>
            <w:szCs w:val="23"/>
          </w:rPr>
          <w:t>Facilitates client and server communication</w:t>
        </w:r>
      </w:ins>
    </w:p>
    <w:p>
      <w:pPr>
        <w:pStyle w:val="Normal"/>
        <w:numPr>
          <w:ilvl w:val="0"/>
          <w:numId w:val="28"/>
        </w:numPr>
        <w:shd w:val="clear" w:color="auto" w:fill="FFFFFF"/>
        <w:spacing w:lineRule="auto" w:line="240" w:before="0" w:after="0"/>
        <w:rPr>
          <w:rFonts w:ascii="Segoe UI" w:hAnsi="Segoe UI" w:eastAsia="Times New Roman" w:cs="Segoe UI"/>
          <w:color w:val="000000"/>
          <w:sz w:val="23"/>
          <w:szCs w:val="23"/>
        </w:rPr>
      </w:pPr>
      <w:ins w:id="93" w:author="Unknown" w:date="0-00-00T00:00:00Z">
        <w:r>
          <w:rPr>
            <w:rFonts w:eastAsia="Times New Roman" w:cs="Segoe UI" w:ascii="Segoe UI" w:hAnsi="Segoe UI"/>
            <w:color w:val="000000"/>
            <w:sz w:val="23"/>
            <w:szCs w:val="23"/>
          </w:rPr>
          <w:t>Features strong features, such as Animation and Event Handlers</w:t>
        </w:r>
      </w:ins>
    </w:p>
    <w:p>
      <w:pPr>
        <w:pStyle w:val="Normal"/>
        <w:numPr>
          <w:ilvl w:val="0"/>
          <w:numId w:val="28"/>
        </w:numPr>
        <w:shd w:val="clear" w:color="auto" w:fill="FFFFFF"/>
        <w:spacing w:lineRule="auto" w:line="240" w:before="0" w:after="0"/>
        <w:rPr>
          <w:rFonts w:ascii="Segoe UI" w:hAnsi="Segoe UI" w:eastAsia="Times New Roman" w:cs="Segoe UI"/>
          <w:color w:val="000000"/>
          <w:sz w:val="23"/>
          <w:szCs w:val="23"/>
        </w:rPr>
      </w:pPr>
      <w:ins w:id="94" w:author="Unknown" w:date="0-00-00T00:00:00Z">
        <w:r>
          <w:rPr>
            <w:rFonts w:eastAsia="Times New Roman" w:cs="Segoe UI" w:ascii="Segoe UI" w:hAnsi="Segoe UI"/>
            <w:color w:val="000000"/>
            <w:sz w:val="23"/>
            <w:szCs w:val="23"/>
          </w:rPr>
          <w:t>Follows the MVC pattern architecture</w:t>
        </w:r>
      </w:ins>
    </w:p>
    <w:p>
      <w:pPr>
        <w:pStyle w:val="Normal"/>
        <w:numPr>
          <w:ilvl w:val="0"/>
          <w:numId w:val="28"/>
        </w:numPr>
        <w:shd w:val="clear" w:color="auto" w:fill="FFFFFF"/>
        <w:spacing w:lineRule="auto" w:line="240" w:before="0" w:after="0"/>
        <w:rPr>
          <w:rFonts w:ascii="Segoe UI" w:hAnsi="Segoe UI" w:eastAsia="Times New Roman" w:cs="Segoe UI"/>
          <w:color w:val="000000"/>
          <w:sz w:val="23"/>
          <w:szCs w:val="23"/>
        </w:rPr>
      </w:pPr>
      <w:ins w:id="95" w:author="Unknown" w:date="0-00-00T00:00:00Z">
        <w:r>
          <w:rPr>
            <w:rFonts w:eastAsia="Times New Roman" w:cs="Segoe UI" w:ascii="Segoe UI" w:hAnsi="Segoe UI"/>
            <w:color w:val="000000"/>
            <w:sz w:val="23"/>
            <w:szCs w:val="23"/>
          </w:rPr>
          <w:t>Offers support for static template and Angular template</w:t>
        </w:r>
      </w:ins>
    </w:p>
    <w:p>
      <w:pPr>
        <w:pStyle w:val="Normal"/>
        <w:numPr>
          <w:ilvl w:val="0"/>
          <w:numId w:val="28"/>
        </w:numPr>
        <w:shd w:val="clear" w:color="auto" w:fill="FFFFFF"/>
        <w:spacing w:lineRule="auto" w:line="240" w:before="0" w:after="0"/>
        <w:rPr>
          <w:rFonts w:ascii="Segoe UI" w:hAnsi="Segoe UI" w:eastAsia="Times New Roman" w:cs="Segoe UI"/>
          <w:color w:val="000000"/>
          <w:sz w:val="23"/>
          <w:szCs w:val="23"/>
        </w:rPr>
      </w:pPr>
      <w:ins w:id="96" w:author="Unknown" w:date="0-00-00T00:00:00Z">
        <w:r>
          <w:rPr>
            <w:rFonts w:eastAsia="Times New Roman" w:cs="Segoe UI" w:ascii="Segoe UI" w:hAnsi="Segoe UI"/>
            <w:color w:val="000000"/>
            <w:sz w:val="23"/>
            <w:szCs w:val="23"/>
          </w:rPr>
          <w:t>Support for two-way data-binding</w:t>
        </w:r>
      </w:ins>
    </w:p>
    <w:p>
      <w:pPr>
        <w:pStyle w:val="Normal"/>
        <w:numPr>
          <w:ilvl w:val="0"/>
          <w:numId w:val="28"/>
        </w:numPr>
        <w:shd w:val="clear" w:color="auto" w:fill="FFFFFF"/>
        <w:spacing w:lineRule="auto" w:line="240" w:before="0" w:after="0"/>
        <w:rPr>
          <w:rFonts w:ascii="Segoe UI" w:hAnsi="Segoe UI" w:eastAsia="Times New Roman" w:cs="Segoe UI"/>
          <w:color w:val="000000"/>
          <w:sz w:val="23"/>
          <w:szCs w:val="23"/>
        </w:rPr>
      </w:pPr>
      <w:ins w:id="97" w:author="Unknown" w:date="0-00-00T00:00:00Z">
        <w:r>
          <w:rPr>
            <w:rFonts w:eastAsia="Times New Roman" w:cs="Segoe UI" w:ascii="Segoe UI" w:hAnsi="Segoe UI"/>
            <w:color w:val="000000"/>
            <w:sz w:val="23"/>
            <w:szCs w:val="23"/>
          </w:rPr>
          <w:t>Supports dependency injection, RESTful services, and validations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98" w:author="Unknown" w:date="0-00-00T00:00:00Z">
        <w:r>
          <w:rPr>
            <w:rFonts w:eastAsia="Times New Roman" w:cs="Segoe UI" w:ascii="Segoe UI" w:hAnsi="Segoe UI"/>
            <w:color w:val="000000"/>
            <w:sz w:val="23"/>
            <w:szCs w:val="23"/>
          </w:rPr>
          <w:t>Disadvantages of using Angular are enumerated as follows:</w:t>
        </w:r>
      </w:ins>
    </w:p>
    <w:p>
      <w:pPr>
        <w:pStyle w:val="Normal"/>
        <w:numPr>
          <w:ilvl w:val="0"/>
          <w:numId w:val="29"/>
        </w:numPr>
        <w:shd w:val="clear" w:color="auto" w:fill="FFFFFF"/>
        <w:spacing w:lineRule="auto" w:line="240" w:before="0" w:after="0"/>
        <w:rPr>
          <w:rFonts w:ascii="Segoe UI" w:hAnsi="Segoe UI" w:eastAsia="Times New Roman" w:cs="Segoe UI"/>
          <w:color w:val="000000"/>
          <w:sz w:val="23"/>
          <w:szCs w:val="23"/>
        </w:rPr>
      </w:pPr>
      <w:ins w:id="99" w:author="Unknown" w:date="0-00-00T00:00:00Z">
        <w:r>
          <w:rPr>
            <w:rFonts w:eastAsia="Times New Roman" w:cs="Segoe UI" w:ascii="Segoe UI" w:hAnsi="Segoe UI"/>
            <w:color w:val="000000"/>
            <w:sz w:val="23"/>
            <w:szCs w:val="23"/>
          </w:rPr>
          <w:t>Complex SPAs can be inconvenient and laggy to use due to their size</w:t>
        </w:r>
      </w:ins>
    </w:p>
    <w:p>
      <w:pPr>
        <w:pStyle w:val="Normal"/>
        <w:numPr>
          <w:ilvl w:val="0"/>
          <w:numId w:val="29"/>
        </w:numPr>
        <w:shd w:val="clear" w:color="auto" w:fill="FFFFFF"/>
        <w:spacing w:lineRule="auto" w:line="240" w:before="0" w:after="0"/>
        <w:rPr>
          <w:rFonts w:ascii="Segoe UI" w:hAnsi="Segoe UI" w:eastAsia="Times New Roman" w:cs="Segoe UI"/>
          <w:color w:val="000000"/>
          <w:sz w:val="23"/>
          <w:szCs w:val="23"/>
        </w:rPr>
      </w:pPr>
      <w:ins w:id="100" w:author="Unknown" w:date="0-00-00T00:00:00Z">
        <w:r>
          <w:rPr>
            <w:rFonts w:eastAsia="Times New Roman" w:cs="Segoe UI" w:ascii="Segoe UI" w:hAnsi="Segoe UI"/>
            <w:color w:val="000000"/>
            <w:sz w:val="23"/>
            <w:szCs w:val="23"/>
          </w:rPr>
          <w:t>Dynamic applications do not always perform well</w:t>
        </w:r>
      </w:ins>
    </w:p>
    <w:p>
      <w:pPr>
        <w:pStyle w:val="Normal"/>
        <w:numPr>
          <w:ilvl w:val="0"/>
          <w:numId w:val="29"/>
        </w:numPr>
        <w:shd w:val="clear" w:color="auto" w:fill="FFFFFF"/>
        <w:spacing w:lineRule="auto" w:line="240" w:before="0" w:after="0"/>
        <w:rPr>
          <w:rFonts w:ascii="Segoe UI" w:hAnsi="Segoe UI" w:eastAsia="Times New Roman" w:cs="Segoe UI"/>
          <w:color w:val="000000"/>
          <w:sz w:val="23"/>
          <w:szCs w:val="23"/>
        </w:rPr>
      </w:pPr>
      <w:ins w:id="101" w:author="Unknown" w:date="0-00-00T00:00:00Z">
        <w:r>
          <w:rPr>
            <w:rFonts w:eastAsia="Times New Roman" w:cs="Segoe UI" w:ascii="Segoe UI" w:hAnsi="Segoe UI"/>
            <w:color w:val="000000"/>
            <w:sz w:val="23"/>
            <w:szCs w:val="23"/>
          </w:rPr>
          <w:t>Learning Angular requires a decent effort and time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02" w:author="Unknown" w:date="0-00-00T00:00:00Z">
        <w:r>
          <w:rPr>
            <w:rFonts w:eastAsia="Times New Roman" w:cs="Segoe UI" w:ascii="Segoe UI" w:hAnsi="Segoe UI"/>
            <w:b/>
            <w:bCs/>
            <w:color w:val="000000"/>
            <w:sz w:val="23"/>
            <w:szCs w:val="23"/>
          </w:rPr>
          <w:t>Question</w:t>
        </w:r>
      </w:ins>
      <w:ins w:id="103" w:author="Unknown" w:date="0-00-00T00:00:00Z">
        <w:r>
          <w:rPr>
            <w:rFonts w:eastAsia="Times New Roman" w:cs="Segoe UI" w:ascii="Segoe UI" w:hAnsi="Segoe UI"/>
            <w:color w:val="000000"/>
            <w:sz w:val="23"/>
            <w:szCs w:val="23"/>
          </w:rPr>
          <w:t>: </w:t>
        </w:r>
      </w:ins>
      <w:ins w:id="104" w:author="Unknown" w:date="0-00-00T00:00:00Z">
        <w:r>
          <w:rPr>
            <w:rFonts w:eastAsia="Times New Roman" w:cs="Segoe UI" w:ascii="Segoe UI" w:hAnsi="Segoe UI"/>
            <w:b/>
            <w:bCs/>
            <w:color w:val="000000"/>
            <w:sz w:val="23"/>
            <w:szCs w:val="23"/>
          </w:rPr>
          <w:t>Enumerate some salient features of Angular 7.</w:t>
        </w:r>
      </w:ins>
      <w:ins w:id="105" w:author="Unknown" w:date="0-00-00T00:00:00Z">
        <w:r>
          <w:rPr>
            <w:rFonts w:eastAsia="Times New Roman" w:cs="Segoe UI" w:ascii="Segoe UI" w:hAnsi="Segoe UI"/>
            <w:color w:val="000000"/>
            <w:sz w:val="23"/>
            <w:szCs w:val="23"/>
          </w:rPr>
          <w:br/>
        </w:r>
      </w:ins>
      <w:ins w:id="106" w:author="Unknown" w:date="0-00-00T00:00:00Z">
        <w:r>
          <w:rPr>
            <w:rFonts w:eastAsia="Times New Roman" w:cs="Segoe UI" w:ascii="Segoe UI" w:hAnsi="Segoe UI"/>
            <w:b/>
            <w:bCs/>
            <w:color w:val="000000"/>
            <w:sz w:val="23"/>
            <w:szCs w:val="23"/>
          </w:rPr>
          <w:t>Answer</w:t>
        </w:r>
      </w:ins>
      <w:ins w:id="107" w:author="Unknown" w:date="0-00-00T00:00:00Z">
        <w:r>
          <w:rPr>
            <w:rFonts w:eastAsia="Times New Roman" w:cs="Segoe UI" w:ascii="Segoe UI" w:hAnsi="Segoe UI"/>
            <w:color w:val="000000"/>
            <w:sz w:val="23"/>
            <w:szCs w:val="23"/>
          </w:rPr>
          <w:t>: Unlike the previous versions of Angular, the 7th major release comes with splitting in @angular/core. This is done in order to reduce the size of the same. Typically, not each and every module is required by an Angular developer. Therefore, in Angular 7 each split of the @angular/core will have no more than 418 modules.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08" w:author="Unknown" w:date="0-00-00T00:00:00Z">
        <w:r>
          <w:rPr>
            <w:rFonts w:eastAsia="Times New Roman" w:cs="Segoe UI" w:ascii="Segoe UI" w:hAnsi="Segoe UI"/>
            <w:color w:val="000000"/>
            <w:sz w:val="23"/>
            <w:szCs w:val="23"/>
          </w:rPr>
          <w:t>Also, Angular 7 brings drag-and-drop and virtual scrolling into play. The latter enables loading as well as unloading elements from the DOM. For virtual scrolling, the latest version of Angular comes with the &lt;cdk-virtual-scroll-viewport&gt; package. Furthermore, Angular 7 comes with a new and enhanced version of the ng-compiler.</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09" w:author="Unknown" w:date="0-00-00T00:00:00Z">
        <w:r>
          <w:rPr>
            <w:rFonts w:eastAsia="Times New Roman" w:cs="Segoe UI" w:ascii="Segoe UI" w:hAnsi="Segoe UI"/>
            <w:b/>
            <w:bCs/>
            <w:color w:val="000000"/>
            <w:sz w:val="23"/>
            <w:szCs w:val="23"/>
          </w:rPr>
          <w:t>Question: What is string interpolation in Angular?</w:t>
        </w:r>
      </w:ins>
      <w:ins w:id="110" w:author="Unknown" w:date="0-00-00T00:00:00Z">
        <w:r>
          <w:rPr>
            <w:rFonts w:eastAsia="Times New Roman" w:cs="Segoe UI" w:ascii="Segoe UI" w:hAnsi="Segoe UI"/>
            <w:color w:val="000000"/>
            <w:sz w:val="23"/>
            <w:szCs w:val="23"/>
          </w:rPr>
          <w:br/>
        </w:r>
      </w:ins>
      <w:ins w:id="111" w:author="Unknown" w:date="0-00-00T00:00:00Z">
        <w:r>
          <w:rPr>
            <w:rFonts w:eastAsia="Times New Roman" w:cs="Segoe UI" w:ascii="Segoe UI" w:hAnsi="Segoe UI"/>
            <w:b/>
            <w:bCs/>
            <w:color w:val="000000"/>
            <w:sz w:val="23"/>
            <w:szCs w:val="23"/>
          </w:rPr>
          <w:t>Answer:</w:t>
        </w:r>
      </w:ins>
      <w:ins w:id="112" w:author="Unknown" w:date="0-00-00T00:00:00Z">
        <w:r>
          <w:rPr>
            <w:rFonts w:eastAsia="Times New Roman" w:cs="Segoe UI" w:ascii="Segoe UI" w:hAnsi="Segoe UI"/>
            <w:color w:val="000000"/>
            <w:sz w:val="23"/>
            <w:szCs w:val="23"/>
          </w:rPr>
          <w:t> Also referred to as moustache syntax, string interpolation in Angular refers to a special type of syntax that makes use of template expressions in order to display the component data. These template expressions are enclosed within double curly braces i.e. {{ }}.</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13" w:author="Unknown" w:date="0-00-00T00:00:00Z">
        <w:r>
          <w:rPr>
            <w:rFonts w:eastAsia="Times New Roman" w:cs="Segoe UI" w:ascii="Segoe UI" w:hAnsi="Segoe UI"/>
            <w:color w:val="000000"/>
            <w:sz w:val="23"/>
            <w:szCs w:val="23"/>
          </w:rPr>
          <w:t>The JavaScript expressions that are to be executed by Angular are added within the curly braces and the corresponding output is embedded into the HTML code. Typically, these expressions are updated and registered like watches as a part of the digest cycle.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14" w:author="Unknown" w:date="0-00-00T00:00:00Z">
        <w:r>
          <w:rPr>
            <w:rFonts w:eastAsia="Times New Roman" w:cs="Segoe UI" w:ascii="Segoe UI" w:hAnsi="Segoe UI"/>
            <w:b/>
            <w:bCs/>
            <w:color w:val="000000"/>
            <w:sz w:val="23"/>
            <w:szCs w:val="23"/>
          </w:rPr>
          <w:t>Question</w:t>
        </w:r>
      </w:ins>
      <w:ins w:id="115" w:author="Unknown" w:date="0-00-00T00:00:00Z">
        <w:r>
          <w:rPr>
            <w:rFonts w:eastAsia="Times New Roman" w:cs="Segoe UI" w:ascii="Segoe UI" w:hAnsi="Segoe UI"/>
            <w:color w:val="000000"/>
            <w:sz w:val="23"/>
            <w:szCs w:val="23"/>
          </w:rPr>
          <w:t>: </w:t>
        </w:r>
      </w:ins>
      <w:ins w:id="116" w:author="Unknown" w:date="0-00-00T00:00:00Z">
        <w:r>
          <w:rPr>
            <w:rFonts w:eastAsia="Times New Roman" w:cs="Segoe UI" w:ascii="Segoe UI" w:hAnsi="Segoe UI"/>
            <w:b/>
            <w:bCs/>
            <w:color w:val="000000"/>
            <w:sz w:val="23"/>
            <w:szCs w:val="23"/>
          </w:rPr>
          <w:t>Explain Angular Authentication and Authorization.</w:t>
        </w:r>
      </w:ins>
      <w:ins w:id="117" w:author="Unknown" w:date="0-00-00T00:00:00Z">
        <w:r>
          <w:rPr>
            <w:rFonts w:eastAsia="Times New Roman" w:cs="Segoe UI" w:ascii="Segoe UI" w:hAnsi="Segoe UI"/>
            <w:color w:val="000000"/>
            <w:sz w:val="23"/>
            <w:szCs w:val="23"/>
          </w:rPr>
          <w:br/>
        </w:r>
      </w:ins>
      <w:ins w:id="118" w:author="Unknown" w:date="0-00-00T00:00:00Z">
        <w:r>
          <w:rPr>
            <w:rFonts w:eastAsia="Times New Roman" w:cs="Segoe UI" w:ascii="Segoe UI" w:hAnsi="Segoe UI"/>
            <w:b/>
            <w:bCs/>
            <w:color w:val="000000"/>
            <w:sz w:val="23"/>
            <w:szCs w:val="23"/>
          </w:rPr>
          <w:t>Answer</w:t>
        </w:r>
      </w:ins>
      <w:ins w:id="119" w:author="Unknown" w:date="0-00-00T00:00:00Z">
        <w:r>
          <w:rPr>
            <w:rFonts w:eastAsia="Times New Roman" w:cs="Segoe UI" w:ascii="Segoe UI" w:hAnsi="Segoe UI"/>
            <w:color w:val="000000"/>
            <w:sz w:val="23"/>
            <w:szCs w:val="23"/>
          </w:rPr>
          <w:t>: The user login credentials are passed to an authenticate API, which is present on the server. Post server-side validation of the credentials, a JWT (JSON Web Token) is returned. The JWT has information or attributes regarding the current user. The user is then identified with the given JWT. This is called authentication.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20" w:author="Unknown" w:date="0-00-00T00:00:00Z">
        <w:r>
          <w:rPr>
            <w:rFonts w:eastAsia="Times New Roman" w:cs="Segoe UI" w:ascii="Segoe UI" w:hAnsi="Segoe UI"/>
            <w:color w:val="000000"/>
            <w:sz w:val="23"/>
            <w:szCs w:val="23"/>
          </w:rPr>
          <w:t>Post logging-in successfully, different users have a different level of access. While some may access everything, access for others might be restricted to only some resources. The level of access is authorization.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21" w:author="Unknown" w:date="0-00-00T00:00:00Z">
        <w:r>
          <w:rPr>
            <w:rFonts w:eastAsia="Times New Roman" w:cs="Segoe UI" w:ascii="Segoe UI" w:hAnsi="Segoe UI"/>
            <w:color w:val="000000"/>
            <w:sz w:val="23"/>
            <w:szCs w:val="23"/>
          </w:rPr>
          <w:t>Here is a detailed post on Angular 7 – JWT Authentication Example &amp; Tutorial: http://jasonwatmore.com/post/2018/11/16/angular-7-jwt-authentication-example-tutorial</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22" w:author="Unknown" w:date="0-00-00T00:00:00Z">
        <w:r>
          <w:rPr>
            <w:rFonts w:eastAsia="Times New Roman" w:cs="Segoe UI" w:ascii="Segoe UI" w:hAnsi="Segoe UI"/>
            <w:b/>
            <w:bCs/>
            <w:color w:val="000000"/>
            <w:sz w:val="23"/>
            <w:szCs w:val="23"/>
          </w:rPr>
          <w:t>Question: Can you explain the concept of scope hierarchy in Angular?</w:t>
        </w:r>
      </w:ins>
      <w:ins w:id="123" w:author="Unknown" w:date="0-00-00T00:00:00Z">
        <w:r>
          <w:rPr>
            <w:rFonts w:eastAsia="Times New Roman" w:cs="Segoe UI" w:ascii="Segoe UI" w:hAnsi="Segoe UI"/>
            <w:color w:val="000000"/>
            <w:sz w:val="23"/>
            <w:szCs w:val="23"/>
          </w:rPr>
          <w:br/>
        </w:r>
      </w:ins>
      <w:ins w:id="124" w:author="Unknown" w:date="0-00-00T00:00:00Z">
        <w:r>
          <w:rPr>
            <w:rFonts w:eastAsia="Times New Roman" w:cs="Segoe UI" w:ascii="Segoe UI" w:hAnsi="Segoe UI"/>
            <w:b/>
            <w:bCs/>
            <w:color w:val="000000"/>
            <w:sz w:val="23"/>
            <w:szCs w:val="23"/>
          </w:rPr>
          <w:t>Answer:</w:t>
        </w:r>
      </w:ins>
      <w:ins w:id="125" w:author="Unknown" w:date="0-00-00T00:00:00Z">
        <w:r>
          <w:rPr>
            <w:rFonts w:eastAsia="Times New Roman" w:cs="Segoe UI" w:ascii="Segoe UI" w:hAnsi="Segoe UI"/>
            <w:color w:val="000000"/>
            <w:sz w:val="23"/>
            <w:szCs w:val="23"/>
          </w:rPr>
          <w:t> Angular organizes the $scope objects into a hierarchy that is typically used by views. This is known as the scope hierarchy in Angular. It has a root scope that can further contain one or several scopes called child scopes.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26" w:author="Unknown" w:date="0-00-00T00:00:00Z">
        <w:r>
          <w:rPr>
            <w:rFonts w:eastAsia="Times New Roman" w:cs="Segoe UI" w:ascii="Segoe UI" w:hAnsi="Segoe UI"/>
            <w:color w:val="000000"/>
            <w:sz w:val="23"/>
            <w:szCs w:val="23"/>
          </w:rPr>
          <w:t>In a scope hierarchy, each view has its own $scope. Hence, the variables set by a view’s view controller will remain hidden to other view controllers. Following is a typical representation of a Scope Hierarchy:</w:t>
        </w:r>
      </w:ins>
    </w:p>
    <w:p>
      <w:pPr>
        <w:pStyle w:val="Normal"/>
        <w:numPr>
          <w:ilvl w:val="0"/>
          <w:numId w:val="30"/>
        </w:numPr>
        <w:shd w:val="clear" w:color="auto" w:fill="FFFFFF"/>
        <w:spacing w:lineRule="auto" w:line="240" w:before="0" w:after="0"/>
        <w:rPr>
          <w:rFonts w:ascii="Segoe UI" w:hAnsi="Segoe UI" w:eastAsia="Times New Roman" w:cs="Segoe UI"/>
          <w:color w:val="000000"/>
          <w:sz w:val="23"/>
          <w:szCs w:val="23"/>
        </w:rPr>
      </w:pPr>
      <w:ins w:id="127" w:author="Unknown" w:date="0-00-00T00:00:00Z">
        <w:r>
          <w:rPr>
            <w:rFonts w:eastAsia="Times New Roman" w:cs="Segoe UI" w:ascii="Segoe UI" w:hAnsi="Segoe UI"/>
            <w:color w:val="000000"/>
            <w:sz w:val="23"/>
            <w:szCs w:val="23"/>
          </w:rPr>
          <w:t>Root $scope</w:t>
        </w:r>
      </w:ins>
    </w:p>
    <w:p>
      <w:pPr>
        <w:pStyle w:val="Normal"/>
        <w:numPr>
          <w:ilvl w:val="1"/>
          <w:numId w:val="30"/>
        </w:numPr>
        <w:shd w:val="clear" w:color="auto" w:fill="FFFFFF"/>
        <w:spacing w:lineRule="auto" w:line="240" w:before="0" w:after="0"/>
        <w:rPr>
          <w:rFonts w:ascii="inherit" w:hAnsi="inherit" w:eastAsia="Times New Roman" w:cs="Segoe UI"/>
          <w:color w:val="000000"/>
          <w:sz w:val="23"/>
          <w:szCs w:val="23"/>
        </w:rPr>
      </w:pPr>
      <w:ins w:id="128" w:author="Unknown" w:date="0-00-00T00:00:00Z">
        <w:r>
          <w:rPr>
            <w:rFonts w:eastAsia="Times New Roman" w:cs="Segoe UI" w:ascii="inherit" w:hAnsi="inherit"/>
            <w:color w:val="000000"/>
            <w:sz w:val="23"/>
            <w:szCs w:val="23"/>
          </w:rPr>
          <w:t>$scope for Controller 1</w:t>
        </w:r>
      </w:ins>
    </w:p>
    <w:p>
      <w:pPr>
        <w:pStyle w:val="Normal"/>
        <w:numPr>
          <w:ilvl w:val="1"/>
          <w:numId w:val="30"/>
        </w:numPr>
        <w:shd w:val="clear" w:color="auto" w:fill="FFFFFF"/>
        <w:spacing w:lineRule="auto" w:line="240" w:before="0" w:after="0"/>
        <w:rPr>
          <w:rFonts w:ascii="inherit" w:hAnsi="inherit" w:eastAsia="Times New Roman" w:cs="Segoe UI"/>
          <w:color w:val="000000"/>
          <w:sz w:val="23"/>
          <w:szCs w:val="23"/>
        </w:rPr>
      </w:pPr>
      <w:ins w:id="129" w:author="Unknown" w:date="0-00-00T00:00:00Z">
        <w:r>
          <w:rPr>
            <w:rFonts w:eastAsia="Times New Roman" w:cs="Segoe UI" w:ascii="inherit" w:hAnsi="inherit"/>
            <w:color w:val="000000"/>
            <w:sz w:val="23"/>
            <w:szCs w:val="23"/>
          </w:rPr>
          <w:t>$scope for Controller 2</w:t>
        </w:r>
      </w:ins>
    </w:p>
    <w:p>
      <w:pPr>
        <w:pStyle w:val="Normal"/>
        <w:numPr>
          <w:ilvl w:val="1"/>
          <w:numId w:val="30"/>
        </w:numPr>
        <w:shd w:val="clear" w:color="auto" w:fill="FFFFFF"/>
        <w:spacing w:lineRule="auto" w:line="240" w:before="0" w:after="0"/>
        <w:rPr>
          <w:rFonts w:ascii="inherit" w:hAnsi="inherit" w:eastAsia="Times New Roman" w:cs="Segoe UI"/>
          <w:color w:val="000000"/>
          <w:sz w:val="23"/>
          <w:szCs w:val="23"/>
        </w:rPr>
      </w:pPr>
      <w:ins w:id="130" w:author="Unknown" w:date="0-00-00T00:00:00Z">
        <w:r>
          <w:rPr>
            <w:rFonts w:eastAsia="Times New Roman" w:cs="Segoe UI" w:ascii="inherit" w:hAnsi="inherit"/>
            <w:color w:val="000000"/>
            <w:sz w:val="23"/>
            <w:szCs w:val="23"/>
          </w:rPr>
          <w:t>…</w:t>
        </w:r>
      </w:ins>
    </w:p>
    <w:p>
      <w:pPr>
        <w:pStyle w:val="Normal"/>
        <w:numPr>
          <w:ilvl w:val="1"/>
          <w:numId w:val="30"/>
        </w:numPr>
        <w:shd w:val="clear" w:color="auto" w:fill="FFFFFF"/>
        <w:spacing w:lineRule="auto" w:line="240" w:before="0" w:after="0"/>
        <w:rPr>
          <w:rFonts w:ascii="inherit" w:hAnsi="inherit" w:eastAsia="Times New Roman" w:cs="Segoe UI"/>
          <w:color w:val="000000"/>
          <w:sz w:val="23"/>
          <w:szCs w:val="23"/>
        </w:rPr>
      </w:pPr>
      <w:ins w:id="131" w:author="Unknown" w:date="0-00-00T00:00:00Z">
        <w:r>
          <w:rPr>
            <w:rFonts w:eastAsia="Times New Roman" w:cs="Segoe UI" w:ascii="inherit" w:hAnsi="inherit"/>
            <w:color w:val="000000"/>
            <w:sz w:val="23"/>
            <w:szCs w:val="23"/>
          </w:rPr>
          <w:t>..</w:t>
        </w:r>
      </w:ins>
    </w:p>
    <w:p>
      <w:pPr>
        <w:pStyle w:val="Normal"/>
        <w:numPr>
          <w:ilvl w:val="1"/>
          <w:numId w:val="30"/>
        </w:numPr>
        <w:shd w:val="clear" w:color="auto" w:fill="FFFFFF"/>
        <w:spacing w:lineRule="auto" w:line="240" w:before="0" w:after="0"/>
        <w:rPr>
          <w:rFonts w:ascii="inherit" w:hAnsi="inherit" w:eastAsia="Times New Roman" w:cs="Segoe UI"/>
          <w:color w:val="000000"/>
          <w:sz w:val="23"/>
          <w:szCs w:val="23"/>
        </w:rPr>
      </w:pPr>
      <w:ins w:id="132" w:author="Unknown" w:date="0-00-00T00:00:00Z">
        <w:r>
          <w:rPr>
            <w:rFonts w:eastAsia="Times New Roman" w:cs="Segoe UI" w:ascii="inherit" w:hAnsi="inherit"/>
            <w:color w:val="000000"/>
            <w:sz w:val="23"/>
            <w:szCs w:val="23"/>
          </w:rPr>
          <w:t>.</w:t>
        </w:r>
      </w:ins>
    </w:p>
    <w:p>
      <w:pPr>
        <w:pStyle w:val="Normal"/>
        <w:numPr>
          <w:ilvl w:val="1"/>
          <w:numId w:val="30"/>
        </w:numPr>
        <w:shd w:val="clear" w:color="auto" w:fill="FFFFFF"/>
        <w:spacing w:lineRule="auto" w:line="240" w:before="0" w:after="0"/>
        <w:rPr>
          <w:rFonts w:ascii="inherit" w:hAnsi="inherit" w:eastAsia="Times New Roman" w:cs="Segoe UI"/>
          <w:color w:val="000000"/>
          <w:sz w:val="23"/>
          <w:szCs w:val="23"/>
        </w:rPr>
      </w:pPr>
      <w:ins w:id="133" w:author="Unknown" w:date="0-00-00T00:00:00Z">
        <w:r>
          <w:rPr>
            <w:rFonts w:eastAsia="Times New Roman" w:cs="Segoe UI" w:ascii="inherit" w:hAnsi="inherit"/>
            <w:color w:val="000000"/>
            <w:sz w:val="23"/>
            <w:szCs w:val="23"/>
          </w:rPr>
          <w:t>$scope for Controller 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34" w:author="Unknown" w:date="0-00-00T00:00:00Z">
        <w:r>
          <w:rPr>
            <w:rFonts w:eastAsia="Times New Roman" w:cs="Segoe UI" w:ascii="Segoe UI" w:hAnsi="Segoe UI"/>
            <w:b/>
            <w:bCs/>
            <w:color w:val="000000"/>
            <w:sz w:val="23"/>
            <w:szCs w:val="23"/>
          </w:rPr>
          <w:t>Question</w:t>
        </w:r>
      </w:ins>
      <w:ins w:id="135" w:author="Unknown" w:date="0-00-00T00:00:00Z">
        <w:r>
          <w:rPr>
            <w:rFonts w:eastAsia="Times New Roman" w:cs="Segoe UI" w:ascii="Segoe UI" w:hAnsi="Segoe UI"/>
            <w:color w:val="000000"/>
            <w:sz w:val="23"/>
            <w:szCs w:val="23"/>
          </w:rPr>
          <w:t>: </w:t>
        </w:r>
      </w:ins>
      <w:ins w:id="136" w:author="Unknown" w:date="0-00-00T00:00:00Z">
        <w:r>
          <w:rPr>
            <w:rFonts w:eastAsia="Times New Roman" w:cs="Segoe UI" w:ascii="Segoe UI" w:hAnsi="Segoe UI"/>
            <w:b/>
            <w:bCs/>
            <w:color w:val="000000"/>
            <w:sz w:val="23"/>
            <w:szCs w:val="23"/>
          </w:rPr>
          <w:t>How to generate a class in Angular 7 using CLI?</w:t>
        </w:r>
      </w:ins>
      <w:ins w:id="137" w:author="Unknown" w:date="0-00-00T00:00:00Z">
        <w:r>
          <w:rPr>
            <w:rFonts w:eastAsia="Times New Roman" w:cs="Segoe UI" w:ascii="Segoe UI" w:hAnsi="Segoe UI"/>
            <w:color w:val="000000"/>
            <w:sz w:val="23"/>
            <w:szCs w:val="23"/>
          </w:rPr>
          <w:br/>
        </w:r>
      </w:ins>
      <w:ins w:id="138" w:author="Unknown" w:date="0-00-00T00:00:00Z">
        <w:r>
          <w:rPr>
            <w:rFonts w:eastAsia="Times New Roman" w:cs="Segoe UI" w:ascii="Segoe UI" w:hAnsi="Segoe UI"/>
            <w:b/>
            <w:bCs/>
            <w:color w:val="000000"/>
            <w:sz w:val="23"/>
            <w:szCs w:val="23"/>
          </w:rPr>
          <w:t>Answer</w:t>
        </w:r>
      </w:ins>
      <w:ins w:id="139" w:author="Unknown" w:date="0-00-00T00:00:00Z">
        <w:r>
          <w:rPr>
            <w:rFonts w:eastAsia="Times New Roman" w:cs="Segoe UI" w:ascii="Segoe UI" w:hAnsi="Segoe UI"/>
            <w:color w:val="000000"/>
            <w:sz w:val="23"/>
            <w:szCs w:val="23"/>
          </w:rPr>
          <w: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140" w:author="Unknown" w:date="0-00-00T00:00:00Z">
        <w:r>
          <w:rPr>
            <w:rFonts w:eastAsia="Times New Roman" w:cs="Courier New" w:ascii="Courier" w:hAnsi="Courier"/>
            <w:color w:val="000000"/>
            <w:sz w:val="20"/>
            <w:szCs w:val="20"/>
          </w:rPr>
          <w:t>ng generate class Dummy [options]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41" w:author="Unknown" w:date="0-00-00T00:00:00Z">
        <w:r>
          <w:rPr>
            <w:rFonts w:eastAsia="Times New Roman" w:cs="Segoe UI" w:ascii="Segoe UI" w:hAnsi="Segoe UI"/>
            <w:color w:val="000000"/>
            <w:sz w:val="23"/>
            <w:szCs w:val="23"/>
          </w:rPr>
          <w:t>This will generate a class named Dummy.</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42" w:author="Unknown" w:date="0-00-00T00:00:00Z">
        <w:r>
          <w:rPr>
            <w:rFonts w:eastAsia="Times New Roman" w:cs="Segoe UI" w:ascii="Segoe UI" w:hAnsi="Segoe UI"/>
            <w:b/>
            <w:bCs/>
            <w:color w:val="000000"/>
            <w:sz w:val="23"/>
            <w:szCs w:val="23"/>
          </w:rPr>
          <w:t>Question: Explain what is the difference between Angular and backbone.js?</w:t>
        </w:r>
      </w:ins>
      <w:ins w:id="143" w:author="Unknown" w:date="0-00-00T00:00:00Z">
        <w:r>
          <w:rPr>
            <w:rFonts w:eastAsia="Times New Roman" w:cs="Segoe UI" w:ascii="Segoe UI" w:hAnsi="Segoe UI"/>
            <w:color w:val="000000"/>
            <w:sz w:val="23"/>
            <w:szCs w:val="23"/>
          </w:rPr>
          <w:br/>
        </w:r>
      </w:ins>
      <w:ins w:id="144" w:author="Unknown" w:date="0-00-00T00:00:00Z">
        <w:r>
          <w:rPr>
            <w:rFonts w:eastAsia="Times New Roman" w:cs="Segoe UI" w:ascii="Segoe UI" w:hAnsi="Segoe UI"/>
            <w:b/>
            <w:bCs/>
            <w:color w:val="000000"/>
            <w:sz w:val="23"/>
            <w:szCs w:val="23"/>
          </w:rPr>
          <w:t>Answer:</w:t>
        </w:r>
      </w:ins>
      <w:ins w:id="145" w:author="Unknown" w:date="0-00-00T00:00:00Z">
        <w:r>
          <w:rPr>
            <w:rFonts w:eastAsia="Times New Roman" w:cs="Segoe UI" w:ascii="Segoe UI" w:hAnsi="Segoe UI"/>
            <w:color w:val="000000"/>
            <w:sz w:val="23"/>
            <w:szCs w:val="23"/>
          </w:rPr>
          <w:t> Following are the various notable differences between Angular and Backbone.js</w:t>
        </w:r>
      </w:ins>
    </w:p>
    <w:p>
      <w:pPr>
        <w:pStyle w:val="Normal"/>
        <w:numPr>
          <w:ilvl w:val="0"/>
          <w:numId w:val="31"/>
        </w:numPr>
        <w:shd w:val="clear" w:color="auto" w:fill="FFFFFF"/>
        <w:spacing w:lineRule="auto" w:line="240" w:before="0" w:after="0"/>
        <w:rPr>
          <w:rFonts w:ascii="Segoe UI" w:hAnsi="Segoe UI" w:eastAsia="Times New Roman" w:cs="Segoe UI"/>
          <w:color w:val="000000"/>
          <w:sz w:val="23"/>
          <w:szCs w:val="23"/>
        </w:rPr>
      </w:pPr>
      <w:ins w:id="146" w:author="Unknown" w:date="0-00-00T00:00:00Z">
        <w:r>
          <w:rPr>
            <w:rFonts w:eastAsia="Times New Roman" w:cs="Segoe UI" w:ascii="Segoe UI" w:hAnsi="Segoe UI"/>
            <w:b/>
            <w:bCs/>
            <w:color w:val="000000"/>
            <w:sz w:val="23"/>
            <w:szCs w:val="23"/>
          </w:rPr>
          <w:t>Architecture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47" w:author="Unknown" w:date="0-00-00T00:00:00Z">
        <w:r>
          <w:rPr>
            <w:rFonts w:eastAsia="Times New Roman" w:cs="Segoe UI" w:ascii="Segoe UI" w:hAnsi="Segoe UI"/>
            <w:color w:val="000000"/>
            <w:sz w:val="23"/>
            <w:szCs w:val="23"/>
          </w:rPr>
          <w:t>Backbone.js makes use of the MVP architecture and doesn’t offer any data binding process. Angular, on the contrary, works on the MVC architecture and makes use of two-way data binding for driving application activity.</w:t>
        </w:r>
      </w:ins>
    </w:p>
    <w:p>
      <w:pPr>
        <w:pStyle w:val="Normal"/>
        <w:numPr>
          <w:ilvl w:val="0"/>
          <w:numId w:val="32"/>
        </w:numPr>
        <w:shd w:val="clear" w:color="auto" w:fill="FFFFFF"/>
        <w:spacing w:lineRule="auto" w:line="240" w:before="0" w:after="0"/>
        <w:rPr>
          <w:rFonts w:ascii="Segoe UI" w:hAnsi="Segoe UI" w:eastAsia="Times New Roman" w:cs="Segoe UI"/>
          <w:color w:val="000000"/>
          <w:sz w:val="23"/>
          <w:szCs w:val="23"/>
        </w:rPr>
      </w:pPr>
      <w:ins w:id="148" w:author="Unknown" w:date="0-00-00T00:00:00Z">
        <w:r>
          <w:rPr>
            <w:rFonts w:eastAsia="Times New Roman" w:cs="Segoe UI" w:ascii="Segoe UI" w:hAnsi="Segoe UI"/>
            <w:b/>
            <w:bCs/>
            <w:color w:val="000000"/>
            <w:sz w:val="23"/>
            <w:szCs w:val="23"/>
          </w:rPr>
          <w:t>Community Support</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49" w:author="Unknown" w:date="0-00-00T00:00:00Z">
        <w:r>
          <w:rPr>
            <w:rFonts w:eastAsia="Times New Roman" w:cs="Segoe UI" w:ascii="Segoe UI" w:hAnsi="Segoe UI"/>
            <w:color w:val="000000"/>
            <w:sz w:val="23"/>
            <w:szCs w:val="23"/>
          </w:rPr>
          <w:t>Being backed by Google greatly ups the community support received by the Angular framework. Also, extensive documentation is available. Although Backbone.js has a good level of community support, it only documents on Underscore.js templates, not much else.</w:t>
        </w:r>
      </w:ins>
    </w:p>
    <w:p>
      <w:pPr>
        <w:pStyle w:val="Normal"/>
        <w:numPr>
          <w:ilvl w:val="0"/>
          <w:numId w:val="33"/>
        </w:numPr>
        <w:shd w:val="clear" w:color="auto" w:fill="FFFFFF"/>
        <w:spacing w:lineRule="auto" w:line="240" w:before="0" w:after="0"/>
        <w:rPr>
          <w:rFonts w:ascii="Segoe UI" w:hAnsi="Segoe UI" w:eastAsia="Times New Roman" w:cs="Segoe UI"/>
          <w:color w:val="000000"/>
          <w:sz w:val="23"/>
          <w:szCs w:val="23"/>
        </w:rPr>
      </w:pPr>
      <w:ins w:id="150" w:author="Unknown" w:date="0-00-00T00:00:00Z">
        <w:r>
          <w:rPr>
            <w:rFonts w:eastAsia="Times New Roman" w:cs="Segoe UI" w:ascii="Segoe UI" w:hAnsi="Segoe UI"/>
            <w:b/>
            <w:bCs/>
            <w:color w:val="000000"/>
            <w:sz w:val="23"/>
            <w:szCs w:val="23"/>
          </w:rPr>
          <w:t>Data Binding</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51" w:author="Unknown" w:date="0-00-00T00:00:00Z">
        <w:r>
          <w:rPr>
            <w:rFonts w:eastAsia="Times New Roman" w:cs="Segoe UI" w:ascii="Segoe UI" w:hAnsi="Segoe UI"/>
            <w:color w:val="000000"/>
            <w:sz w:val="23"/>
            <w:szCs w:val="23"/>
          </w:rPr>
          <w:t>Angular uses two-way data binding process and thus is a bit complex. Backbone.js, on the contrary, doesn’t have any data binding process and thus, has a simplistic API.</w:t>
        </w:r>
      </w:ins>
    </w:p>
    <w:p>
      <w:pPr>
        <w:pStyle w:val="Normal"/>
        <w:numPr>
          <w:ilvl w:val="0"/>
          <w:numId w:val="34"/>
        </w:numPr>
        <w:shd w:val="clear" w:color="auto" w:fill="FFFFFF"/>
        <w:spacing w:lineRule="auto" w:line="240" w:before="0" w:after="0"/>
        <w:rPr>
          <w:rFonts w:ascii="Segoe UI" w:hAnsi="Segoe UI" w:eastAsia="Times New Roman" w:cs="Segoe UI"/>
          <w:color w:val="000000"/>
          <w:sz w:val="23"/>
          <w:szCs w:val="23"/>
        </w:rPr>
      </w:pPr>
      <w:ins w:id="152" w:author="Unknown" w:date="0-00-00T00:00:00Z">
        <w:r>
          <w:rPr>
            <w:rFonts w:eastAsia="Times New Roman" w:cs="Segoe UI" w:ascii="Segoe UI" w:hAnsi="Segoe UI"/>
            <w:b/>
            <w:bCs/>
            <w:color w:val="000000"/>
            <w:sz w:val="23"/>
            <w:szCs w:val="23"/>
          </w:rPr>
          <w:t>DOM</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53" w:author="Unknown" w:date="0-00-00T00:00:00Z">
        <w:r>
          <w:rPr>
            <w:rFonts w:eastAsia="Times New Roman" w:cs="Segoe UI" w:ascii="Segoe UI" w:hAnsi="Segoe UI"/>
            <w:color w:val="000000"/>
            <w:sz w:val="23"/>
            <w:szCs w:val="23"/>
          </w:rPr>
          <w:t>The prime focus of Angular JS is upon valid HTML and dynamic elements that imitate the underlying data for rebuilding the DOM as per the specified rules and then works on the updated data records.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54" w:author="Unknown" w:date="0-00-00T00:00:00Z">
        <w:r>
          <w:rPr>
            <w:rFonts w:eastAsia="Times New Roman" w:cs="Segoe UI" w:ascii="Segoe UI" w:hAnsi="Segoe UI"/>
            <w:color w:val="000000"/>
            <w:sz w:val="23"/>
            <w:szCs w:val="23"/>
          </w:rPr>
          <w:t>Backbone.js follows the direct DOM manipulation approach for representing data and application architecture changes.</w:t>
        </w:r>
      </w:ins>
    </w:p>
    <w:p>
      <w:pPr>
        <w:pStyle w:val="Normal"/>
        <w:numPr>
          <w:ilvl w:val="0"/>
          <w:numId w:val="35"/>
        </w:numPr>
        <w:shd w:val="clear" w:color="auto" w:fill="FFFFFF"/>
        <w:spacing w:lineRule="auto" w:line="240" w:before="0" w:after="0"/>
        <w:rPr>
          <w:rFonts w:ascii="Segoe UI" w:hAnsi="Segoe UI" w:eastAsia="Times New Roman" w:cs="Segoe UI"/>
          <w:color w:val="000000"/>
          <w:sz w:val="23"/>
          <w:szCs w:val="23"/>
        </w:rPr>
      </w:pPr>
      <w:ins w:id="155" w:author="Unknown" w:date="0-00-00T00:00:00Z">
        <w:r>
          <w:rPr>
            <w:rFonts w:eastAsia="Times New Roman" w:cs="Segoe UI" w:ascii="Segoe UI" w:hAnsi="Segoe UI"/>
            <w:b/>
            <w:bCs/>
            <w:color w:val="000000"/>
            <w:sz w:val="23"/>
            <w:szCs w:val="23"/>
          </w:rPr>
          <w:t>Performance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56" w:author="Unknown" w:date="0-00-00T00:00:00Z">
        <w:r>
          <w:rPr>
            <w:rFonts w:eastAsia="Times New Roman" w:cs="Segoe UI" w:ascii="Segoe UI" w:hAnsi="Segoe UI"/>
            <w:color w:val="000000"/>
            <w:sz w:val="23"/>
            <w:szCs w:val="23"/>
          </w:rPr>
          <w:t>Thanks to its two-way data binding functionality, Angular offers an impactful performance for both small and large projects.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57" w:author="Unknown" w:date="0-00-00T00:00:00Z">
        <w:r>
          <w:rPr>
            <w:rFonts w:eastAsia="Times New Roman" w:cs="Segoe UI" w:ascii="Segoe UI" w:hAnsi="Segoe UI"/>
            <w:color w:val="000000"/>
            <w:sz w:val="23"/>
            <w:szCs w:val="23"/>
          </w:rPr>
          <w:t>Backbone.js has a significant upper hand in performance over Angular in small data sets or small webpages. However, it is not recommended for larger webpages or large data sets due to the absence of any data binding process.</w:t>
        </w:r>
      </w:ins>
    </w:p>
    <w:p>
      <w:pPr>
        <w:pStyle w:val="Normal"/>
        <w:numPr>
          <w:ilvl w:val="0"/>
          <w:numId w:val="36"/>
        </w:numPr>
        <w:shd w:val="clear" w:color="auto" w:fill="FFFFFF"/>
        <w:spacing w:lineRule="auto" w:line="240" w:before="0" w:after="0"/>
        <w:rPr>
          <w:rFonts w:ascii="Segoe UI" w:hAnsi="Segoe UI" w:eastAsia="Times New Roman" w:cs="Segoe UI"/>
          <w:color w:val="000000"/>
          <w:sz w:val="23"/>
          <w:szCs w:val="23"/>
        </w:rPr>
      </w:pPr>
      <w:ins w:id="158" w:author="Unknown" w:date="0-00-00T00:00:00Z">
        <w:r>
          <w:rPr>
            <w:rFonts w:eastAsia="Times New Roman" w:cs="Segoe UI" w:ascii="Segoe UI" w:hAnsi="Segoe UI"/>
            <w:b/>
            <w:bCs/>
            <w:color w:val="000000"/>
            <w:sz w:val="23"/>
            <w:szCs w:val="23"/>
          </w:rPr>
          <w:t>Templating</w:t>
        </w:r>
      </w:ins>
    </w:p>
    <w:p>
      <w:pPr>
        <w:pStyle w:val="Normal"/>
        <w:shd w:val="clear" w:color="auto" w:fill="FFFFFF"/>
        <w:spacing w:lineRule="auto" w:line="240" w:before="0" w:after="300"/>
        <w:jc w:val="both"/>
        <w:rPr/>
      </w:pPr>
      <w:ins w:id="159" w:author="Unknown" w:date="0-00-00T00:00:00Z">
        <w:r>
          <w:rPr>
            <w:rFonts w:eastAsia="Times New Roman" w:cs="Segoe UI" w:ascii="Segoe UI" w:hAnsi="Segoe UI"/>
            <w:color w:val="000000"/>
            <w:sz w:val="23"/>
            <w:szCs w:val="23"/>
          </w:rPr>
          <w:t>Angular supports templating via dynamic HTML attributes. These are added to the document to develop an easy to understand application at a functional level. Unlike Angular, Backbone.js uses </w:t>
        </w:r>
      </w:ins>
      <w:hyperlink r:id="rId13">
        <w:ins w:id="160" w:author="Unknown" w:date="0-00-00T00:00:00Z">
          <w:r>
            <w:rPr>
              <w:rStyle w:val="ListLabel1946"/>
              <w:rFonts w:eastAsia="Times New Roman" w:cs="Segoe UI" w:ascii="Segoe UI" w:hAnsi="Segoe UI"/>
              <w:color w:val="000000"/>
              <w:sz w:val="23"/>
              <w:szCs w:val="23"/>
            </w:rPr>
            <w:t>Underscore.js</w:t>
          </w:r>
        </w:ins>
      </w:hyperlink>
      <w:ins w:id="161" w:author="Unknown" w:date="0-00-00T00:00:00Z">
        <w:r>
          <w:rPr>
            <w:rFonts w:eastAsia="Times New Roman" w:cs="Segoe UI" w:ascii="Segoe UI" w:hAnsi="Segoe UI"/>
            <w:color w:val="000000"/>
            <w:sz w:val="23"/>
            <w:szCs w:val="23"/>
          </w:rPr>
          <w:t> templates that aren’t fully-featured as Angular templates.</w:t>
        </w:r>
      </w:ins>
    </w:p>
    <w:p>
      <w:pPr>
        <w:pStyle w:val="Normal"/>
        <w:numPr>
          <w:ilvl w:val="0"/>
          <w:numId w:val="37"/>
        </w:numPr>
        <w:shd w:val="clear" w:color="auto" w:fill="FFFFFF"/>
        <w:spacing w:lineRule="auto" w:line="240" w:before="0" w:after="0"/>
        <w:rPr>
          <w:rFonts w:ascii="Segoe UI" w:hAnsi="Segoe UI" w:eastAsia="Times New Roman" w:cs="Segoe UI"/>
          <w:color w:val="000000"/>
          <w:sz w:val="23"/>
          <w:szCs w:val="23"/>
        </w:rPr>
      </w:pPr>
      <w:ins w:id="162" w:author="Unknown" w:date="0-00-00T00:00:00Z">
        <w:r>
          <w:rPr>
            <w:rFonts w:eastAsia="Times New Roman" w:cs="Segoe UI" w:ascii="Segoe UI" w:hAnsi="Segoe UI"/>
            <w:b/>
            <w:bCs/>
            <w:color w:val="000000"/>
            <w:sz w:val="23"/>
            <w:szCs w:val="23"/>
          </w:rPr>
          <w:t>The Approach to Testing</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63" w:author="Unknown" w:date="0-00-00T00:00:00Z">
        <w:r>
          <w:rPr>
            <w:rFonts w:eastAsia="Times New Roman" w:cs="Segoe UI" w:ascii="Segoe UI" w:hAnsi="Segoe UI"/>
            <w:color w:val="000000"/>
            <w:sz w:val="23"/>
            <w:szCs w:val="23"/>
          </w:rPr>
          <w:t>The approach to testing varies greatly between Angular and Backbone.js due to the fact that while the former is preferred for building large applications the latter is ideal for developing smaller webpages or applications.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64" w:author="Unknown" w:date="0-00-00T00:00:00Z">
        <w:r>
          <w:rPr>
            <w:rFonts w:eastAsia="Times New Roman" w:cs="Segoe UI" w:ascii="Segoe UI" w:hAnsi="Segoe UI"/>
            <w:color w:val="000000"/>
            <w:sz w:val="23"/>
            <w:szCs w:val="23"/>
          </w:rPr>
          <w:t>For Angular, unit testing is preferred and the testing process is smoother through the framework. In the case of Backbone.js, the absence of a data binding process allows for a swift testing experience for a single page and small applications.</w:t>
        </w:r>
      </w:ins>
    </w:p>
    <w:p>
      <w:pPr>
        <w:pStyle w:val="Normal"/>
        <w:numPr>
          <w:ilvl w:val="0"/>
          <w:numId w:val="38"/>
        </w:numPr>
        <w:shd w:val="clear" w:color="auto" w:fill="FFFFFF"/>
        <w:spacing w:lineRule="auto" w:line="240" w:before="0" w:after="0"/>
        <w:rPr>
          <w:rFonts w:ascii="Segoe UI" w:hAnsi="Segoe UI" w:eastAsia="Times New Roman" w:cs="Segoe UI"/>
          <w:color w:val="000000"/>
          <w:sz w:val="23"/>
          <w:szCs w:val="23"/>
        </w:rPr>
      </w:pPr>
      <w:ins w:id="165" w:author="Unknown" w:date="0-00-00T00:00:00Z">
        <w:r>
          <w:rPr>
            <w:rFonts w:eastAsia="Times New Roman" w:cs="Segoe UI" w:ascii="Segoe UI" w:hAnsi="Segoe UI"/>
            <w:b/>
            <w:bCs/>
            <w:color w:val="000000"/>
            <w:sz w:val="23"/>
            <w:szCs w:val="23"/>
          </w:rPr>
          <w:t>Type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66" w:author="Unknown" w:date="0-00-00T00:00:00Z">
        <w:r>
          <w:rPr>
            <w:rFonts w:eastAsia="Times New Roman" w:cs="Segoe UI" w:ascii="Segoe UI" w:hAnsi="Segoe UI"/>
            <w:color w:val="000000"/>
            <w:sz w:val="23"/>
            <w:szCs w:val="23"/>
          </w:rPr>
          <w:t>Angular is an open-source JS-based front-end web application framework that extends HTML with new attributes. On the other hand, Backbone.js is a lightweight JavaScript library featuring a RESTful JSON interface and MVP framework.</w:t>
        </w:r>
      </w:ins>
    </w:p>
    <w:p>
      <w:pPr>
        <w:pStyle w:val="Normal"/>
        <w:shd w:val="clear" w:color="auto" w:fill="FFFFFF"/>
        <w:spacing w:lineRule="auto" w:line="240" w:before="0" w:after="300"/>
        <w:jc w:val="both"/>
        <w:rPr/>
      </w:pPr>
      <w:ins w:id="167" w:author="Unknown" w:date="0-00-00T00:00:00Z">
        <w:r>
          <w:rPr>
            <w:rFonts w:eastAsia="Times New Roman" w:cs="Segoe UI" w:ascii="Segoe UI" w:hAnsi="Segoe UI"/>
            <w:b/>
            <w:bCs/>
            <w:color w:val="000000"/>
            <w:sz w:val="23"/>
            <w:szCs w:val="23"/>
          </w:rPr>
          <w:t>Question</w:t>
        </w:r>
      </w:ins>
      <w:ins w:id="168" w:author="Unknown" w:date="0-00-00T00:00:00Z">
        <w:r>
          <w:rPr>
            <w:rFonts w:eastAsia="Times New Roman" w:cs="Segoe UI" w:ascii="Segoe UI" w:hAnsi="Segoe UI"/>
            <w:color w:val="000000"/>
            <w:sz w:val="23"/>
            <w:szCs w:val="23"/>
          </w:rPr>
          <w:t>: </w:t>
        </w:r>
      </w:ins>
      <w:ins w:id="169" w:author="Unknown" w:date="0-00-00T00:00:00Z">
        <w:r>
          <w:rPr>
            <w:rFonts w:eastAsia="Times New Roman" w:cs="Segoe UI" w:ascii="Segoe UI" w:hAnsi="Segoe UI"/>
            <w:b/>
            <w:bCs/>
            <w:color w:val="000000"/>
            <w:sz w:val="23"/>
            <w:szCs w:val="23"/>
          </w:rPr>
          <w:t>How do Observables differ from Promises?</w:t>
        </w:r>
      </w:ins>
      <w:ins w:id="170" w:author="Unknown" w:date="0-00-00T00:00:00Z">
        <w:r>
          <w:rPr>
            <w:rFonts w:eastAsia="Times New Roman" w:cs="Segoe UI" w:ascii="Segoe UI" w:hAnsi="Segoe UI"/>
            <w:color w:val="000000"/>
            <w:sz w:val="23"/>
            <w:szCs w:val="23"/>
          </w:rPr>
          <w:br/>
        </w:r>
      </w:ins>
      <w:ins w:id="171" w:author="Unknown" w:date="0-00-00T00:00:00Z">
        <w:r>
          <w:rPr>
            <w:rFonts w:eastAsia="Times New Roman" w:cs="Segoe UI" w:ascii="Segoe UI" w:hAnsi="Segoe UI"/>
            <w:b/>
            <w:bCs/>
            <w:color w:val="000000"/>
            <w:sz w:val="23"/>
            <w:szCs w:val="23"/>
          </w:rPr>
          <w:t>Answer</w:t>
        </w:r>
      </w:ins>
      <w:ins w:id="172" w:author="Unknown" w:date="0-00-00T00:00:00Z">
        <w:r>
          <w:rPr>
            <w:rFonts w:eastAsia="Times New Roman" w:cs="Segoe UI" w:ascii="Segoe UI" w:hAnsi="Segoe UI"/>
            <w:color w:val="000000"/>
            <w:sz w:val="23"/>
            <w:szCs w:val="23"/>
          </w:rPr>
          <w:t>: As soon as a </w:t>
        </w:r>
      </w:ins>
      <w:hyperlink r:id="rId14">
        <w:ins w:id="173" w:author="Unknown" w:date="0-00-00T00:00:00Z">
          <w:r>
            <w:rPr>
              <w:rStyle w:val="ListLabel1946"/>
              <w:rFonts w:eastAsia="Times New Roman" w:cs="Segoe UI" w:ascii="Segoe UI" w:hAnsi="Segoe UI"/>
              <w:color w:val="000000"/>
              <w:sz w:val="23"/>
              <w:szCs w:val="23"/>
            </w:rPr>
            <w:t>promise</w:t>
          </w:r>
        </w:ins>
      </w:hyperlink>
      <w:ins w:id="174" w:author="Unknown" w:date="0-00-00T00:00:00Z">
        <w:r>
          <w:rPr>
            <w:rFonts w:eastAsia="Times New Roman" w:cs="Segoe UI" w:ascii="Segoe UI" w:hAnsi="Segoe UI"/>
            <w:color w:val="000000"/>
            <w:sz w:val="23"/>
            <w:szCs w:val="23"/>
          </w:rPr>
          <w:t> is made, the execution takes place. However, this is not the case with observables because they are lazy. This means that nothing happens until a subscription is made. While promises handle a single event, observable is a stream that allows passing of more than one event. A callback is made for each event in an observable.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75" w:author="Unknown" w:date="0-00-00T00:00:00Z">
        <w:r>
          <w:rPr>
            <w:rFonts w:eastAsia="Times New Roman" w:cs="Segoe UI" w:ascii="Segoe UI" w:hAnsi="Segoe UI"/>
            <w:b/>
            <w:bCs/>
            <w:color w:val="000000"/>
            <w:sz w:val="23"/>
            <w:szCs w:val="23"/>
          </w:rPr>
          <w:t>Question: Please explain the difference between Angular and AngularJS?</w:t>
        </w:r>
      </w:ins>
      <w:ins w:id="176" w:author="Unknown" w:date="0-00-00T00:00:00Z">
        <w:r>
          <w:rPr>
            <w:rFonts w:eastAsia="Times New Roman" w:cs="Segoe UI" w:ascii="Segoe UI" w:hAnsi="Segoe UI"/>
            <w:color w:val="000000"/>
            <w:sz w:val="23"/>
            <w:szCs w:val="23"/>
          </w:rPr>
          <w:br/>
        </w:r>
      </w:ins>
      <w:ins w:id="177" w:author="Unknown" w:date="0-00-00T00:00:00Z">
        <w:r>
          <w:rPr>
            <w:rFonts w:eastAsia="Times New Roman" w:cs="Segoe UI" w:ascii="Segoe UI" w:hAnsi="Segoe UI"/>
            <w:b/>
            <w:bCs/>
            <w:color w:val="000000"/>
            <w:sz w:val="23"/>
            <w:szCs w:val="23"/>
          </w:rPr>
          <w:t>Answer:</w:t>
        </w:r>
      </w:ins>
      <w:ins w:id="178" w:author="Unknown" w:date="0-00-00T00:00:00Z">
        <w:r>
          <w:rPr>
            <w:rFonts w:eastAsia="Times New Roman" w:cs="Segoe UI" w:ascii="Segoe UI" w:hAnsi="Segoe UI"/>
            <w:color w:val="000000"/>
            <w:sz w:val="23"/>
            <w:szCs w:val="23"/>
          </w:rPr>
          <w:t> Various differences between Angular and AngularJS are stated as follows:</w:t>
        </w:r>
      </w:ins>
    </w:p>
    <w:p>
      <w:pPr>
        <w:pStyle w:val="Normal"/>
        <w:numPr>
          <w:ilvl w:val="0"/>
          <w:numId w:val="39"/>
        </w:numPr>
        <w:shd w:val="clear" w:color="auto" w:fill="FFFFFF"/>
        <w:spacing w:lineRule="auto" w:line="240" w:before="0" w:after="0"/>
        <w:rPr>
          <w:rFonts w:ascii="Segoe UI" w:hAnsi="Segoe UI" w:eastAsia="Times New Roman" w:cs="Segoe UI"/>
          <w:color w:val="000000"/>
          <w:sz w:val="23"/>
          <w:szCs w:val="23"/>
        </w:rPr>
      </w:pPr>
      <w:ins w:id="179" w:author="Unknown" w:date="0-00-00T00:00:00Z">
        <w:r>
          <w:rPr>
            <w:rFonts w:eastAsia="Times New Roman" w:cs="Segoe UI" w:ascii="Segoe UI" w:hAnsi="Segoe UI"/>
            <w:b/>
            <w:bCs/>
            <w:color w:val="000000"/>
            <w:sz w:val="23"/>
            <w:szCs w:val="23"/>
          </w:rPr>
          <w:t>Architecture – </w:t>
        </w:r>
      </w:ins>
      <w:ins w:id="180" w:author="Unknown" w:date="0-00-00T00:00:00Z">
        <w:r>
          <w:rPr>
            <w:rFonts w:eastAsia="Times New Roman" w:cs="Segoe UI" w:ascii="Segoe UI" w:hAnsi="Segoe UI"/>
            <w:color w:val="000000"/>
            <w:sz w:val="23"/>
            <w:szCs w:val="23"/>
          </w:rPr>
          <w:t>AngularJS supports the MVC design model. Angular relies on components and directives instead</w:t>
        </w:r>
      </w:ins>
    </w:p>
    <w:p>
      <w:pPr>
        <w:pStyle w:val="Normal"/>
        <w:numPr>
          <w:ilvl w:val="0"/>
          <w:numId w:val="39"/>
        </w:numPr>
        <w:shd w:val="clear" w:color="auto" w:fill="FFFFFF"/>
        <w:spacing w:lineRule="auto" w:line="240" w:before="0" w:after="0"/>
        <w:rPr>
          <w:rFonts w:ascii="Segoe UI" w:hAnsi="Segoe UI" w:eastAsia="Times New Roman" w:cs="Segoe UI"/>
          <w:color w:val="000000"/>
          <w:sz w:val="23"/>
          <w:szCs w:val="23"/>
        </w:rPr>
      </w:pPr>
      <w:ins w:id="181" w:author="Unknown" w:date="0-00-00T00:00:00Z">
        <w:r>
          <w:rPr>
            <w:rFonts w:eastAsia="Times New Roman" w:cs="Segoe UI" w:ascii="Segoe UI" w:hAnsi="Segoe UI"/>
            <w:b/>
            <w:bCs/>
            <w:color w:val="000000"/>
            <w:sz w:val="23"/>
            <w:szCs w:val="23"/>
          </w:rPr>
          <w:t>Dependency Injection (DI) – </w:t>
        </w:r>
      </w:ins>
      <w:ins w:id="182" w:author="Unknown" w:date="0-00-00T00:00:00Z">
        <w:r>
          <w:rPr>
            <w:rFonts w:eastAsia="Times New Roman" w:cs="Segoe UI" w:ascii="Segoe UI" w:hAnsi="Segoe UI"/>
            <w:color w:val="000000"/>
            <w:sz w:val="23"/>
            <w:szCs w:val="23"/>
          </w:rPr>
          <w:t>Angular supports a hierarchical Dependency Injection with unidirectional tree-based change detection. AngularJS doesn’t support DI</w:t>
        </w:r>
      </w:ins>
    </w:p>
    <w:p>
      <w:pPr>
        <w:pStyle w:val="Normal"/>
        <w:numPr>
          <w:ilvl w:val="0"/>
          <w:numId w:val="39"/>
        </w:numPr>
        <w:shd w:val="clear" w:color="auto" w:fill="FFFFFF"/>
        <w:spacing w:lineRule="auto" w:line="240" w:before="0" w:after="0"/>
        <w:rPr>
          <w:rFonts w:ascii="Segoe UI" w:hAnsi="Segoe UI" w:eastAsia="Times New Roman" w:cs="Segoe UI"/>
          <w:color w:val="000000"/>
          <w:sz w:val="23"/>
          <w:szCs w:val="23"/>
        </w:rPr>
      </w:pPr>
      <w:ins w:id="183" w:author="Unknown" w:date="0-00-00T00:00:00Z">
        <w:r>
          <w:rPr>
            <w:rFonts w:eastAsia="Times New Roman" w:cs="Segoe UI" w:ascii="Segoe UI" w:hAnsi="Segoe UI"/>
            <w:b/>
            <w:bCs/>
            <w:color w:val="000000"/>
            <w:sz w:val="23"/>
            <w:szCs w:val="23"/>
          </w:rPr>
          <w:t>Expression Syntax –</w:t>
        </w:r>
      </w:ins>
      <w:ins w:id="184" w:author="Unknown" w:date="0-00-00T00:00:00Z">
        <w:r>
          <w:rPr>
            <w:rFonts w:eastAsia="Times New Roman" w:cs="Segoe UI" w:ascii="Segoe UI" w:hAnsi="Segoe UI"/>
            <w:color w:val="000000"/>
            <w:sz w:val="23"/>
            <w:szCs w:val="23"/>
          </w:rPr>
          <w:t> In AngularJS, a specific ng directive is required for the image or property and an event. Angular, on the other hand, use () and [] for blinding an event and accomplishing property binding, respectively</w:t>
        </w:r>
      </w:ins>
    </w:p>
    <w:p>
      <w:pPr>
        <w:pStyle w:val="Normal"/>
        <w:numPr>
          <w:ilvl w:val="0"/>
          <w:numId w:val="39"/>
        </w:numPr>
        <w:shd w:val="clear" w:color="auto" w:fill="FFFFFF"/>
        <w:spacing w:lineRule="auto" w:line="240" w:before="0" w:after="0"/>
        <w:rPr>
          <w:rFonts w:ascii="Segoe UI" w:hAnsi="Segoe UI" w:eastAsia="Times New Roman" w:cs="Segoe UI"/>
          <w:color w:val="000000"/>
          <w:sz w:val="23"/>
          <w:szCs w:val="23"/>
        </w:rPr>
      </w:pPr>
      <w:ins w:id="185" w:author="Unknown" w:date="0-00-00T00:00:00Z">
        <w:r>
          <w:rPr>
            <w:rFonts w:eastAsia="Times New Roman" w:cs="Segoe UI" w:ascii="Segoe UI" w:hAnsi="Segoe UI"/>
            <w:b/>
            <w:bCs/>
            <w:color w:val="000000"/>
            <w:sz w:val="23"/>
            <w:szCs w:val="23"/>
          </w:rPr>
          <w:t>Mobile Support –</w:t>
        </w:r>
      </w:ins>
      <w:ins w:id="186" w:author="Unknown" w:date="0-00-00T00:00:00Z">
        <w:r>
          <w:rPr>
            <w:rFonts w:eastAsia="Times New Roman" w:cs="Segoe UI" w:ascii="Segoe UI" w:hAnsi="Segoe UI"/>
            <w:color w:val="000000"/>
            <w:sz w:val="23"/>
            <w:szCs w:val="23"/>
          </w:rPr>
          <w:t> AngularJS doesn’t have mobile support while Angular does have</w:t>
        </w:r>
      </w:ins>
    </w:p>
    <w:p>
      <w:pPr>
        <w:pStyle w:val="Normal"/>
        <w:numPr>
          <w:ilvl w:val="0"/>
          <w:numId w:val="39"/>
        </w:numPr>
        <w:shd w:val="clear" w:color="auto" w:fill="FFFFFF"/>
        <w:spacing w:lineRule="auto" w:line="240" w:before="0" w:after="0"/>
        <w:rPr>
          <w:rFonts w:ascii="Segoe UI" w:hAnsi="Segoe UI" w:eastAsia="Times New Roman" w:cs="Segoe UI"/>
          <w:color w:val="000000"/>
          <w:sz w:val="23"/>
          <w:szCs w:val="23"/>
        </w:rPr>
      </w:pPr>
      <w:ins w:id="187" w:author="Unknown" w:date="0-00-00T00:00:00Z">
        <w:r>
          <w:rPr>
            <w:rFonts w:eastAsia="Times New Roman" w:cs="Segoe UI" w:ascii="Segoe UI" w:hAnsi="Segoe UI"/>
            <w:b/>
            <w:bCs/>
            <w:color w:val="000000"/>
            <w:sz w:val="23"/>
            <w:szCs w:val="23"/>
          </w:rPr>
          <w:t>Recommended Language –</w:t>
        </w:r>
      </w:ins>
      <w:ins w:id="188" w:author="Unknown" w:date="0-00-00T00:00:00Z">
        <w:r>
          <w:rPr>
            <w:rFonts w:eastAsia="Times New Roman" w:cs="Segoe UI" w:ascii="Segoe UI" w:hAnsi="Segoe UI"/>
            <w:color w:val="000000"/>
            <w:sz w:val="23"/>
            <w:szCs w:val="23"/>
          </w:rPr>
          <w:t> While JavaScript is the recommended language for AngularJS, TypeScript is the recommended language for Angular</w:t>
        </w:r>
      </w:ins>
    </w:p>
    <w:p>
      <w:pPr>
        <w:pStyle w:val="Normal"/>
        <w:numPr>
          <w:ilvl w:val="0"/>
          <w:numId w:val="39"/>
        </w:numPr>
        <w:shd w:val="clear" w:color="auto" w:fill="FFFFFF"/>
        <w:spacing w:lineRule="auto" w:line="240" w:before="0" w:after="0"/>
        <w:rPr>
          <w:rFonts w:ascii="Segoe UI" w:hAnsi="Segoe UI" w:eastAsia="Times New Roman" w:cs="Segoe UI"/>
          <w:color w:val="000000"/>
          <w:sz w:val="23"/>
          <w:szCs w:val="23"/>
        </w:rPr>
      </w:pPr>
      <w:ins w:id="189" w:author="Unknown" w:date="0-00-00T00:00:00Z">
        <w:r>
          <w:rPr>
            <w:rFonts w:eastAsia="Times New Roman" w:cs="Segoe UI" w:ascii="Segoe UI" w:hAnsi="Segoe UI"/>
            <w:b/>
            <w:bCs/>
            <w:color w:val="000000"/>
            <w:sz w:val="23"/>
            <w:szCs w:val="23"/>
          </w:rPr>
          <w:t>Routing –</w:t>
        </w:r>
      </w:ins>
      <w:ins w:id="190" w:author="Unknown" w:date="0-00-00T00:00:00Z">
        <w:r>
          <w:rPr>
            <w:rFonts w:eastAsia="Times New Roman" w:cs="Segoe UI" w:ascii="Segoe UI" w:hAnsi="Segoe UI"/>
            <w:color w:val="000000"/>
            <w:sz w:val="23"/>
            <w:szCs w:val="23"/>
          </w:rPr>
          <w:t> For routing, AngularJS uses $routeprovider.when() whereas Angular uses @RouteConfig{(…)}</w:t>
        </w:r>
      </w:ins>
    </w:p>
    <w:p>
      <w:pPr>
        <w:pStyle w:val="Normal"/>
        <w:numPr>
          <w:ilvl w:val="0"/>
          <w:numId w:val="39"/>
        </w:numPr>
        <w:shd w:val="clear" w:color="auto" w:fill="FFFFFF"/>
        <w:spacing w:lineRule="auto" w:line="240" w:before="0" w:after="0"/>
        <w:rPr>
          <w:rFonts w:ascii="Segoe UI" w:hAnsi="Segoe UI" w:eastAsia="Times New Roman" w:cs="Segoe UI"/>
          <w:color w:val="000000"/>
          <w:sz w:val="23"/>
          <w:szCs w:val="23"/>
        </w:rPr>
      </w:pPr>
      <w:ins w:id="191" w:author="Unknown" w:date="0-00-00T00:00:00Z">
        <w:r>
          <w:rPr>
            <w:rFonts w:eastAsia="Times New Roman" w:cs="Segoe UI" w:ascii="Segoe UI" w:hAnsi="Segoe UI"/>
            <w:b/>
            <w:bCs/>
            <w:color w:val="000000"/>
            <w:sz w:val="23"/>
            <w:szCs w:val="23"/>
          </w:rPr>
          <w:t>Speed –</w:t>
        </w:r>
      </w:ins>
      <w:ins w:id="192" w:author="Unknown" w:date="0-00-00T00:00:00Z">
        <w:r>
          <w:rPr>
            <w:rFonts w:eastAsia="Times New Roman" w:cs="Segoe UI" w:ascii="Segoe UI" w:hAnsi="Segoe UI"/>
            <w:color w:val="000000"/>
            <w:sz w:val="23"/>
            <w:szCs w:val="23"/>
          </w:rPr>
          <w:t> The development effort and time are reduced significantly thanks to support for two-way data binding in AngularJS. Nonetheless, Angular is faster thanks to upgraded features</w:t>
        </w:r>
      </w:ins>
    </w:p>
    <w:p>
      <w:pPr>
        <w:pStyle w:val="Normal"/>
        <w:numPr>
          <w:ilvl w:val="0"/>
          <w:numId w:val="39"/>
        </w:numPr>
        <w:shd w:val="clear" w:color="auto" w:fill="FFFFFF"/>
        <w:spacing w:lineRule="auto" w:line="240" w:before="0" w:after="0"/>
        <w:rPr>
          <w:rFonts w:ascii="Segoe UI" w:hAnsi="Segoe UI" w:eastAsia="Times New Roman" w:cs="Segoe UI"/>
          <w:color w:val="000000"/>
          <w:sz w:val="23"/>
          <w:szCs w:val="23"/>
        </w:rPr>
      </w:pPr>
      <w:ins w:id="193" w:author="Unknown" w:date="0-00-00T00:00:00Z">
        <w:r>
          <w:rPr>
            <w:rFonts w:eastAsia="Times New Roman" w:cs="Segoe UI" w:ascii="Segoe UI" w:hAnsi="Segoe UI"/>
            <w:b/>
            <w:bCs/>
            <w:color w:val="000000"/>
            <w:sz w:val="23"/>
            <w:szCs w:val="23"/>
          </w:rPr>
          <w:t>Structure –</w:t>
        </w:r>
      </w:ins>
      <w:ins w:id="194" w:author="Unknown" w:date="0-00-00T00:00:00Z">
        <w:r>
          <w:rPr>
            <w:rFonts w:eastAsia="Times New Roman" w:cs="Segoe UI" w:ascii="Segoe UI" w:hAnsi="Segoe UI"/>
            <w:color w:val="000000"/>
            <w:sz w:val="23"/>
            <w:szCs w:val="23"/>
          </w:rPr>
          <w:t> With a simplified structure, Angular makes the development and maintenance of large applications easier. Comparatively, AngularJS has a less manageable structure</w:t>
        </w:r>
      </w:ins>
    </w:p>
    <w:p>
      <w:pPr>
        <w:pStyle w:val="Normal"/>
        <w:numPr>
          <w:ilvl w:val="0"/>
          <w:numId w:val="39"/>
        </w:numPr>
        <w:shd w:val="clear" w:color="auto" w:fill="FFFFFF"/>
        <w:spacing w:lineRule="auto" w:line="240" w:before="0" w:after="0"/>
        <w:rPr>
          <w:rFonts w:ascii="Segoe UI" w:hAnsi="Segoe UI" w:eastAsia="Times New Roman" w:cs="Segoe UI"/>
          <w:color w:val="000000"/>
          <w:sz w:val="23"/>
          <w:szCs w:val="23"/>
        </w:rPr>
      </w:pPr>
      <w:ins w:id="195" w:author="Unknown" w:date="0-00-00T00:00:00Z">
        <w:r>
          <w:rPr>
            <w:rFonts w:eastAsia="Times New Roman" w:cs="Segoe UI" w:ascii="Segoe UI" w:hAnsi="Segoe UI"/>
            <w:b/>
            <w:bCs/>
            <w:color w:val="000000"/>
            <w:sz w:val="23"/>
            <w:szCs w:val="23"/>
          </w:rPr>
          <w:t>Support –</w:t>
        </w:r>
      </w:ins>
      <w:ins w:id="196" w:author="Unknown" w:date="0-00-00T00:00:00Z">
        <w:r>
          <w:rPr>
            <w:rFonts w:eastAsia="Times New Roman" w:cs="Segoe UI" w:ascii="Segoe UI" w:hAnsi="Segoe UI"/>
            <w:color w:val="000000"/>
            <w:sz w:val="23"/>
            <w:szCs w:val="23"/>
          </w:rPr>
          <w:t> No official support or updates are available for the AngularJS. On the contrary, Angular has active support with updates rolling out every now and then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197" w:author="Unknown" w:date="0-00-00T00:00:00Z">
        <w:r>
          <w:rPr>
            <w:rFonts w:eastAsia="Times New Roman" w:cs="Segoe UI" w:ascii="Segoe UI" w:hAnsi="Segoe UI"/>
            <w:b/>
            <w:bCs/>
            <w:color w:val="000000"/>
            <w:sz w:val="23"/>
            <w:szCs w:val="23"/>
          </w:rPr>
          <w:t>Question</w:t>
        </w:r>
      </w:ins>
      <w:ins w:id="198" w:author="Unknown" w:date="0-00-00T00:00:00Z">
        <w:r>
          <w:rPr>
            <w:rFonts w:eastAsia="Times New Roman" w:cs="Segoe UI" w:ascii="Segoe UI" w:hAnsi="Segoe UI"/>
            <w:color w:val="000000"/>
            <w:sz w:val="23"/>
            <w:szCs w:val="23"/>
          </w:rPr>
          <w:t>: </w:t>
        </w:r>
      </w:ins>
      <w:ins w:id="199" w:author="Unknown" w:date="0-00-00T00:00:00Z">
        <w:r>
          <w:rPr>
            <w:rFonts w:eastAsia="Times New Roman" w:cs="Segoe UI" w:ascii="Segoe UI" w:hAnsi="Segoe UI"/>
            <w:b/>
            <w:bCs/>
            <w:color w:val="000000"/>
            <w:sz w:val="23"/>
            <w:szCs w:val="23"/>
          </w:rPr>
          <w:t>Observe the following image:</w:t>
        </w:r>
      </w:ins>
    </w:p>
    <w:p>
      <w:pPr>
        <w:pStyle w:val="Normal"/>
        <w:shd w:val="clear" w:color="auto" w:fill="FFFFFF"/>
        <w:spacing w:lineRule="auto" w:line="240" w:before="0" w:after="300"/>
        <w:jc w:val="both"/>
        <w:rPr>
          <w:rFonts w:ascii="Segoe UI" w:hAnsi="Segoe UI" w:eastAsia="Times New Roman" w:cs="Segoe UI"/>
          <w:color w:val="000000"/>
          <w:sz w:val="23"/>
          <w:szCs w:val="23"/>
        </w:rPr>
      </w:pPr>
      <w:r>
        <w:rPr/>
        <w:drawing>
          <wp:inline distT="0" distB="0" distL="0" distR="0">
            <wp:extent cx="4162425" cy="3190875"/>
            <wp:effectExtent l="0" t="0" r="0" b="0"/>
            <wp:docPr id="5" name="Picture 7" descr="Angular Interview Quest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Angular Interview Questions-1"/>
                    <pic:cNvPicPr>
                      <a:picLocks noChangeAspect="1" noChangeArrowheads="1"/>
                    </pic:cNvPicPr>
                  </pic:nvPicPr>
                  <pic:blipFill>
                    <a:blip r:embed="rId15"/>
                    <a:stretch>
                      <a:fillRect/>
                    </a:stretch>
                  </pic:blipFill>
                  <pic:spPr bwMode="auto">
                    <a:xfrm>
                      <a:off x="0" y="0"/>
                      <a:ext cx="4162425" cy="3190875"/>
                    </a:xfrm>
                    <a:prstGeom prst="rect">
                      <a:avLst/>
                    </a:prstGeom>
                  </pic:spPr>
                </pic:pic>
              </a:graphicData>
            </a:graphic>
          </wp:inline>
        </w:drawing>
      </w:r>
    </w:p>
    <w:p>
      <w:pPr>
        <w:pStyle w:val="Normal"/>
        <w:shd w:val="clear" w:color="auto" w:fill="FFFFFF"/>
        <w:spacing w:lineRule="auto" w:line="240" w:before="0" w:after="300"/>
        <w:jc w:val="both"/>
        <w:rPr>
          <w:rFonts w:ascii="Segoe UI" w:hAnsi="Segoe UI" w:eastAsia="Times New Roman" w:cs="Segoe UI"/>
          <w:color w:val="000000"/>
          <w:sz w:val="23"/>
          <w:szCs w:val="23"/>
        </w:rPr>
      </w:pPr>
      <w:ins w:id="200" w:author="Unknown" w:date="0-00-00T00:00:00Z">
        <w:r>
          <w:rPr>
            <w:rFonts w:eastAsia="Times New Roman" w:cs="Segoe UI" w:ascii="Segoe UI" w:hAnsi="Segoe UI"/>
            <w:b/>
            <w:bCs/>
            <w:color w:val="000000"/>
            <w:sz w:val="23"/>
            <w:szCs w:val="23"/>
          </w:rPr>
          <w:t>Question: Could you explain the concept of templates in Angular?</w:t>
        </w:r>
      </w:ins>
      <w:ins w:id="201" w:author="Unknown" w:date="0-00-00T00:00:00Z">
        <w:r>
          <w:rPr>
            <w:rFonts w:eastAsia="Times New Roman" w:cs="Segoe UI" w:ascii="Segoe UI" w:hAnsi="Segoe UI"/>
            <w:color w:val="000000"/>
            <w:sz w:val="23"/>
            <w:szCs w:val="23"/>
          </w:rPr>
          <w:br/>
        </w:r>
      </w:ins>
      <w:ins w:id="202" w:author="Unknown" w:date="0-00-00T00:00:00Z">
        <w:r>
          <w:rPr>
            <w:rFonts w:eastAsia="Times New Roman" w:cs="Segoe UI" w:ascii="Segoe UI" w:hAnsi="Segoe UI"/>
            <w:b/>
            <w:bCs/>
            <w:color w:val="000000"/>
            <w:sz w:val="23"/>
            <w:szCs w:val="23"/>
          </w:rPr>
          <w:t>Answer:</w:t>
        </w:r>
      </w:ins>
      <w:ins w:id="203" w:author="Unknown" w:date="0-00-00T00:00:00Z">
        <w:r>
          <w:rPr>
            <w:rFonts w:eastAsia="Times New Roman" w:cs="Segoe UI" w:ascii="Segoe UI" w:hAnsi="Segoe UI"/>
            <w:color w:val="000000"/>
            <w:sz w:val="23"/>
            <w:szCs w:val="23"/>
          </w:rPr>
          <w:t> Written with HTML, templates in Angular contains Angular-specific attributes and elements. Combined with information coming from the controller and model, templates are then further rendered to cater the user with the dynamic view.</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04" w:author="Unknown" w:date="0-00-00T00:00:00Z">
        <w:r>
          <w:rPr>
            <w:rFonts w:eastAsia="Times New Roman" w:cs="Segoe UI" w:ascii="Segoe UI" w:hAnsi="Segoe UI"/>
            <w:b/>
            <w:bCs/>
            <w:color w:val="000000"/>
            <w:sz w:val="23"/>
            <w:szCs w:val="23"/>
          </w:rPr>
          <w:t>Question: What should replace the “?”?</w:t>
        </w:r>
      </w:ins>
      <w:ins w:id="205" w:author="Unknown" w:date="0-00-00T00:00:00Z">
        <w:r>
          <w:rPr>
            <w:rFonts w:eastAsia="Times New Roman" w:cs="Segoe UI" w:ascii="Segoe UI" w:hAnsi="Segoe UI"/>
            <w:color w:val="000000"/>
            <w:sz w:val="23"/>
            <w:szCs w:val="23"/>
          </w:rPr>
          <w:br/>
        </w:r>
      </w:ins>
      <w:ins w:id="206" w:author="Unknown" w:date="0-00-00T00:00:00Z">
        <w:r>
          <w:rPr>
            <w:rFonts w:eastAsia="Times New Roman" w:cs="Segoe UI" w:ascii="Segoe UI" w:hAnsi="Segoe UI"/>
            <w:b/>
            <w:bCs/>
            <w:color w:val="000000"/>
            <w:sz w:val="23"/>
            <w:szCs w:val="23"/>
          </w:rPr>
          <w:t>Answer</w:t>
        </w:r>
      </w:ins>
      <w:ins w:id="207" w:author="Unknown" w:date="0-00-00T00:00:00Z">
        <w:r>
          <w:rPr>
            <w:rFonts w:eastAsia="Times New Roman" w:cs="Segoe UI" w:ascii="Segoe UI" w:hAnsi="Segoe UI"/>
            <w:color w:val="000000"/>
            <w:sz w:val="23"/>
            <w:szCs w:val="23"/>
          </w:rPr>
          <w:t>: Directives. The image represents the types of directives in Angular; Attribute, structural, and custom.</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08" w:author="Unknown" w:date="0-00-00T00:00:00Z">
        <w:r>
          <w:rPr>
            <w:rFonts w:eastAsia="Times New Roman" w:cs="Segoe UI" w:ascii="Segoe UI" w:hAnsi="Segoe UI"/>
            <w:b/>
            <w:bCs/>
            <w:color w:val="000000"/>
            <w:sz w:val="23"/>
            <w:szCs w:val="23"/>
          </w:rPr>
          <w:t>Question: Explain the difference between an Annotation and a Decorator in Angular?</w:t>
        </w:r>
      </w:ins>
      <w:ins w:id="209" w:author="Unknown" w:date="0-00-00T00:00:00Z">
        <w:r>
          <w:rPr>
            <w:rFonts w:eastAsia="Times New Roman" w:cs="Segoe UI" w:ascii="Segoe UI" w:hAnsi="Segoe UI"/>
            <w:color w:val="000000"/>
            <w:sz w:val="23"/>
            <w:szCs w:val="23"/>
          </w:rPr>
          <w:br/>
        </w:r>
      </w:ins>
      <w:ins w:id="210" w:author="Unknown" w:date="0-00-00T00:00:00Z">
        <w:r>
          <w:rPr>
            <w:rFonts w:eastAsia="Times New Roman" w:cs="Segoe UI" w:ascii="Segoe UI" w:hAnsi="Segoe UI"/>
            <w:b/>
            <w:bCs/>
            <w:color w:val="000000"/>
            <w:sz w:val="23"/>
            <w:szCs w:val="23"/>
          </w:rPr>
          <w:t>Answer:</w:t>
        </w:r>
      </w:ins>
      <w:ins w:id="211" w:author="Unknown" w:date="0-00-00T00:00:00Z">
        <w:r>
          <w:rPr>
            <w:rFonts w:eastAsia="Times New Roman" w:cs="Segoe UI" w:ascii="Segoe UI" w:hAnsi="Segoe UI"/>
            <w:color w:val="000000"/>
            <w:sz w:val="23"/>
            <w:szCs w:val="23"/>
          </w:rPr>
          <w:t> In Angular, annotations are used for creating an annotation array. They are only metadata set of the class using the Reflect Metadata library.</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12" w:author="Unknown" w:date="0-00-00T00:00:00Z">
        <w:r>
          <w:rPr>
            <w:rFonts w:eastAsia="Times New Roman" w:cs="Segoe UI" w:ascii="Segoe UI" w:hAnsi="Segoe UI"/>
            <w:color w:val="000000"/>
            <w:sz w:val="23"/>
            <w:szCs w:val="23"/>
          </w:rPr>
          <w:t>Decorators in Angular are design patterns used for separating decoration or modification of some class without changing the original source code.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13" w:author="Unknown" w:date="0-00-00T00:00:00Z">
        <w:r>
          <w:rPr>
            <w:rFonts w:eastAsia="Times New Roman" w:cs="Segoe UI" w:ascii="Segoe UI" w:hAnsi="Segoe UI"/>
            <w:b/>
            <w:bCs/>
            <w:color w:val="000000"/>
            <w:sz w:val="23"/>
            <w:szCs w:val="23"/>
          </w:rPr>
          <w:t>Question: What are directives in Angular?</w:t>
        </w:r>
      </w:ins>
      <w:ins w:id="214" w:author="Unknown" w:date="0-00-00T00:00:00Z">
        <w:r>
          <w:rPr>
            <w:rFonts w:eastAsia="Times New Roman" w:cs="Segoe UI" w:ascii="Segoe UI" w:hAnsi="Segoe UI"/>
            <w:color w:val="000000"/>
            <w:sz w:val="23"/>
            <w:szCs w:val="23"/>
          </w:rPr>
          <w:br/>
        </w:r>
      </w:ins>
      <w:ins w:id="215" w:author="Unknown" w:date="0-00-00T00:00:00Z">
        <w:r>
          <w:rPr>
            <w:rFonts w:eastAsia="Times New Roman" w:cs="Segoe UI" w:ascii="Segoe UI" w:hAnsi="Segoe UI"/>
            <w:b/>
            <w:bCs/>
            <w:color w:val="000000"/>
            <w:sz w:val="23"/>
            <w:szCs w:val="23"/>
          </w:rPr>
          <w:t>Answer:</w:t>
        </w:r>
      </w:ins>
      <w:ins w:id="216" w:author="Unknown" w:date="0-00-00T00:00:00Z">
        <w:r>
          <w:rPr>
            <w:rFonts w:eastAsia="Times New Roman" w:cs="Segoe UI" w:ascii="Segoe UI" w:hAnsi="Segoe UI"/>
            <w:color w:val="000000"/>
            <w:sz w:val="23"/>
            <w:szCs w:val="23"/>
          </w:rPr>
          <w:t> Directives are one of the core features of Angular. They allow an Angular developer to write new, application-specific HTML syntax. In actual, directives are functions that are executed by the Angular compiler when the same finds them in the DOM. Directives are of three types:</w:t>
        </w:r>
      </w:ins>
    </w:p>
    <w:p>
      <w:pPr>
        <w:pStyle w:val="Normal"/>
        <w:numPr>
          <w:ilvl w:val="0"/>
          <w:numId w:val="40"/>
        </w:numPr>
        <w:shd w:val="clear" w:color="auto" w:fill="FFFFFF"/>
        <w:spacing w:lineRule="auto" w:line="240" w:before="0" w:after="0"/>
        <w:rPr>
          <w:rFonts w:ascii="Segoe UI" w:hAnsi="Segoe UI" w:eastAsia="Times New Roman" w:cs="Segoe UI"/>
          <w:color w:val="000000"/>
          <w:sz w:val="23"/>
          <w:szCs w:val="23"/>
        </w:rPr>
      </w:pPr>
      <w:ins w:id="217" w:author="Unknown" w:date="0-00-00T00:00:00Z">
        <w:r>
          <w:rPr>
            <w:rFonts w:eastAsia="Times New Roman" w:cs="Segoe UI" w:ascii="Segoe UI" w:hAnsi="Segoe UI"/>
            <w:color w:val="000000"/>
            <w:sz w:val="23"/>
            <w:szCs w:val="23"/>
          </w:rPr>
          <w:t>Attribute Directives</w:t>
        </w:r>
      </w:ins>
    </w:p>
    <w:p>
      <w:pPr>
        <w:pStyle w:val="Normal"/>
        <w:numPr>
          <w:ilvl w:val="0"/>
          <w:numId w:val="40"/>
        </w:numPr>
        <w:shd w:val="clear" w:color="auto" w:fill="FFFFFF"/>
        <w:spacing w:lineRule="auto" w:line="240" w:before="0" w:after="0"/>
        <w:rPr>
          <w:rFonts w:ascii="Segoe UI" w:hAnsi="Segoe UI" w:eastAsia="Times New Roman" w:cs="Segoe UI"/>
          <w:color w:val="000000"/>
          <w:sz w:val="23"/>
          <w:szCs w:val="23"/>
        </w:rPr>
      </w:pPr>
      <w:ins w:id="218" w:author="Unknown" w:date="0-00-00T00:00:00Z">
        <w:r>
          <w:rPr>
            <w:rFonts w:eastAsia="Times New Roman" w:cs="Segoe UI" w:ascii="Segoe UI" w:hAnsi="Segoe UI"/>
            <w:color w:val="000000"/>
            <w:sz w:val="23"/>
            <w:szCs w:val="23"/>
          </w:rPr>
          <w:t>Component Directives</w:t>
        </w:r>
      </w:ins>
    </w:p>
    <w:p>
      <w:pPr>
        <w:pStyle w:val="Normal"/>
        <w:numPr>
          <w:ilvl w:val="0"/>
          <w:numId w:val="40"/>
        </w:numPr>
        <w:shd w:val="clear" w:color="auto" w:fill="FFFFFF"/>
        <w:spacing w:lineRule="auto" w:line="240" w:before="0" w:after="0"/>
        <w:rPr>
          <w:rFonts w:ascii="Segoe UI" w:hAnsi="Segoe UI" w:eastAsia="Times New Roman" w:cs="Segoe UI"/>
          <w:color w:val="000000"/>
          <w:sz w:val="23"/>
          <w:szCs w:val="23"/>
        </w:rPr>
      </w:pPr>
      <w:ins w:id="219" w:author="Unknown" w:date="0-00-00T00:00:00Z">
        <w:r>
          <w:rPr>
            <w:rFonts w:eastAsia="Times New Roman" w:cs="Segoe UI" w:ascii="Segoe UI" w:hAnsi="Segoe UI"/>
            <w:color w:val="000000"/>
            <w:sz w:val="23"/>
            <w:szCs w:val="23"/>
          </w:rPr>
          <w:t>Structural Directives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20" w:author="Unknown" w:date="0-00-00T00:00:00Z">
        <w:r>
          <w:rPr>
            <w:rFonts w:eastAsia="Times New Roman" w:cs="Segoe UI" w:ascii="Segoe UI" w:hAnsi="Segoe UI"/>
            <w:b/>
            <w:bCs/>
            <w:color w:val="000000"/>
            <w:sz w:val="23"/>
            <w:szCs w:val="23"/>
          </w:rPr>
          <w:t>Question</w:t>
        </w:r>
      </w:ins>
      <w:ins w:id="221" w:author="Unknown" w:date="0-00-00T00:00:00Z">
        <w:r>
          <w:rPr>
            <w:rFonts w:eastAsia="Times New Roman" w:cs="Segoe UI" w:ascii="Segoe UI" w:hAnsi="Segoe UI"/>
            <w:color w:val="000000"/>
            <w:sz w:val="23"/>
            <w:szCs w:val="23"/>
          </w:rPr>
          <w:t>: </w:t>
        </w:r>
      </w:ins>
      <w:ins w:id="222" w:author="Unknown" w:date="0-00-00T00:00:00Z">
        <w:r>
          <w:rPr>
            <w:rFonts w:eastAsia="Times New Roman" w:cs="Segoe UI" w:ascii="Segoe UI" w:hAnsi="Segoe UI"/>
            <w:b/>
            <w:bCs/>
            <w:color w:val="000000"/>
            <w:sz w:val="23"/>
            <w:szCs w:val="23"/>
          </w:rPr>
          <w:t>What are the building blocks of Angular?</w:t>
        </w:r>
      </w:ins>
      <w:ins w:id="223" w:author="Unknown" w:date="0-00-00T00:00:00Z">
        <w:r>
          <w:rPr>
            <w:rFonts w:eastAsia="Times New Roman" w:cs="Segoe UI" w:ascii="Segoe UI" w:hAnsi="Segoe UI"/>
            <w:color w:val="000000"/>
            <w:sz w:val="23"/>
            <w:szCs w:val="23"/>
          </w:rPr>
          <w:br/>
        </w:r>
      </w:ins>
      <w:ins w:id="224" w:author="Unknown" w:date="0-00-00T00:00:00Z">
        <w:r>
          <w:rPr>
            <w:rFonts w:eastAsia="Times New Roman" w:cs="Segoe UI" w:ascii="Segoe UI" w:hAnsi="Segoe UI"/>
            <w:b/>
            <w:bCs/>
            <w:color w:val="000000"/>
            <w:sz w:val="23"/>
            <w:szCs w:val="23"/>
          </w:rPr>
          <w:t>Answer</w:t>
        </w:r>
      </w:ins>
      <w:ins w:id="225" w:author="Unknown" w:date="0-00-00T00:00:00Z">
        <w:r>
          <w:rPr>
            <w:rFonts w:eastAsia="Times New Roman" w:cs="Segoe UI" w:ascii="Segoe UI" w:hAnsi="Segoe UI"/>
            <w:color w:val="000000"/>
            <w:sz w:val="23"/>
            <w:szCs w:val="23"/>
          </w:rPr>
          <w:t>: There are essentially 9 building blocks of an Angular application. These are:</w:t>
        </w:r>
      </w:ins>
    </w:p>
    <w:p>
      <w:pPr>
        <w:pStyle w:val="Normal"/>
        <w:numPr>
          <w:ilvl w:val="0"/>
          <w:numId w:val="41"/>
        </w:numPr>
        <w:shd w:val="clear" w:color="auto" w:fill="FFFFFF"/>
        <w:spacing w:lineRule="auto" w:line="240" w:before="0" w:after="0"/>
        <w:rPr/>
      </w:pPr>
      <w:ins w:id="226" w:author="Unknown" w:date="0-00-00T00:00:00Z">
        <w:r>
          <w:rPr>
            <w:rFonts w:eastAsia="Times New Roman" w:cs="Segoe UI" w:ascii="Segoe UI" w:hAnsi="Segoe UI"/>
            <w:b/>
            <w:bCs/>
            <w:color w:val="000000"/>
            <w:sz w:val="23"/>
            <w:szCs w:val="23"/>
          </w:rPr>
          <w:t>Components –</w:t>
        </w:r>
      </w:ins>
      <w:ins w:id="227" w:author="Unknown" w:date="0-00-00T00:00:00Z">
        <w:r>
          <w:rPr>
            <w:rFonts w:eastAsia="Times New Roman" w:cs="Segoe UI" w:ascii="Segoe UI" w:hAnsi="Segoe UI"/>
            <w:color w:val="000000"/>
            <w:sz w:val="23"/>
            <w:szCs w:val="23"/>
          </w:rPr>
          <w:t> A component controls one or more views. Each view is some specific section of the screen. Every Angular application has at least one component, known as the </w:t>
        </w:r>
      </w:ins>
      <w:hyperlink r:id="rId16">
        <w:ins w:id="228" w:author="Unknown" w:date="0-00-00T00:00:00Z">
          <w:r>
            <w:rPr>
              <w:rStyle w:val="ListLabel1946"/>
              <w:rFonts w:eastAsia="Times New Roman" w:cs="Segoe UI" w:ascii="Segoe UI" w:hAnsi="Segoe UI"/>
              <w:color w:val="000000"/>
              <w:sz w:val="23"/>
              <w:szCs w:val="23"/>
            </w:rPr>
            <w:t>root component</w:t>
          </w:r>
        </w:ins>
      </w:hyperlink>
      <w:ins w:id="229" w:author="Unknown" w:date="0-00-00T00:00:00Z">
        <w:r>
          <w:rPr>
            <w:rFonts w:eastAsia="Times New Roman" w:cs="Segoe UI" w:ascii="Segoe UI" w:hAnsi="Segoe UI"/>
            <w:color w:val="000000"/>
            <w:sz w:val="23"/>
            <w:szCs w:val="23"/>
          </w:rPr>
          <w:t>. It is bootstrapped inside the main module, known as the root module. A component contains application logic defined inside a class. This class is responsible for interacting with the view via an API of properties and methods.</w:t>
        </w:r>
      </w:ins>
    </w:p>
    <w:p>
      <w:pPr>
        <w:pStyle w:val="Normal"/>
        <w:numPr>
          <w:ilvl w:val="0"/>
          <w:numId w:val="41"/>
        </w:numPr>
        <w:shd w:val="clear" w:color="auto" w:fill="FFFFFF"/>
        <w:spacing w:lineRule="auto" w:line="240" w:before="0" w:after="0"/>
        <w:rPr>
          <w:rFonts w:ascii="Segoe UI" w:hAnsi="Segoe UI" w:eastAsia="Times New Roman" w:cs="Segoe UI"/>
          <w:color w:val="000000"/>
          <w:sz w:val="23"/>
          <w:szCs w:val="23"/>
        </w:rPr>
      </w:pPr>
      <w:ins w:id="230" w:author="Unknown" w:date="0-00-00T00:00:00Z">
        <w:r>
          <w:rPr>
            <w:rFonts w:eastAsia="Times New Roman" w:cs="Segoe UI" w:ascii="Segoe UI" w:hAnsi="Segoe UI"/>
            <w:b/>
            <w:bCs/>
            <w:color w:val="000000"/>
            <w:sz w:val="23"/>
            <w:szCs w:val="23"/>
          </w:rPr>
          <w:t>Data Binding –</w:t>
        </w:r>
      </w:ins>
      <w:ins w:id="231" w:author="Unknown" w:date="0-00-00T00:00:00Z">
        <w:r>
          <w:rPr>
            <w:rFonts w:eastAsia="Times New Roman" w:cs="Segoe UI" w:ascii="Segoe UI" w:hAnsi="Segoe UI"/>
            <w:color w:val="000000"/>
            <w:sz w:val="23"/>
            <w:szCs w:val="23"/>
          </w:rPr>
          <w:t> The mechanism by which parts of a template coordinates with parts of a component is known as data binding. In order to let Angular know how to connect both sides (template and its component), the binding markup is added to the template HTML.</w:t>
        </w:r>
      </w:ins>
    </w:p>
    <w:p>
      <w:pPr>
        <w:pStyle w:val="Normal"/>
        <w:numPr>
          <w:ilvl w:val="0"/>
          <w:numId w:val="41"/>
        </w:numPr>
        <w:shd w:val="clear" w:color="auto" w:fill="FFFFFF"/>
        <w:spacing w:lineRule="auto" w:line="240" w:before="0" w:after="0"/>
        <w:rPr>
          <w:rFonts w:ascii="Segoe UI" w:hAnsi="Segoe UI" w:eastAsia="Times New Roman" w:cs="Segoe UI"/>
          <w:color w:val="000000"/>
          <w:sz w:val="23"/>
          <w:szCs w:val="23"/>
        </w:rPr>
      </w:pPr>
      <w:ins w:id="232" w:author="Unknown" w:date="0-00-00T00:00:00Z">
        <w:r>
          <w:rPr>
            <w:rFonts w:eastAsia="Times New Roman" w:cs="Segoe UI" w:ascii="Segoe UI" w:hAnsi="Segoe UI"/>
            <w:b/>
            <w:bCs/>
            <w:color w:val="000000"/>
            <w:sz w:val="23"/>
            <w:szCs w:val="23"/>
          </w:rPr>
          <w:t>Dependency Injection (DI) –</w:t>
        </w:r>
      </w:ins>
      <w:ins w:id="233" w:author="Unknown" w:date="0-00-00T00:00:00Z">
        <w:r>
          <w:rPr>
            <w:rFonts w:eastAsia="Times New Roman" w:cs="Segoe UI" w:ascii="Segoe UI" w:hAnsi="Segoe UI"/>
            <w:color w:val="000000"/>
            <w:sz w:val="23"/>
            <w:szCs w:val="23"/>
          </w:rPr>
          <w:t> Angular makes use of DI to provide required dependencies to new components. Typically, dependencies required by a component are services. A component’s constructor parameters tell Angular about the services that a component requires. So, a dependency injection offers a way to supply fully-formed dependencies required by a new instance of a class.</w:t>
        </w:r>
      </w:ins>
    </w:p>
    <w:p>
      <w:pPr>
        <w:pStyle w:val="Normal"/>
        <w:numPr>
          <w:ilvl w:val="0"/>
          <w:numId w:val="41"/>
        </w:numPr>
        <w:shd w:val="clear" w:color="auto" w:fill="FFFFFF"/>
        <w:spacing w:lineRule="auto" w:line="240" w:before="0" w:after="0"/>
        <w:rPr/>
      </w:pPr>
      <w:ins w:id="234" w:author="Unknown" w:date="0-00-00T00:00:00Z">
        <w:r>
          <w:rPr>
            <w:rFonts w:eastAsia="Times New Roman" w:cs="Segoe UI" w:ascii="Segoe UI" w:hAnsi="Segoe UI"/>
            <w:b/>
            <w:bCs/>
            <w:color w:val="000000"/>
            <w:sz w:val="23"/>
            <w:szCs w:val="23"/>
          </w:rPr>
          <w:t>Directives –</w:t>
        </w:r>
      </w:ins>
      <w:ins w:id="235" w:author="Unknown" w:date="0-00-00T00:00:00Z">
        <w:r>
          <w:rPr>
            <w:rFonts w:eastAsia="Times New Roman" w:cs="Segoe UI" w:ascii="Segoe UI" w:hAnsi="Segoe UI"/>
            <w:color w:val="000000"/>
            <w:sz w:val="23"/>
            <w:szCs w:val="23"/>
          </w:rPr>
          <w:t> The templates used by Angular are dynamic in nature. Directives are responsible for instructing Angular about how to transform the DOM when rendering a template. Actually, components are directives with a template. Other </w:t>
        </w:r>
      </w:ins>
      <w:hyperlink r:id="rId17">
        <w:ins w:id="236" w:author="Unknown" w:date="0-00-00T00:00:00Z">
          <w:r>
            <w:rPr>
              <w:rStyle w:val="ListLabel1946"/>
              <w:rFonts w:eastAsia="Times New Roman" w:cs="Segoe UI" w:ascii="Segoe UI" w:hAnsi="Segoe UI"/>
              <w:color w:val="000000"/>
              <w:sz w:val="23"/>
              <w:szCs w:val="23"/>
            </w:rPr>
            <w:t>types of directives</w:t>
          </w:r>
        </w:ins>
      </w:hyperlink>
      <w:ins w:id="237" w:author="Unknown" w:date="0-00-00T00:00:00Z">
        <w:r>
          <w:rPr>
            <w:rFonts w:eastAsia="Times New Roman" w:cs="Segoe UI" w:ascii="Segoe UI" w:hAnsi="Segoe UI"/>
            <w:color w:val="000000"/>
            <w:sz w:val="23"/>
            <w:szCs w:val="23"/>
          </w:rPr>
          <w:t> are attribute and structural directives.</w:t>
        </w:r>
      </w:ins>
    </w:p>
    <w:p>
      <w:pPr>
        <w:pStyle w:val="Normal"/>
        <w:numPr>
          <w:ilvl w:val="0"/>
          <w:numId w:val="41"/>
        </w:numPr>
        <w:shd w:val="clear" w:color="auto" w:fill="FFFFFF"/>
        <w:spacing w:lineRule="auto" w:line="240" w:before="0" w:after="0"/>
        <w:rPr>
          <w:rFonts w:ascii="Segoe UI" w:hAnsi="Segoe UI" w:eastAsia="Times New Roman" w:cs="Segoe UI"/>
          <w:color w:val="000000"/>
          <w:sz w:val="23"/>
          <w:szCs w:val="23"/>
        </w:rPr>
      </w:pPr>
      <w:ins w:id="238" w:author="Unknown" w:date="0-00-00T00:00:00Z">
        <w:r>
          <w:rPr>
            <w:rFonts w:eastAsia="Times New Roman" w:cs="Segoe UI" w:ascii="Segoe UI" w:hAnsi="Segoe UI"/>
            <w:b/>
            <w:bCs/>
            <w:color w:val="000000"/>
            <w:sz w:val="23"/>
            <w:szCs w:val="23"/>
          </w:rPr>
          <w:t>Metadata –</w:t>
        </w:r>
      </w:ins>
      <w:ins w:id="239" w:author="Unknown" w:date="0-00-00T00:00:00Z">
        <w:r>
          <w:rPr>
            <w:rFonts w:eastAsia="Times New Roman" w:cs="Segoe UI" w:ascii="Segoe UI" w:hAnsi="Segoe UI"/>
            <w:color w:val="000000"/>
            <w:sz w:val="23"/>
            <w:szCs w:val="23"/>
          </w:rPr>
          <w:t> In order to let Angular know how to process a class, metadata is attached to the class. For doing so decorators are used.</w:t>
        </w:r>
      </w:ins>
    </w:p>
    <w:p>
      <w:pPr>
        <w:pStyle w:val="Normal"/>
        <w:numPr>
          <w:ilvl w:val="0"/>
          <w:numId w:val="41"/>
        </w:numPr>
        <w:shd w:val="clear" w:color="auto" w:fill="FFFFFF"/>
        <w:spacing w:lineRule="auto" w:line="240" w:before="0" w:after="0"/>
        <w:rPr>
          <w:rFonts w:ascii="Segoe UI" w:hAnsi="Segoe UI" w:eastAsia="Times New Roman" w:cs="Segoe UI"/>
          <w:color w:val="000000"/>
          <w:sz w:val="23"/>
          <w:szCs w:val="23"/>
        </w:rPr>
      </w:pPr>
      <w:ins w:id="240" w:author="Unknown" w:date="0-00-00T00:00:00Z">
        <w:r>
          <w:rPr>
            <w:rFonts w:eastAsia="Times New Roman" w:cs="Segoe UI" w:ascii="Segoe UI" w:hAnsi="Segoe UI"/>
            <w:b/>
            <w:bCs/>
            <w:color w:val="000000"/>
            <w:sz w:val="23"/>
            <w:szCs w:val="23"/>
          </w:rPr>
          <w:t>Modules –</w:t>
        </w:r>
      </w:ins>
      <w:ins w:id="241" w:author="Unknown" w:date="0-00-00T00:00:00Z">
        <w:r>
          <w:rPr>
            <w:rFonts w:eastAsia="Times New Roman" w:cs="Segoe UI" w:ascii="Segoe UI" w:hAnsi="Segoe UI"/>
            <w:color w:val="000000"/>
            <w:sz w:val="23"/>
            <w:szCs w:val="23"/>
          </w:rPr>
          <w:t> Also known as NgModules, a module is an organized block of code with a specific set of capabilities. It has a specific application domain or a workflow. Like components, any Angular application has at least one module. This is known as the root module. Typically, an Angular application has several modules.</w:t>
        </w:r>
      </w:ins>
    </w:p>
    <w:p>
      <w:pPr>
        <w:pStyle w:val="Normal"/>
        <w:numPr>
          <w:ilvl w:val="0"/>
          <w:numId w:val="41"/>
        </w:numPr>
        <w:shd w:val="clear" w:color="auto" w:fill="FFFFFF"/>
        <w:spacing w:lineRule="auto" w:line="240" w:before="0" w:after="0"/>
        <w:rPr>
          <w:rFonts w:ascii="Segoe UI" w:hAnsi="Segoe UI" w:eastAsia="Times New Roman" w:cs="Segoe UI"/>
          <w:color w:val="000000"/>
          <w:sz w:val="23"/>
          <w:szCs w:val="23"/>
        </w:rPr>
      </w:pPr>
      <w:ins w:id="242" w:author="Unknown" w:date="0-00-00T00:00:00Z">
        <w:r>
          <w:rPr>
            <w:rFonts w:eastAsia="Times New Roman" w:cs="Segoe UI" w:ascii="Segoe UI" w:hAnsi="Segoe UI"/>
            <w:b/>
            <w:bCs/>
            <w:color w:val="000000"/>
            <w:sz w:val="23"/>
            <w:szCs w:val="23"/>
          </w:rPr>
          <w:t>Routing –</w:t>
        </w:r>
      </w:ins>
      <w:ins w:id="243" w:author="Unknown" w:date="0-00-00T00:00:00Z">
        <w:r>
          <w:rPr>
            <w:rFonts w:eastAsia="Times New Roman" w:cs="Segoe UI" w:ascii="Segoe UI" w:hAnsi="Segoe UI"/>
            <w:color w:val="000000"/>
            <w:sz w:val="23"/>
            <w:szCs w:val="23"/>
          </w:rPr>
          <w:t> An Angular router is responsible for interpreting a browser URL as an instruction to navigate to a client-generated view. The router is bound to links on a page to tell Angular to navigate the application view when a user clicks on it.</w:t>
        </w:r>
      </w:ins>
    </w:p>
    <w:p>
      <w:pPr>
        <w:pStyle w:val="Normal"/>
        <w:numPr>
          <w:ilvl w:val="0"/>
          <w:numId w:val="41"/>
        </w:numPr>
        <w:shd w:val="clear" w:color="auto" w:fill="FFFFFF"/>
        <w:spacing w:lineRule="auto" w:line="240" w:before="0" w:after="0"/>
        <w:rPr>
          <w:rFonts w:ascii="Segoe UI" w:hAnsi="Segoe UI" w:eastAsia="Times New Roman" w:cs="Segoe UI"/>
          <w:color w:val="000000"/>
          <w:sz w:val="23"/>
          <w:szCs w:val="23"/>
        </w:rPr>
      </w:pPr>
      <w:ins w:id="244" w:author="Unknown" w:date="0-00-00T00:00:00Z">
        <w:r>
          <w:rPr>
            <w:rFonts w:eastAsia="Times New Roman" w:cs="Segoe UI" w:ascii="Segoe UI" w:hAnsi="Segoe UI"/>
            <w:b/>
            <w:bCs/>
            <w:color w:val="000000"/>
            <w:sz w:val="23"/>
            <w:szCs w:val="23"/>
          </w:rPr>
          <w:t>Services –</w:t>
        </w:r>
      </w:ins>
      <w:ins w:id="245" w:author="Unknown" w:date="0-00-00T00:00:00Z">
        <w:r>
          <w:rPr>
            <w:rFonts w:eastAsia="Times New Roman" w:cs="Segoe UI" w:ascii="Segoe UI" w:hAnsi="Segoe UI"/>
            <w:color w:val="000000"/>
            <w:sz w:val="23"/>
            <w:szCs w:val="23"/>
          </w:rPr>
          <w:t> A very broad category, a service can be anything ranging from a value and function to a feature that is required by an Angular app. Technically, a service is a class with a well-defined purpose.</w:t>
        </w:r>
      </w:ins>
    </w:p>
    <w:p>
      <w:pPr>
        <w:pStyle w:val="Normal"/>
        <w:numPr>
          <w:ilvl w:val="0"/>
          <w:numId w:val="41"/>
        </w:numPr>
        <w:shd w:val="clear" w:color="auto" w:fill="FFFFFF"/>
        <w:spacing w:lineRule="auto" w:line="240" w:before="0" w:after="0"/>
        <w:rPr>
          <w:rFonts w:ascii="Segoe UI" w:hAnsi="Segoe UI" w:eastAsia="Times New Roman" w:cs="Segoe UI"/>
          <w:color w:val="000000"/>
          <w:sz w:val="23"/>
          <w:szCs w:val="23"/>
        </w:rPr>
      </w:pPr>
      <w:ins w:id="246" w:author="Unknown" w:date="0-00-00T00:00:00Z">
        <w:r>
          <w:rPr>
            <w:rFonts w:eastAsia="Times New Roman" w:cs="Segoe UI" w:ascii="Segoe UI" w:hAnsi="Segoe UI"/>
            <w:b/>
            <w:bCs/>
            <w:color w:val="000000"/>
            <w:sz w:val="23"/>
            <w:szCs w:val="23"/>
          </w:rPr>
          <w:t>Template –</w:t>
        </w:r>
      </w:ins>
      <w:ins w:id="247" w:author="Unknown" w:date="0-00-00T00:00:00Z">
        <w:r>
          <w:rPr>
            <w:rFonts w:eastAsia="Times New Roman" w:cs="Segoe UI" w:ascii="Segoe UI" w:hAnsi="Segoe UI"/>
            <w:color w:val="000000"/>
            <w:sz w:val="23"/>
            <w:szCs w:val="23"/>
          </w:rPr>
          <w:t> Each component’s view is associated with its companion template. A template in Angular is a form of HTML tags that lets Angular know that how it is meant to render the component.</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48" w:author="Unknown" w:date="0-00-00T00:00:00Z">
        <w:r>
          <w:rPr>
            <w:rFonts w:eastAsia="Times New Roman" w:cs="Segoe UI" w:ascii="Segoe UI" w:hAnsi="Segoe UI"/>
            <w:b/>
            <w:bCs/>
            <w:color w:val="000000"/>
            <w:sz w:val="23"/>
            <w:szCs w:val="23"/>
          </w:rPr>
          <w:t>Question: Please explain the differences between Angular and jQuery?</w:t>
        </w:r>
      </w:ins>
      <w:ins w:id="249" w:author="Unknown" w:date="0-00-00T00:00:00Z">
        <w:r>
          <w:rPr>
            <w:rFonts w:eastAsia="Times New Roman" w:cs="Segoe UI" w:ascii="Segoe UI" w:hAnsi="Segoe UI"/>
            <w:color w:val="000000"/>
            <w:sz w:val="23"/>
            <w:szCs w:val="23"/>
          </w:rPr>
          <w:br/>
        </w:r>
      </w:ins>
      <w:ins w:id="250" w:author="Unknown" w:date="0-00-00T00:00:00Z">
        <w:r>
          <w:rPr>
            <w:rFonts w:eastAsia="Times New Roman" w:cs="Segoe UI" w:ascii="Segoe UI" w:hAnsi="Segoe UI"/>
            <w:b/>
            <w:bCs/>
            <w:color w:val="000000"/>
            <w:sz w:val="23"/>
            <w:szCs w:val="23"/>
          </w:rPr>
          <w:t>Answer:</w:t>
        </w:r>
      </w:ins>
      <w:ins w:id="251" w:author="Unknown" w:date="0-00-00T00:00:00Z">
        <w:r>
          <w:rPr>
            <w:rFonts w:eastAsia="Times New Roman" w:cs="Segoe UI" w:ascii="Segoe UI" w:hAnsi="Segoe UI"/>
            <w:color w:val="000000"/>
            <w:sz w:val="23"/>
            <w:szCs w:val="23"/>
          </w:rPr>
          <w:t> The single biggest difference between Angular and jQuery is that while the former is a JS frontend framework, the latter is a JS library. Despite this, there are some similarities between the two, such as both features DOM manipulation and provides support for animation.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52" w:author="Unknown" w:date="0-00-00T00:00:00Z">
        <w:r>
          <w:rPr>
            <w:rFonts w:eastAsia="Times New Roman" w:cs="Segoe UI" w:ascii="Segoe UI" w:hAnsi="Segoe UI"/>
            <w:color w:val="000000"/>
            <w:sz w:val="23"/>
            <w:szCs w:val="23"/>
          </w:rPr>
          <w:t>Nonetheless, notable differences between Angular and jQuery are:</w:t>
        </w:r>
      </w:ins>
    </w:p>
    <w:p>
      <w:pPr>
        <w:pStyle w:val="Normal"/>
        <w:numPr>
          <w:ilvl w:val="0"/>
          <w:numId w:val="42"/>
        </w:numPr>
        <w:shd w:val="clear" w:color="auto" w:fill="FFFFFF"/>
        <w:spacing w:lineRule="auto" w:line="240" w:before="0" w:after="0"/>
        <w:rPr>
          <w:rFonts w:ascii="Segoe UI" w:hAnsi="Segoe UI" w:eastAsia="Times New Roman" w:cs="Segoe UI"/>
          <w:color w:val="000000"/>
          <w:sz w:val="23"/>
          <w:szCs w:val="23"/>
        </w:rPr>
      </w:pPr>
      <w:ins w:id="253" w:author="Unknown" w:date="0-00-00T00:00:00Z">
        <w:r>
          <w:rPr>
            <w:rFonts w:eastAsia="Times New Roman" w:cs="Segoe UI" w:ascii="Segoe UI" w:hAnsi="Segoe UI"/>
            <w:color w:val="000000"/>
            <w:sz w:val="23"/>
            <w:szCs w:val="23"/>
          </w:rPr>
          <w:t>Angular has two-way data binding, jQuery does not</w:t>
        </w:r>
      </w:ins>
    </w:p>
    <w:p>
      <w:pPr>
        <w:pStyle w:val="Normal"/>
        <w:numPr>
          <w:ilvl w:val="0"/>
          <w:numId w:val="42"/>
        </w:numPr>
        <w:shd w:val="clear" w:color="auto" w:fill="FFFFFF"/>
        <w:spacing w:lineRule="auto" w:line="240" w:before="0" w:after="0"/>
        <w:rPr>
          <w:rFonts w:ascii="Segoe UI" w:hAnsi="Segoe UI" w:eastAsia="Times New Roman" w:cs="Segoe UI"/>
          <w:color w:val="000000"/>
          <w:sz w:val="23"/>
          <w:szCs w:val="23"/>
        </w:rPr>
      </w:pPr>
      <w:ins w:id="254" w:author="Unknown" w:date="0-00-00T00:00:00Z">
        <w:r>
          <w:rPr>
            <w:rFonts w:eastAsia="Times New Roman" w:cs="Segoe UI" w:ascii="Segoe UI" w:hAnsi="Segoe UI"/>
            <w:color w:val="000000"/>
            <w:sz w:val="23"/>
            <w:szCs w:val="23"/>
          </w:rPr>
          <w:t>Angular provides support for RESTful API while jQuery doesn’t</w:t>
        </w:r>
      </w:ins>
    </w:p>
    <w:p>
      <w:pPr>
        <w:pStyle w:val="Normal"/>
        <w:numPr>
          <w:ilvl w:val="0"/>
          <w:numId w:val="42"/>
        </w:numPr>
        <w:shd w:val="clear" w:color="auto" w:fill="FFFFFF"/>
        <w:spacing w:lineRule="auto" w:line="240" w:before="0" w:after="0"/>
        <w:rPr>
          <w:rFonts w:ascii="Segoe UI" w:hAnsi="Segoe UI" w:eastAsia="Times New Roman" w:cs="Segoe UI"/>
          <w:color w:val="000000"/>
          <w:sz w:val="23"/>
          <w:szCs w:val="23"/>
        </w:rPr>
      </w:pPr>
      <w:ins w:id="255" w:author="Unknown" w:date="0-00-00T00:00:00Z">
        <w:r>
          <w:rPr>
            <w:rFonts w:eastAsia="Times New Roman" w:cs="Segoe UI" w:ascii="Segoe UI" w:hAnsi="Segoe UI"/>
            <w:color w:val="000000"/>
            <w:sz w:val="23"/>
            <w:szCs w:val="23"/>
          </w:rPr>
          <w:t>jQuery doesn’t offer deep linking routing though Angular supports it</w:t>
        </w:r>
      </w:ins>
    </w:p>
    <w:p>
      <w:pPr>
        <w:pStyle w:val="Normal"/>
        <w:numPr>
          <w:ilvl w:val="0"/>
          <w:numId w:val="42"/>
        </w:numPr>
        <w:shd w:val="clear" w:color="auto" w:fill="FFFFFF"/>
        <w:spacing w:lineRule="auto" w:line="240" w:before="0" w:after="0"/>
        <w:rPr>
          <w:rFonts w:ascii="Segoe UI" w:hAnsi="Segoe UI" w:eastAsia="Times New Roman" w:cs="Segoe UI"/>
          <w:color w:val="000000"/>
          <w:sz w:val="23"/>
          <w:szCs w:val="23"/>
        </w:rPr>
      </w:pPr>
      <w:ins w:id="256" w:author="Unknown" w:date="0-00-00T00:00:00Z">
        <w:r>
          <w:rPr>
            <w:rFonts w:eastAsia="Times New Roman" w:cs="Segoe UI" w:ascii="Segoe UI" w:hAnsi="Segoe UI"/>
            <w:color w:val="000000"/>
            <w:sz w:val="23"/>
            <w:szCs w:val="23"/>
          </w:rPr>
          <w:t>There is no form validation in jQuery whereas it is present in Angular</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57" w:author="Unknown" w:date="0-00-00T00:00:00Z">
        <w:r>
          <w:rPr>
            <w:rFonts w:eastAsia="Times New Roman" w:cs="Segoe UI" w:ascii="Segoe UI" w:hAnsi="Segoe UI"/>
            <w:b/>
            <w:bCs/>
            <w:color w:val="000000"/>
            <w:sz w:val="23"/>
            <w:szCs w:val="23"/>
          </w:rPr>
          <w:t>Question: Could you explain the difference between Angular expressions and JavaScript expressions?</w:t>
        </w:r>
      </w:ins>
      <w:ins w:id="258" w:author="Unknown" w:date="0-00-00T00:00:00Z">
        <w:r>
          <w:rPr>
            <w:rFonts w:eastAsia="Times New Roman" w:cs="Segoe UI" w:ascii="Segoe UI" w:hAnsi="Segoe UI"/>
            <w:color w:val="000000"/>
            <w:sz w:val="23"/>
            <w:szCs w:val="23"/>
          </w:rPr>
          <w:br/>
        </w:r>
      </w:ins>
      <w:ins w:id="259" w:author="Unknown" w:date="0-00-00T00:00:00Z">
        <w:r>
          <w:rPr>
            <w:rFonts w:eastAsia="Times New Roman" w:cs="Segoe UI" w:ascii="Segoe UI" w:hAnsi="Segoe UI"/>
            <w:b/>
            <w:bCs/>
            <w:color w:val="000000"/>
            <w:sz w:val="23"/>
            <w:szCs w:val="23"/>
          </w:rPr>
          <w:t>Answer:</w:t>
        </w:r>
      </w:ins>
      <w:ins w:id="260" w:author="Unknown" w:date="0-00-00T00:00:00Z">
        <w:r>
          <w:rPr>
            <w:rFonts w:eastAsia="Times New Roman" w:cs="Segoe UI" w:ascii="Segoe UI" w:hAnsi="Segoe UI"/>
            <w:color w:val="000000"/>
            <w:sz w:val="23"/>
            <w:szCs w:val="23"/>
          </w:rPr>
          <w:t> Although both Angular expressions and JavaScript expressions can contain literals, operators, and variables, there are some notable dissimilarities between the two. Important differences between Angular expressions and JavaScript expressions are enlisted below:</w:t>
        </w:r>
      </w:ins>
    </w:p>
    <w:p>
      <w:pPr>
        <w:pStyle w:val="Normal"/>
        <w:numPr>
          <w:ilvl w:val="0"/>
          <w:numId w:val="43"/>
        </w:numPr>
        <w:shd w:val="clear" w:color="auto" w:fill="FFFFFF"/>
        <w:spacing w:lineRule="auto" w:line="240" w:before="0" w:after="0"/>
        <w:rPr>
          <w:rFonts w:ascii="Segoe UI" w:hAnsi="Segoe UI" w:eastAsia="Times New Roman" w:cs="Segoe UI"/>
          <w:color w:val="000000"/>
          <w:sz w:val="23"/>
          <w:szCs w:val="23"/>
        </w:rPr>
      </w:pPr>
      <w:ins w:id="261" w:author="Unknown" w:date="0-00-00T00:00:00Z">
        <w:r>
          <w:rPr>
            <w:rFonts w:eastAsia="Times New Roman" w:cs="Segoe UI" w:ascii="Segoe UI" w:hAnsi="Segoe UI"/>
            <w:color w:val="000000"/>
            <w:sz w:val="23"/>
            <w:szCs w:val="23"/>
          </w:rPr>
          <w:t>Angular expressions support filters while JavaScript expressions do not</w:t>
        </w:r>
      </w:ins>
    </w:p>
    <w:p>
      <w:pPr>
        <w:pStyle w:val="Normal"/>
        <w:numPr>
          <w:ilvl w:val="0"/>
          <w:numId w:val="43"/>
        </w:numPr>
        <w:shd w:val="clear" w:color="auto" w:fill="FFFFFF"/>
        <w:spacing w:lineRule="auto" w:line="240" w:before="0" w:after="0"/>
        <w:rPr>
          <w:rFonts w:ascii="Segoe UI" w:hAnsi="Segoe UI" w:eastAsia="Times New Roman" w:cs="Segoe UI"/>
          <w:color w:val="000000"/>
          <w:sz w:val="23"/>
          <w:szCs w:val="23"/>
        </w:rPr>
      </w:pPr>
      <w:ins w:id="262" w:author="Unknown" w:date="0-00-00T00:00:00Z">
        <w:r>
          <w:rPr>
            <w:rFonts w:eastAsia="Times New Roman" w:cs="Segoe UI" w:ascii="Segoe UI" w:hAnsi="Segoe UI"/>
            <w:color w:val="000000"/>
            <w:sz w:val="23"/>
            <w:szCs w:val="23"/>
          </w:rPr>
          <w:t>It is possible to write Angular expressions inside the HTML tags. JavaScript expressions, contrarily, can’t  be written inside the HTML tags</w:t>
        </w:r>
      </w:ins>
    </w:p>
    <w:p>
      <w:pPr>
        <w:pStyle w:val="Normal"/>
        <w:numPr>
          <w:ilvl w:val="0"/>
          <w:numId w:val="43"/>
        </w:numPr>
        <w:shd w:val="clear" w:color="auto" w:fill="FFFFFF"/>
        <w:spacing w:lineRule="auto" w:line="240" w:before="0" w:after="0"/>
        <w:rPr>
          <w:rFonts w:ascii="Segoe UI" w:hAnsi="Segoe UI" w:eastAsia="Times New Roman" w:cs="Segoe UI"/>
          <w:color w:val="000000"/>
          <w:sz w:val="23"/>
          <w:szCs w:val="23"/>
        </w:rPr>
      </w:pPr>
      <w:ins w:id="263" w:author="Unknown" w:date="0-00-00T00:00:00Z">
        <w:r>
          <w:rPr>
            <w:rFonts w:eastAsia="Times New Roman" w:cs="Segoe UI" w:ascii="Segoe UI" w:hAnsi="Segoe UI"/>
            <w:color w:val="000000"/>
            <w:sz w:val="23"/>
            <w:szCs w:val="23"/>
          </w:rPr>
          <w:t>While JavaScript expressions support conditionals, exceptions, and loops, Angular expressions don’t</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64" w:author="Unknown" w:date="0-00-00T00:00:00Z">
        <w:r>
          <w:rPr>
            <w:rFonts w:eastAsia="Times New Roman" w:cs="Segoe UI" w:ascii="Segoe UI" w:hAnsi="Segoe UI"/>
            <w:b/>
            <w:bCs/>
            <w:color w:val="000000"/>
            <w:sz w:val="23"/>
            <w:szCs w:val="23"/>
          </w:rPr>
          <w:t>Question: Can you give us an overview of Angular architecture?</w:t>
        </w:r>
      </w:ins>
      <w:ins w:id="265" w:author="Unknown" w:date="0-00-00T00:00:00Z">
        <w:r>
          <w:rPr>
            <w:rFonts w:eastAsia="Times New Roman" w:cs="Segoe UI" w:ascii="Segoe UI" w:hAnsi="Segoe UI"/>
            <w:color w:val="000000"/>
            <w:sz w:val="23"/>
            <w:szCs w:val="23"/>
          </w:rPr>
          <w:br/>
        </w:r>
      </w:ins>
      <w:ins w:id="266" w:author="Unknown" w:date="0-00-00T00:00:00Z">
        <w:r>
          <w:rPr>
            <w:rFonts w:eastAsia="Times New Roman" w:cs="Segoe UI" w:ascii="Segoe UI" w:hAnsi="Segoe UI"/>
            <w:b/>
            <w:bCs/>
            <w:color w:val="000000"/>
            <w:sz w:val="23"/>
            <w:szCs w:val="23"/>
          </w:rPr>
          <w:t>Answer</w:t>
        </w:r>
      </w:ins>
      <w:ins w:id="267" w:author="Unknown" w:date="0-00-00T00:00:00Z">
        <w:r>
          <w:rPr>
            <w:rFonts w:eastAsia="Times New Roman" w:cs="Segoe UI" w:ascii="Segoe UI" w:hAnsi="Segoe UI"/>
            <w:color w:val="000000"/>
            <w:sz w:val="23"/>
            <w:szCs w:val="23"/>
          </w:rPr>
          <w:t>: You can draw some like this:</w:t>
        </w:r>
      </w:ins>
    </w:p>
    <w:p>
      <w:pPr>
        <w:pStyle w:val="Normal"/>
        <w:shd w:val="clear" w:color="auto" w:fill="FFFFFF"/>
        <w:spacing w:lineRule="auto" w:line="240" w:before="0" w:after="300"/>
        <w:jc w:val="both"/>
        <w:rPr>
          <w:rFonts w:ascii="Segoe UI" w:hAnsi="Segoe UI" w:eastAsia="Times New Roman" w:cs="Segoe UI"/>
          <w:color w:val="000000"/>
          <w:sz w:val="23"/>
          <w:szCs w:val="23"/>
        </w:rPr>
      </w:pPr>
      <w:r>
        <w:rPr/>
        <w:drawing>
          <wp:inline distT="0" distB="0" distL="0" distR="0">
            <wp:extent cx="6667500" cy="3390900"/>
            <wp:effectExtent l="0" t="0" r="0" b="0"/>
            <wp:docPr id="6" name="Picture 8" descr="Overview-of-Ang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Overview-of-Angular-architecture"/>
                    <pic:cNvPicPr>
                      <a:picLocks noChangeAspect="1" noChangeArrowheads="1"/>
                    </pic:cNvPicPr>
                  </pic:nvPicPr>
                  <pic:blipFill>
                    <a:blip r:embed="rId18"/>
                    <a:stretch>
                      <a:fillRect/>
                    </a:stretch>
                  </pic:blipFill>
                  <pic:spPr bwMode="auto">
                    <a:xfrm>
                      <a:off x="0" y="0"/>
                      <a:ext cx="6667500" cy="3390900"/>
                    </a:xfrm>
                    <a:prstGeom prst="rect">
                      <a:avLst/>
                    </a:prstGeom>
                  </pic:spPr>
                </pic:pic>
              </a:graphicData>
            </a:graphic>
          </wp:inline>
        </w:drawing>
      </w:r>
    </w:p>
    <w:p>
      <w:pPr>
        <w:pStyle w:val="Normal"/>
        <w:shd w:val="clear" w:color="auto" w:fill="FFFFFF"/>
        <w:spacing w:lineRule="auto" w:line="240" w:before="0" w:after="300"/>
        <w:jc w:val="both"/>
        <w:rPr>
          <w:rFonts w:ascii="Segoe UI" w:hAnsi="Segoe UI" w:eastAsia="Times New Roman" w:cs="Segoe UI"/>
          <w:color w:val="000000"/>
          <w:sz w:val="23"/>
          <w:szCs w:val="23"/>
        </w:rPr>
      </w:pPr>
      <w:ins w:id="268" w:author="Unknown" w:date="0-00-00T00:00:00Z">
        <w:r>
          <w:rPr>
            <w:rFonts w:eastAsia="Times New Roman" w:cs="Segoe UI" w:ascii="Segoe UI" w:hAnsi="Segoe UI"/>
            <w:color w:val="000000"/>
            <w:sz w:val="23"/>
            <w:szCs w:val="23"/>
          </w:rPr>
          <w:t>Here is Angular Architecture in detail: https://angular.io/guide/architecture</w:t>
        </w:r>
      </w:ins>
    </w:p>
    <w:p>
      <w:pPr>
        <w:pStyle w:val="Normal"/>
        <w:shd w:val="clear" w:color="auto" w:fill="FFFFFF"/>
        <w:spacing w:lineRule="auto" w:line="240" w:before="0" w:after="300"/>
        <w:jc w:val="both"/>
        <w:rPr/>
      </w:pPr>
      <w:ins w:id="269" w:author="Unknown" w:date="0-00-00T00:00:00Z">
        <w:r>
          <w:rPr>
            <w:rFonts w:eastAsia="Times New Roman" w:cs="Segoe UI" w:ascii="Segoe UI" w:hAnsi="Segoe UI"/>
            <w:b/>
            <w:bCs/>
            <w:color w:val="000000"/>
            <w:sz w:val="23"/>
            <w:szCs w:val="23"/>
          </w:rPr>
          <w:t>Question</w:t>
        </w:r>
      </w:ins>
      <w:ins w:id="270" w:author="Unknown" w:date="0-00-00T00:00:00Z">
        <w:r>
          <w:rPr>
            <w:rFonts w:eastAsia="Times New Roman" w:cs="Segoe UI" w:ascii="Segoe UI" w:hAnsi="Segoe UI"/>
            <w:color w:val="000000"/>
            <w:sz w:val="23"/>
            <w:szCs w:val="23"/>
          </w:rPr>
          <w:t>: </w:t>
        </w:r>
      </w:ins>
      <w:ins w:id="271" w:author="Unknown" w:date="0-00-00T00:00:00Z">
        <w:r>
          <w:rPr>
            <w:rFonts w:eastAsia="Times New Roman" w:cs="Segoe UI" w:ascii="Segoe UI" w:hAnsi="Segoe UI"/>
            <w:b/>
            <w:bCs/>
            <w:color w:val="000000"/>
            <w:sz w:val="23"/>
            <w:szCs w:val="23"/>
          </w:rPr>
          <w:t>What is Angular Material?</w:t>
        </w:r>
      </w:ins>
      <w:ins w:id="272" w:author="Unknown" w:date="0-00-00T00:00:00Z">
        <w:r>
          <w:rPr>
            <w:rFonts w:eastAsia="Times New Roman" w:cs="Segoe UI" w:ascii="Segoe UI" w:hAnsi="Segoe UI"/>
            <w:color w:val="000000"/>
            <w:sz w:val="23"/>
            <w:szCs w:val="23"/>
          </w:rPr>
          <w:br/>
        </w:r>
      </w:ins>
      <w:ins w:id="273" w:author="Unknown" w:date="0-00-00T00:00:00Z">
        <w:r>
          <w:rPr>
            <w:rFonts w:eastAsia="Times New Roman" w:cs="Segoe UI" w:ascii="Segoe UI" w:hAnsi="Segoe UI"/>
            <w:b/>
            <w:bCs/>
            <w:color w:val="000000"/>
            <w:sz w:val="23"/>
            <w:szCs w:val="23"/>
          </w:rPr>
          <w:t>Answer</w:t>
        </w:r>
      </w:ins>
      <w:ins w:id="274" w:author="Unknown" w:date="0-00-00T00:00:00Z">
        <w:r>
          <w:rPr>
            <w:rFonts w:eastAsia="Times New Roman" w:cs="Segoe UI" w:ascii="Segoe UI" w:hAnsi="Segoe UI"/>
            <w:color w:val="000000"/>
            <w:sz w:val="23"/>
            <w:szCs w:val="23"/>
          </w:rPr>
          <w:t>: It is a UI component library. </w:t>
        </w:r>
      </w:ins>
      <w:hyperlink r:id="rId19">
        <w:ins w:id="275" w:author="Unknown" w:date="0-00-00T00:00:00Z">
          <w:r>
            <w:rPr>
              <w:rStyle w:val="ListLabel1946"/>
              <w:rFonts w:eastAsia="Times New Roman" w:cs="Segoe UI" w:ascii="Segoe UI" w:hAnsi="Segoe UI"/>
              <w:color w:val="000000"/>
              <w:sz w:val="23"/>
              <w:szCs w:val="23"/>
            </w:rPr>
            <w:t>Angular Material</w:t>
          </w:r>
        </w:ins>
      </w:hyperlink>
      <w:ins w:id="276" w:author="Unknown" w:date="0-00-00T00:00:00Z">
        <w:r>
          <w:rPr>
            <w:rFonts w:eastAsia="Times New Roman" w:cs="Segoe UI" w:ascii="Segoe UI" w:hAnsi="Segoe UI"/>
            <w:color w:val="000000"/>
            <w:sz w:val="23"/>
            <w:szCs w:val="23"/>
          </w:rPr>
          <w:t> helps in creating attractive, consistent, and fully functional web pages as well as web applications. It does so while following modern web design principles, including browser portability and graceful degradation.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77" w:author="Unknown" w:date="0-00-00T00:00:00Z">
        <w:r>
          <w:rPr>
            <w:rFonts w:eastAsia="Times New Roman" w:cs="Segoe UI" w:ascii="Segoe UI" w:hAnsi="Segoe UI"/>
            <w:b/>
            <w:bCs/>
            <w:color w:val="000000"/>
            <w:sz w:val="23"/>
            <w:szCs w:val="23"/>
          </w:rPr>
          <w:t>Question</w:t>
        </w:r>
      </w:ins>
      <w:ins w:id="278" w:author="Unknown" w:date="0-00-00T00:00:00Z">
        <w:r>
          <w:rPr>
            <w:rFonts w:eastAsia="Times New Roman" w:cs="Segoe UI" w:ascii="Segoe UI" w:hAnsi="Segoe UI"/>
            <w:color w:val="000000"/>
            <w:sz w:val="23"/>
            <w:szCs w:val="23"/>
          </w:rPr>
          <w:t>: </w:t>
        </w:r>
      </w:ins>
      <w:ins w:id="279" w:author="Unknown" w:date="0-00-00T00:00:00Z">
        <w:r>
          <w:rPr>
            <w:rFonts w:eastAsia="Times New Roman" w:cs="Segoe UI" w:ascii="Segoe UI" w:hAnsi="Segoe UI"/>
            <w:b/>
            <w:bCs/>
            <w:color w:val="000000"/>
            <w:sz w:val="23"/>
            <w:szCs w:val="23"/>
          </w:rPr>
          <w:t>What is AOT (Ahead-Of-Time) Compilation?</w:t>
        </w:r>
      </w:ins>
      <w:ins w:id="280" w:author="Unknown" w:date="0-00-00T00:00:00Z">
        <w:r>
          <w:rPr>
            <w:rFonts w:eastAsia="Times New Roman" w:cs="Segoe UI" w:ascii="Segoe UI" w:hAnsi="Segoe UI"/>
            <w:color w:val="000000"/>
            <w:sz w:val="23"/>
            <w:szCs w:val="23"/>
          </w:rPr>
          <w:br/>
        </w:r>
      </w:ins>
      <w:ins w:id="281" w:author="Unknown" w:date="0-00-00T00:00:00Z">
        <w:r>
          <w:rPr>
            <w:rFonts w:eastAsia="Times New Roman" w:cs="Segoe UI" w:ascii="Segoe UI" w:hAnsi="Segoe UI"/>
            <w:b/>
            <w:bCs/>
            <w:color w:val="000000"/>
            <w:sz w:val="23"/>
            <w:szCs w:val="23"/>
          </w:rPr>
          <w:t>Answer</w:t>
        </w:r>
      </w:ins>
      <w:ins w:id="282" w:author="Unknown" w:date="0-00-00T00:00:00Z">
        <w:r>
          <w:rPr>
            <w:rFonts w:eastAsia="Times New Roman" w:cs="Segoe UI" w:ascii="Segoe UI" w:hAnsi="Segoe UI"/>
            <w:color w:val="000000"/>
            <w:sz w:val="23"/>
            <w:szCs w:val="23"/>
          </w:rPr>
          <w:t>: Each Angular app gets compiled internally. The Angular compiler takes in the JS code, compiles it and then produces some JS code. This happens only once per occasion per user. It is known as AOT (Ahead-Of-Time) compilation.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83" w:author="Unknown" w:date="0-00-00T00:00:00Z">
        <w:r>
          <w:rPr>
            <w:rFonts w:eastAsia="Times New Roman" w:cs="Segoe UI" w:ascii="Segoe UI" w:hAnsi="Segoe UI"/>
            <w:b/>
            <w:bCs/>
            <w:color w:val="000000"/>
            <w:sz w:val="23"/>
            <w:szCs w:val="23"/>
          </w:rPr>
          <w:t>Question</w:t>
        </w:r>
      </w:ins>
      <w:ins w:id="284" w:author="Unknown" w:date="0-00-00T00:00:00Z">
        <w:r>
          <w:rPr>
            <w:rFonts w:eastAsia="Times New Roman" w:cs="Segoe UI" w:ascii="Segoe UI" w:hAnsi="Segoe UI"/>
            <w:color w:val="000000"/>
            <w:sz w:val="23"/>
            <w:szCs w:val="23"/>
          </w:rPr>
          <w:t>: </w:t>
        </w:r>
      </w:ins>
      <w:ins w:id="285" w:author="Unknown" w:date="0-00-00T00:00:00Z">
        <w:r>
          <w:rPr>
            <w:rFonts w:eastAsia="Times New Roman" w:cs="Segoe UI" w:ascii="Segoe UI" w:hAnsi="Segoe UI"/>
            <w:b/>
            <w:bCs/>
            <w:color w:val="000000"/>
            <w:sz w:val="23"/>
            <w:szCs w:val="23"/>
          </w:rPr>
          <w:t>What is Data Binding? How many ways it can be done?</w:t>
        </w:r>
      </w:ins>
      <w:ins w:id="286" w:author="Unknown" w:date="0-00-00T00:00:00Z">
        <w:r>
          <w:rPr>
            <w:rFonts w:eastAsia="Times New Roman" w:cs="Segoe UI" w:ascii="Segoe UI" w:hAnsi="Segoe UI"/>
            <w:color w:val="000000"/>
            <w:sz w:val="23"/>
            <w:szCs w:val="23"/>
          </w:rPr>
          <w:br/>
        </w:r>
      </w:ins>
      <w:ins w:id="287" w:author="Unknown" w:date="0-00-00T00:00:00Z">
        <w:r>
          <w:rPr>
            <w:rFonts w:eastAsia="Times New Roman" w:cs="Segoe UI" w:ascii="Segoe UI" w:hAnsi="Segoe UI"/>
            <w:b/>
            <w:bCs/>
            <w:color w:val="000000"/>
            <w:sz w:val="23"/>
            <w:szCs w:val="23"/>
          </w:rPr>
          <w:t>Answer</w:t>
        </w:r>
      </w:ins>
      <w:ins w:id="288" w:author="Unknown" w:date="0-00-00T00:00:00Z">
        <w:r>
          <w:rPr>
            <w:rFonts w:eastAsia="Times New Roman" w:cs="Segoe UI" w:ascii="Segoe UI" w:hAnsi="Segoe UI"/>
            <w:color w:val="000000"/>
            <w:sz w:val="23"/>
            <w:szCs w:val="23"/>
          </w:rPr>
          <w:t>: In order to connect application data with the DOM (Data Object Model), data binding is used. It happens between the template (HTML) and component (TypeScript). There are 3 ways to achieve data binding:</w:t>
        </w:r>
      </w:ins>
    </w:p>
    <w:p>
      <w:pPr>
        <w:pStyle w:val="Normal"/>
        <w:numPr>
          <w:ilvl w:val="0"/>
          <w:numId w:val="44"/>
        </w:numPr>
        <w:shd w:val="clear" w:color="auto" w:fill="FFFFFF"/>
        <w:spacing w:lineRule="auto" w:line="240" w:before="0" w:after="0"/>
        <w:rPr>
          <w:rFonts w:ascii="Segoe UI" w:hAnsi="Segoe UI" w:eastAsia="Times New Roman" w:cs="Segoe UI"/>
          <w:color w:val="000000"/>
          <w:sz w:val="23"/>
          <w:szCs w:val="23"/>
        </w:rPr>
      </w:pPr>
      <w:ins w:id="289" w:author="Unknown" w:date="0-00-00T00:00:00Z">
        <w:r>
          <w:rPr>
            <w:rFonts w:eastAsia="Times New Roman" w:cs="Segoe UI" w:ascii="Segoe UI" w:hAnsi="Segoe UI"/>
            <w:color w:val="000000"/>
            <w:sz w:val="23"/>
            <w:szCs w:val="23"/>
          </w:rPr>
          <w:t>Event Binding – Enables the application to respond to user input in the target environment</w:t>
        </w:r>
      </w:ins>
    </w:p>
    <w:p>
      <w:pPr>
        <w:pStyle w:val="Normal"/>
        <w:numPr>
          <w:ilvl w:val="0"/>
          <w:numId w:val="44"/>
        </w:numPr>
        <w:shd w:val="clear" w:color="auto" w:fill="FFFFFF"/>
        <w:spacing w:lineRule="auto" w:line="240" w:before="0" w:after="0"/>
        <w:rPr>
          <w:rFonts w:ascii="Segoe UI" w:hAnsi="Segoe UI" w:eastAsia="Times New Roman" w:cs="Segoe UI"/>
          <w:color w:val="000000"/>
          <w:sz w:val="23"/>
          <w:szCs w:val="23"/>
        </w:rPr>
      </w:pPr>
      <w:ins w:id="290" w:author="Unknown" w:date="0-00-00T00:00:00Z">
        <w:r>
          <w:rPr>
            <w:rFonts w:eastAsia="Times New Roman" w:cs="Segoe UI" w:ascii="Segoe UI" w:hAnsi="Segoe UI"/>
            <w:color w:val="000000"/>
            <w:sz w:val="23"/>
            <w:szCs w:val="23"/>
          </w:rPr>
          <w:t>Property Binding – Enables interpolation of values computed from application data into the HTML</w:t>
        </w:r>
      </w:ins>
    </w:p>
    <w:p>
      <w:pPr>
        <w:pStyle w:val="Normal"/>
        <w:numPr>
          <w:ilvl w:val="0"/>
          <w:numId w:val="44"/>
        </w:numPr>
        <w:shd w:val="clear" w:color="auto" w:fill="FFFFFF"/>
        <w:spacing w:lineRule="auto" w:line="240" w:before="0" w:after="0"/>
        <w:rPr>
          <w:rFonts w:ascii="Segoe UI" w:hAnsi="Segoe UI" w:eastAsia="Times New Roman" w:cs="Segoe UI"/>
          <w:color w:val="000000"/>
          <w:sz w:val="23"/>
          <w:szCs w:val="23"/>
        </w:rPr>
      </w:pPr>
      <w:ins w:id="291" w:author="Unknown" w:date="0-00-00T00:00:00Z">
        <w:r>
          <w:rPr>
            <w:rFonts w:eastAsia="Times New Roman" w:cs="Segoe UI" w:ascii="Segoe UI" w:hAnsi="Segoe UI"/>
            <w:color w:val="000000"/>
            <w:sz w:val="23"/>
            <w:szCs w:val="23"/>
          </w:rPr>
          <w:t>Two-way Binding – Changes made in the application state gets automatically reflected in the view and vice-versa. The ngModel directive is used for achieving this type of data binding.</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92" w:author="Unknown" w:date="0-00-00T00:00:00Z">
        <w:r>
          <w:rPr>
            <w:rFonts w:eastAsia="Times New Roman" w:cs="Segoe UI" w:ascii="Segoe UI" w:hAnsi="Segoe UI"/>
            <w:b/>
            <w:bCs/>
            <w:color w:val="000000"/>
            <w:sz w:val="23"/>
            <w:szCs w:val="23"/>
          </w:rPr>
          <w:t>Question</w:t>
        </w:r>
      </w:ins>
      <w:ins w:id="293" w:author="Unknown" w:date="0-00-00T00:00:00Z">
        <w:r>
          <w:rPr>
            <w:rFonts w:eastAsia="Times New Roman" w:cs="Segoe UI" w:ascii="Segoe UI" w:hAnsi="Segoe UI"/>
            <w:color w:val="000000"/>
            <w:sz w:val="23"/>
            <w:szCs w:val="23"/>
          </w:rPr>
          <w:t>: </w:t>
        </w:r>
      </w:ins>
      <w:ins w:id="294" w:author="Unknown" w:date="0-00-00T00:00:00Z">
        <w:r>
          <w:rPr>
            <w:rFonts w:eastAsia="Times New Roman" w:cs="Segoe UI" w:ascii="Segoe UI" w:hAnsi="Segoe UI"/>
            <w:b/>
            <w:bCs/>
            <w:color w:val="000000"/>
            <w:sz w:val="23"/>
            <w:szCs w:val="23"/>
          </w:rPr>
          <w:t>What is demonstrated by the arrow in the following image?</w:t>
        </w:r>
      </w:ins>
    </w:p>
    <w:p>
      <w:pPr>
        <w:pStyle w:val="Normal"/>
        <w:shd w:val="clear" w:color="auto" w:fill="FFFFFF"/>
        <w:spacing w:lineRule="auto" w:line="240" w:before="0" w:after="300"/>
        <w:jc w:val="both"/>
        <w:rPr>
          <w:rFonts w:ascii="Segoe UI" w:hAnsi="Segoe UI" w:eastAsia="Times New Roman" w:cs="Segoe UI"/>
          <w:color w:val="000000"/>
          <w:sz w:val="23"/>
          <w:szCs w:val="23"/>
        </w:rPr>
      </w:pPr>
      <w:r>
        <w:rPr/>
        <w:drawing>
          <wp:inline distT="0" distB="0" distL="0" distR="0">
            <wp:extent cx="4562475" cy="2076450"/>
            <wp:effectExtent l="0" t="0" r="0" b="0"/>
            <wp:docPr id="7" name="Picture 9" descr="Angular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Angular dependency injection"/>
                    <pic:cNvPicPr>
                      <a:picLocks noChangeAspect="1" noChangeArrowheads="1"/>
                    </pic:cNvPicPr>
                  </pic:nvPicPr>
                  <pic:blipFill>
                    <a:blip r:embed="rId20"/>
                    <a:stretch>
                      <a:fillRect/>
                    </a:stretch>
                  </pic:blipFill>
                  <pic:spPr bwMode="auto">
                    <a:xfrm>
                      <a:off x="0" y="0"/>
                      <a:ext cx="4562475" cy="2076450"/>
                    </a:xfrm>
                    <a:prstGeom prst="rect">
                      <a:avLst/>
                    </a:prstGeom>
                  </pic:spPr>
                </pic:pic>
              </a:graphicData>
            </a:graphic>
          </wp:inline>
        </w:drawing>
      </w:r>
      <w:ins w:id="295" w:author="Unknown" w:date="0-00-00T00:00:00Z">
        <w:r>
          <w:rPr>
            <w:rFonts w:eastAsia="Times New Roman" w:cs="Segoe UI" w:ascii="Segoe UI" w:hAnsi="Segoe UI"/>
            <w:color w:val="000000"/>
            <w:sz w:val="23"/>
            <w:szCs w:val="23"/>
          </w:rPr>
          <w:br/>
        </w:r>
      </w:ins>
      <w:ins w:id="296" w:author="Unknown" w:date="0-00-00T00:00:00Z">
        <w:r>
          <w:rPr>
            <w:rFonts w:eastAsia="Times New Roman" w:cs="Segoe UI" w:ascii="Segoe UI" w:hAnsi="Segoe UI"/>
            <w:b/>
            <w:bCs/>
            <w:color w:val="000000"/>
            <w:sz w:val="23"/>
            <w:szCs w:val="23"/>
          </w:rPr>
          <w:t>Answer</w:t>
        </w:r>
      </w:ins>
      <w:ins w:id="297" w:author="Unknown" w:date="0-00-00T00:00:00Z">
        <w:r>
          <w:rPr>
            <w:rFonts w:eastAsia="Times New Roman" w:cs="Segoe UI" w:ascii="Segoe UI" w:hAnsi="Segoe UI"/>
            <w:color w:val="000000"/>
            <w:sz w:val="23"/>
            <w:szCs w:val="23"/>
          </w:rPr>
          <w:t>: This represents a dependency injection or DI.</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298" w:author="Unknown" w:date="0-00-00T00:00:00Z">
        <w:r>
          <w:rPr>
            <w:rFonts w:eastAsia="Times New Roman" w:cs="Segoe UI" w:ascii="Segoe UI" w:hAnsi="Segoe UI"/>
            <w:b/>
            <w:bCs/>
            <w:color w:val="000000"/>
            <w:sz w:val="23"/>
            <w:szCs w:val="23"/>
          </w:rPr>
          <w:t>Question: Can you draw a comparison between the service() and the factory() functions?</w:t>
        </w:r>
      </w:ins>
      <w:ins w:id="299" w:author="Unknown" w:date="0-00-00T00:00:00Z">
        <w:r>
          <w:rPr>
            <w:rFonts w:eastAsia="Times New Roman" w:cs="Segoe UI" w:ascii="Segoe UI" w:hAnsi="Segoe UI"/>
            <w:color w:val="000000"/>
            <w:sz w:val="23"/>
            <w:szCs w:val="23"/>
          </w:rPr>
          <w:br/>
        </w:r>
      </w:ins>
      <w:ins w:id="300" w:author="Unknown" w:date="0-00-00T00:00:00Z">
        <w:r>
          <w:rPr>
            <w:rFonts w:eastAsia="Times New Roman" w:cs="Segoe UI" w:ascii="Segoe UI" w:hAnsi="Segoe UI"/>
            <w:b/>
            <w:bCs/>
            <w:color w:val="000000"/>
            <w:sz w:val="23"/>
            <w:szCs w:val="23"/>
          </w:rPr>
          <w:t>Answer:</w:t>
        </w:r>
      </w:ins>
      <w:ins w:id="301" w:author="Unknown" w:date="0-00-00T00:00:00Z">
        <w:r>
          <w:rPr>
            <w:rFonts w:eastAsia="Times New Roman" w:cs="Segoe UI" w:ascii="Segoe UI" w:hAnsi="Segoe UI"/>
            <w:color w:val="000000"/>
            <w:sz w:val="23"/>
            <w:szCs w:val="23"/>
          </w:rPr>
          <w:t> Used for the business layer of the application, the </w:t>
        </w:r>
      </w:ins>
      <w:ins w:id="302" w:author="Unknown" w:date="0-00-00T00:00:00Z">
        <w:r>
          <w:rPr>
            <w:rFonts w:eastAsia="Times New Roman" w:cs="Segoe UI" w:ascii="Segoe UI" w:hAnsi="Segoe UI"/>
            <w:i/>
            <w:iCs/>
            <w:color w:val="000000"/>
            <w:sz w:val="23"/>
            <w:szCs w:val="23"/>
          </w:rPr>
          <w:t>service()</w:t>
        </w:r>
      </w:ins>
      <w:ins w:id="303" w:author="Unknown" w:date="0-00-00T00:00:00Z">
        <w:r>
          <w:rPr>
            <w:rFonts w:eastAsia="Times New Roman" w:cs="Segoe UI" w:ascii="Segoe UI" w:hAnsi="Segoe UI"/>
            <w:color w:val="000000"/>
            <w:sz w:val="23"/>
            <w:szCs w:val="23"/>
          </w:rPr>
          <w:t> function operates as a constructor function. The function is invoked at runtime using the </w:t>
        </w:r>
      </w:ins>
      <w:ins w:id="304" w:author="Unknown" w:date="0-00-00T00:00:00Z">
        <w:r>
          <w:rPr>
            <w:rFonts w:eastAsia="Times New Roman" w:cs="Segoe UI" w:ascii="Segoe UI" w:hAnsi="Segoe UI"/>
            <w:i/>
            <w:iCs/>
            <w:color w:val="000000"/>
            <w:sz w:val="23"/>
            <w:szCs w:val="23"/>
          </w:rPr>
          <w:t>new</w:t>
        </w:r>
      </w:ins>
      <w:ins w:id="305" w:author="Unknown" w:date="0-00-00T00:00:00Z">
        <w:r>
          <w:rPr>
            <w:rFonts w:eastAsia="Times New Roman" w:cs="Segoe UI" w:ascii="Segoe UI" w:hAnsi="Segoe UI"/>
            <w:color w:val="000000"/>
            <w:sz w:val="23"/>
            <w:szCs w:val="23"/>
          </w:rPr>
          <w:t> keyword.</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06" w:author="Unknown" w:date="0-00-00T00:00:00Z">
        <w:r>
          <w:rPr>
            <w:rFonts w:eastAsia="Times New Roman" w:cs="Segoe UI" w:ascii="Segoe UI" w:hAnsi="Segoe UI"/>
            <w:color w:val="000000"/>
            <w:sz w:val="23"/>
            <w:szCs w:val="23"/>
          </w:rPr>
          <w:t>Although the </w:t>
        </w:r>
      </w:ins>
      <w:ins w:id="307" w:author="Unknown" w:date="0-00-00T00:00:00Z">
        <w:r>
          <w:rPr>
            <w:rFonts w:eastAsia="Times New Roman" w:cs="Segoe UI" w:ascii="Segoe UI" w:hAnsi="Segoe UI"/>
            <w:i/>
            <w:iCs/>
            <w:color w:val="000000"/>
            <w:sz w:val="23"/>
            <w:szCs w:val="23"/>
          </w:rPr>
          <w:t>factory()</w:t>
        </w:r>
      </w:ins>
      <w:ins w:id="308" w:author="Unknown" w:date="0-00-00T00:00:00Z">
        <w:r>
          <w:rPr>
            <w:rFonts w:eastAsia="Times New Roman" w:cs="Segoe UI" w:ascii="Segoe UI" w:hAnsi="Segoe UI"/>
            <w:color w:val="000000"/>
            <w:sz w:val="23"/>
            <w:szCs w:val="23"/>
          </w:rPr>
          <w:t> function works in pretty much the same way as the </w:t>
        </w:r>
      </w:ins>
      <w:ins w:id="309" w:author="Unknown" w:date="0-00-00T00:00:00Z">
        <w:r>
          <w:rPr>
            <w:rFonts w:eastAsia="Times New Roman" w:cs="Segoe UI" w:ascii="Segoe UI" w:hAnsi="Segoe UI"/>
            <w:i/>
            <w:iCs/>
            <w:color w:val="000000"/>
            <w:sz w:val="23"/>
            <w:szCs w:val="23"/>
          </w:rPr>
          <w:t>service()</w:t>
        </w:r>
      </w:ins>
      <w:ins w:id="310" w:author="Unknown" w:date="0-00-00T00:00:00Z">
        <w:r>
          <w:rPr>
            <w:rFonts w:eastAsia="Times New Roman" w:cs="Segoe UI" w:ascii="Segoe UI" w:hAnsi="Segoe UI"/>
            <w:color w:val="000000"/>
            <w:sz w:val="23"/>
            <w:szCs w:val="23"/>
          </w:rPr>
          <w:t> function does, the former is more flexible and powerful. In actual, the </w:t>
        </w:r>
      </w:ins>
      <w:ins w:id="311" w:author="Unknown" w:date="0-00-00T00:00:00Z">
        <w:r>
          <w:rPr>
            <w:rFonts w:eastAsia="Times New Roman" w:cs="Segoe UI" w:ascii="Segoe UI" w:hAnsi="Segoe UI"/>
            <w:i/>
            <w:iCs/>
            <w:color w:val="000000"/>
            <w:sz w:val="23"/>
            <w:szCs w:val="23"/>
          </w:rPr>
          <w:t>factory()</w:t>
        </w:r>
      </w:ins>
      <w:ins w:id="312" w:author="Unknown" w:date="0-00-00T00:00:00Z">
        <w:r>
          <w:rPr>
            <w:rFonts w:eastAsia="Times New Roman" w:cs="Segoe UI" w:ascii="Segoe UI" w:hAnsi="Segoe UI"/>
            <w:color w:val="000000"/>
            <w:sz w:val="23"/>
            <w:szCs w:val="23"/>
          </w:rPr>
          <w:t> function are design patterns that help in creating objects.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13" w:author="Unknown" w:date="0-00-00T00:00:00Z">
        <w:r>
          <w:rPr>
            <w:rFonts w:eastAsia="Times New Roman" w:cs="Segoe UI" w:ascii="Segoe UI" w:hAnsi="Segoe UI"/>
            <w:b/>
            <w:bCs/>
            <w:color w:val="000000"/>
            <w:sz w:val="23"/>
            <w:szCs w:val="23"/>
          </w:rPr>
          <w:t>Question: Please explain the digest cycle in Angular?</w:t>
        </w:r>
      </w:ins>
      <w:ins w:id="314" w:author="Unknown" w:date="0-00-00T00:00:00Z">
        <w:r>
          <w:rPr>
            <w:rFonts w:eastAsia="Times New Roman" w:cs="Segoe UI" w:ascii="Segoe UI" w:hAnsi="Segoe UI"/>
            <w:color w:val="000000"/>
            <w:sz w:val="23"/>
            <w:szCs w:val="23"/>
          </w:rPr>
          <w:br/>
        </w:r>
      </w:ins>
      <w:ins w:id="315" w:author="Unknown" w:date="0-00-00T00:00:00Z">
        <w:r>
          <w:rPr>
            <w:rFonts w:eastAsia="Times New Roman" w:cs="Segoe UI" w:ascii="Segoe UI" w:hAnsi="Segoe UI"/>
            <w:b/>
            <w:bCs/>
            <w:color w:val="000000"/>
            <w:sz w:val="23"/>
            <w:szCs w:val="23"/>
          </w:rPr>
          <w:t>Answer:</w:t>
        </w:r>
      </w:ins>
      <w:ins w:id="316" w:author="Unknown" w:date="0-00-00T00:00:00Z">
        <w:r>
          <w:rPr>
            <w:rFonts w:eastAsia="Times New Roman" w:cs="Segoe UI" w:ascii="Segoe UI" w:hAnsi="Segoe UI"/>
            <w:color w:val="000000"/>
            <w:sz w:val="23"/>
            <w:szCs w:val="23"/>
          </w:rPr>
          <w:t> The process of monitoring the watchlist in order to track changes in the value of the watch variable is termed the digest cycle in Angular. The previous and present versions of the scope model values are compared in each digest cycle.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17" w:author="Unknown" w:date="0-00-00T00:00:00Z">
        <w:r>
          <w:rPr>
            <w:rFonts w:eastAsia="Times New Roman" w:cs="Segoe UI" w:ascii="Segoe UI" w:hAnsi="Segoe UI"/>
            <w:color w:val="000000"/>
            <w:sz w:val="23"/>
            <w:szCs w:val="23"/>
          </w:rPr>
          <w:t>Although the digest cycle process gets triggered implicitly, it is possible to start it manually by using the </w:t>
        </w:r>
      </w:ins>
      <w:ins w:id="318" w:author="Unknown" w:date="0-00-00T00:00:00Z">
        <w:r>
          <w:rPr>
            <w:rFonts w:eastAsia="Times New Roman" w:cs="Segoe UI" w:ascii="Segoe UI" w:hAnsi="Segoe UI"/>
            <w:i/>
            <w:iCs/>
            <w:color w:val="000000"/>
            <w:sz w:val="23"/>
            <w:szCs w:val="23"/>
          </w:rPr>
          <w:t>$apply()</w:t>
        </w:r>
      </w:ins>
      <w:ins w:id="319" w:author="Unknown" w:date="0-00-00T00:00:00Z">
        <w:r>
          <w:rPr>
            <w:rFonts w:eastAsia="Times New Roman" w:cs="Segoe UI" w:ascii="Segoe UI" w:hAnsi="Segoe UI"/>
            <w:color w:val="000000"/>
            <w:sz w:val="23"/>
            <w:szCs w:val="23"/>
          </w:rPr>
          <w:t> function.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20" w:author="Unknown" w:date="0-00-00T00:00:00Z">
        <w:r>
          <w:rPr>
            <w:rFonts w:eastAsia="Times New Roman" w:cs="Segoe UI" w:ascii="Segoe UI" w:hAnsi="Segoe UI"/>
            <w:b/>
            <w:bCs/>
            <w:color w:val="000000"/>
            <w:sz w:val="23"/>
            <w:szCs w:val="23"/>
          </w:rPr>
          <w:t>Question: Could you explain the various types of filters in Angular.</w:t>
        </w:r>
      </w:ins>
      <w:ins w:id="321" w:author="Unknown" w:date="0-00-00T00:00:00Z">
        <w:r>
          <w:rPr>
            <w:rFonts w:eastAsia="Times New Roman" w:cs="Segoe UI" w:ascii="Segoe UI" w:hAnsi="Segoe UI"/>
            <w:color w:val="000000"/>
            <w:sz w:val="23"/>
            <w:szCs w:val="23"/>
          </w:rPr>
          <w:br/>
        </w:r>
      </w:ins>
      <w:ins w:id="322" w:author="Unknown" w:date="0-00-00T00:00:00Z">
        <w:r>
          <w:rPr>
            <w:rFonts w:eastAsia="Times New Roman" w:cs="Segoe UI" w:ascii="Segoe UI" w:hAnsi="Segoe UI"/>
            <w:b/>
            <w:bCs/>
            <w:color w:val="000000"/>
            <w:sz w:val="23"/>
            <w:szCs w:val="23"/>
          </w:rPr>
          <w:t>Answer:</w:t>
        </w:r>
      </w:ins>
      <w:ins w:id="323" w:author="Unknown" w:date="0-00-00T00:00:00Z">
        <w:r>
          <w:rPr>
            <w:rFonts w:eastAsia="Times New Roman" w:cs="Segoe UI" w:ascii="Segoe UI" w:hAnsi="Segoe UI"/>
            <w:color w:val="000000"/>
            <w:sz w:val="23"/>
            <w:szCs w:val="23"/>
          </w:rPr>
          <w:t> In order to format the value of expression so that it can be displayed to the user, Angular has filters. It is possible to add these filters to the controllers, directives, services, or templates. Angular also provides support for creating custom filters.</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24" w:author="Unknown" w:date="0-00-00T00:00:00Z">
        <w:r>
          <w:rPr>
            <w:rFonts w:eastAsia="Times New Roman" w:cs="Segoe UI" w:ascii="Segoe UI" w:hAnsi="Segoe UI"/>
            <w:color w:val="000000"/>
            <w:sz w:val="23"/>
            <w:szCs w:val="23"/>
          </w:rPr>
          <w:t>Organizing data in such a way so that it is displayed only when certain criteria are fulfilled is made possible using filters. Filters are added to the expressions using the pipe ‘|’ character. Various types of Angular filters are enumerated as follows:</w:t>
        </w:r>
      </w:ins>
    </w:p>
    <w:p>
      <w:pPr>
        <w:pStyle w:val="Normal"/>
        <w:numPr>
          <w:ilvl w:val="0"/>
          <w:numId w:val="45"/>
        </w:numPr>
        <w:shd w:val="clear" w:color="auto" w:fill="FFFFFF"/>
        <w:spacing w:lineRule="auto" w:line="240" w:before="0" w:after="0"/>
        <w:rPr>
          <w:rFonts w:ascii="Segoe UI" w:hAnsi="Segoe UI" w:eastAsia="Times New Roman" w:cs="Segoe UI"/>
          <w:color w:val="000000"/>
          <w:sz w:val="23"/>
          <w:szCs w:val="23"/>
        </w:rPr>
      </w:pPr>
      <w:ins w:id="325" w:author="Unknown" w:date="0-00-00T00:00:00Z">
        <w:r>
          <w:rPr>
            <w:rFonts w:eastAsia="Times New Roman" w:cs="Segoe UI" w:ascii="Segoe UI" w:hAnsi="Segoe UI"/>
            <w:i/>
            <w:iCs/>
            <w:color w:val="000000"/>
            <w:sz w:val="23"/>
            <w:szCs w:val="23"/>
          </w:rPr>
          <w:t>currency</w:t>
        </w:r>
      </w:ins>
      <w:ins w:id="326" w:author="Unknown" w:date="0-00-00T00:00:00Z">
        <w:r>
          <w:rPr>
            <w:rFonts w:eastAsia="Times New Roman" w:cs="Segoe UI" w:ascii="Segoe UI" w:hAnsi="Segoe UI"/>
            <w:color w:val="000000"/>
            <w:sz w:val="23"/>
            <w:szCs w:val="23"/>
          </w:rPr>
          <w:t> – Formats a number to the currency format</w:t>
        </w:r>
      </w:ins>
    </w:p>
    <w:p>
      <w:pPr>
        <w:pStyle w:val="Normal"/>
        <w:numPr>
          <w:ilvl w:val="0"/>
          <w:numId w:val="45"/>
        </w:numPr>
        <w:shd w:val="clear" w:color="auto" w:fill="FFFFFF"/>
        <w:spacing w:lineRule="auto" w:line="240" w:before="0" w:after="0"/>
        <w:rPr>
          <w:rFonts w:ascii="Segoe UI" w:hAnsi="Segoe UI" w:eastAsia="Times New Roman" w:cs="Segoe UI"/>
          <w:color w:val="000000"/>
          <w:sz w:val="23"/>
          <w:szCs w:val="23"/>
        </w:rPr>
      </w:pPr>
      <w:ins w:id="327" w:author="Unknown" w:date="0-00-00T00:00:00Z">
        <w:r>
          <w:rPr>
            <w:rFonts w:eastAsia="Times New Roman" w:cs="Segoe UI" w:ascii="Segoe UI" w:hAnsi="Segoe UI"/>
            <w:i/>
            <w:iCs/>
            <w:color w:val="000000"/>
            <w:sz w:val="23"/>
            <w:szCs w:val="23"/>
          </w:rPr>
          <w:t>date</w:t>
        </w:r>
      </w:ins>
      <w:ins w:id="328" w:author="Unknown" w:date="0-00-00T00:00:00Z">
        <w:r>
          <w:rPr>
            <w:rFonts w:eastAsia="Times New Roman" w:cs="Segoe UI" w:ascii="Segoe UI" w:hAnsi="Segoe UI"/>
            <w:color w:val="000000"/>
            <w:sz w:val="23"/>
            <w:szCs w:val="23"/>
          </w:rPr>
          <w:t> – Formats a data to some specific format</w:t>
        </w:r>
      </w:ins>
    </w:p>
    <w:p>
      <w:pPr>
        <w:pStyle w:val="Normal"/>
        <w:numPr>
          <w:ilvl w:val="0"/>
          <w:numId w:val="45"/>
        </w:numPr>
        <w:shd w:val="clear" w:color="auto" w:fill="FFFFFF"/>
        <w:spacing w:lineRule="auto" w:line="240" w:before="0" w:after="0"/>
        <w:rPr>
          <w:rFonts w:ascii="Segoe UI" w:hAnsi="Segoe UI" w:eastAsia="Times New Roman" w:cs="Segoe UI"/>
          <w:color w:val="000000"/>
          <w:sz w:val="23"/>
          <w:szCs w:val="23"/>
        </w:rPr>
      </w:pPr>
      <w:ins w:id="329" w:author="Unknown" w:date="0-00-00T00:00:00Z">
        <w:r>
          <w:rPr>
            <w:rFonts w:eastAsia="Times New Roman" w:cs="Segoe UI" w:ascii="Segoe UI" w:hAnsi="Segoe UI"/>
            <w:i/>
            <w:iCs/>
            <w:color w:val="000000"/>
            <w:sz w:val="23"/>
            <w:szCs w:val="23"/>
          </w:rPr>
          <w:t>filter</w:t>
        </w:r>
      </w:ins>
      <w:ins w:id="330" w:author="Unknown" w:date="0-00-00T00:00:00Z">
        <w:r>
          <w:rPr>
            <w:rFonts w:eastAsia="Times New Roman" w:cs="Segoe UI" w:ascii="Segoe UI" w:hAnsi="Segoe UI"/>
            <w:color w:val="000000"/>
            <w:sz w:val="23"/>
            <w:szCs w:val="23"/>
          </w:rPr>
          <w:t> – Selects a subset of items from an array</w:t>
        </w:r>
      </w:ins>
    </w:p>
    <w:p>
      <w:pPr>
        <w:pStyle w:val="Normal"/>
        <w:numPr>
          <w:ilvl w:val="0"/>
          <w:numId w:val="45"/>
        </w:numPr>
        <w:shd w:val="clear" w:color="auto" w:fill="FFFFFF"/>
        <w:spacing w:lineRule="auto" w:line="240" w:before="0" w:after="0"/>
        <w:rPr>
          <w:rFonts w:ascii="Segoe UI" w:hAnsi="Segoe UI" w:eastAsia="Times New Roman" w:cs="Segoe UI"/>
          <w:color w:val="000000"/>
          <w:sz w:val="23"/>
          <w:szCs w:val="23"/>
        </w:rPr>
      </w:pPr>
      <w:ins w:id="331" w:author="Unknown" w:date="0-00-00T00:00:00Z">
        <w:r>
          <w:rPr>
            <w:rFonts w:eastAsia="Times New Roman" w:cs="Segoe UI" w:ascii="Segoe UI" w:hAnsi="Segoe UI"/>
            <w:i/>
            <w:iCs/>
            <w:color w:val="000000"/>
            <w:sz w:val="23"/>
            <w:szCs w:val="23"/>
          </w:rPr>
          <w:t>json</w:t>
        </w:r>
      </w:ins>
      <w:ins w:id="332" w:author="Unknown" w:date="0-00-00T00:00:00Z">
        <w:r>
          <w:rPr>
            <w:rFonts w:eastAsia="Times New Roman" w:cs="Segoe UI" w:ascii="Segoe UI" w:hAnsi="Segoe UI"/>
            <w:color w:val="000000"/>
            <w:sz w:val="23"/>
            <w:szCs w:val="23"/>
          </w:rPr>
          <w:t> – Formats an object to a JSON string</w:t>
        </w:r>
      </w:ins>
    </w:p>
    <w:p>
      <w:pPr>
        <w:pStyle w:val="Normal"/>
        <w:numPr>
          <w:ilvl w:val="0"/>
          <w:numId w:val="45"/>
        </w:numPr>
        <w:shd w:val="clear" w:color="auto" w:fill="FFFFFF"/>
        <w:spacing w:lineRule="auto" w:line="240" w:before="0" w:after="0"/>
        <w:rPr>
          <w:rFonts w:ascii="Segoe UI" w:hAnsi="Segoe UI" w:eastAsia="Times New Roman" w:cs="Segoe UI"/>
          <w:color w:val="000000"/>
          <w:sz w:val="23"/>
          <w:szCs w:val="23"/>
        </w:rPr>
      </w:pPr>
      <w:ins w:id="333" w:author="Unknown" w:date="0-00-00T00:00:00Z">
        <w:r>
          <w:rPr>
            <w:rFonts w:eastAsia="Times New Roman" w:cs="Segoe UI" w:ascii="Segoe UI" w:hAnsi="Segoe UI"/>
            <w:i/>
            <w:iCs/>
            <w:color w:val="000000"/>
            <w:sz w:val="23"/>
            <w:szCs w:val="23"/>
          </w:rPr>
          <w:t>limitTo</w:t>
        </w:r>
      </w:ins>
      <w:ins w:id="334" w:author="Unknown" w:date="0-00-00T00:00:00Z">
        <w:r>
          <w:rPr>
            <w:rFonts w:eastAsia="Times New Roman" w:cs="Segoe UI" w:ascii="Segoe UI" w:hAnsi="Segoe UI"/>
            <w:color w:val="000000"/>
            <w:sz w:val="23"/>
            <w:szCs w:val="23"/>
          </w:rPr>
          <w:t> – Limits an array or string into a specified number of characters or elements</w:t>
        </w:r>
      </w:ins>
    </w:p>
    <w:p>
      <w:pPr>
        <w:pStyle w:val="Normal"/>
        <w:numPr>
          <w:ilvl w:val="0"/>
          <w:numId w:val="45"/>
        </w:numPr>
        <w:shd w:val="clear" w:color="auto" w:fill="FFFFFF"/>
        <w:spacing w:lineRule="auto" w:line="240" w:before="0" w:after="0"/>
        <w:rPr>
          <w:rFonts w:ascii="Segoe UI" w:hAnsi="Segoe UI" w:eastAsia="Times New Roman" w:cs="Segoe UI"/>
          <w:color w:val="000000"/>
          <w:sz w:val="23"/>
          <w:szCs w:val="23"/>
        </w:rPr>
      </w:pPr>
      <w:ins w:id="335" w:author="Unknown" w:date="0-00-00T00:00:00Z">
        <w:r>
          <w:rPr>
            <w:rFonts w:eastAsia="Times New Roman" w:cs="Segoe UI" w:ascii="Segoe UI" w:hAnsi="Segoe UI"/>
            <w:i/>
            <w:iCs/>
            <w:color w:val="000000"/>
            <w:sz w:val="23"/>
            <w:szCs w:val="23"/>
          </w:rPr>
          <w:t>lowercase</w:t>
        </w:r>
      </w:ins>
      <w:ins w:id="336" w:author="Unknown" w:date="0-00-00T00:00:00Z">
        <w:r>
          <w:rPr>
            <w:rFonts w:eastAsia="Times New Roman" w:cs="Segoe UI" w:ascii="Segoe UI" w:hAnsi="Segoe UI"/>
            <w:color w:val="000000"/>
            <w:sz w:val="23"/>
            <w:szCs w:val="23"/>
          </w:rPr>
          <w:t> – Formats a string to lowercase</w:t>
        </w:r>
      </w:ins>
    </w:p>
    <w:p>
      <w:pPr>
        <w:pStyle w:val="Normal"/>
        <w:numPr>
          <w:ilvl w:val="0"/>
          <w:numId w:val="45"/>
        </w:numPr>
        <w:shd w:val="clear" w:color="auto" w:fill="FFFFFF"/>
        <w:spacing w:lineRule="auto" w:line="240" w:before="0" w:after="0"/>
        <w:rPr>
          <w:rFonts w:ascii="Segoe UI" w:hAnsi="Segoe UI" w:eastAsia="Times New Roman" w:cs="Segoe UI"/>
          <w:color w:val="000000"/>
          <w:sz w:val="23"/>
          <w:szCs w:val="23"/>
        </w:rPr>
      </w:pPr>
      <w:ins w:id="337" w:author="Unknown" w:date="0-00-00T00:00:00Z">
        <w:r>
          <w:rPr>
            <w:rFonts w:eastAsia="Times New Roman" w:cs="Segoe UI" w:ascii="Segoe UI" w:hAnsi="Segoe UI"/>
            <w:i/>
            <w:iCs/>
            <w:color w:val="000000"/>
            <w:sz w:val="23"/>
            <w:szCs w:val="23"/>
          </w:rPr>
          <w:t>number</w:t>
        </w:r>
      </w:ins>
      <w:ins w:id="338" w:author="Unknown" w:date="0-00-00T00:00:00Z">
        <w:r>
          <w:rPr>
            <w:rFonts w:eastAsia="Times New Roman" w:cs="Segoe UI" w:ascii="Segoe UI" w:hAnsi="Segoe UI"/>
            <w:color w:val="000000"/>
            <w:sz w:val="23"/>
            <w:szCs w:val="23"/>
          </w:rPr>
          <w:t> – Formats a number to a string</w:t>
        </w:r>
      </w:ins>
    </w:p>
    <w:p>
      <w:pPr>
        <w:pStyle w:val="Normal"/>
        <w:numPr>
          <w:ilvl w:val="0"/>
          <w:numId w:val="45"/>
        </w:numPr>
        <w:shd w:val="clear" w:color="auto" w:fill="FFFFFF"/>
        <w:spacing w:lineRule="auto" w:line="240" w:before="0" w:after="0"/>
        <w:rPr>
          <w:rFonts w:ascii="Segoe UI" w:hAnsi="Segoe UI" w:eastAsia="Times New Roman" w:cs="Segoe UI"/>
          <w:color w:val="000000"/>
          <w:sz w:val="23"/>
          <w:szCs w:val="23"/>
        </w:rPr>
      </w:pPr>
      <w:ins w:id="339" w:author="Unknown" w:date="0-00-00T00:00:00Z">
        <w:r>
          <w:rPr>
            <w:rFonts w:eastAsia="Times New Roman" w:cs="Segoe UI" w:ascii="Segoe UI" w:hAnsi="Segoe UI"/>
            <w:i/>
            <w:iCs/>
            <w:color w:val="000000"/>
            <w:sz w:val="23"/>
            <w:szCs w:val="23"/>
          </w:rPr>
          <w:t>orderBy</w:t>
        </w:r>
      </w:ins>
      <w:ins w:id="340" w:author="Unknown" w:date="0-00-00T00:00:00Z">
        <w:r>
          <w:rPr>
            <w:rFonts w:eastAsia="Times New Roman" w:cs="Segoe UI" w:ascii="Segoe UI" w:hAnsi="Segoe UI"/>
            <w:color w:val="000000"/>
            <w:sz w:val="23"/>
            <w:szCs w:val="23"/>
          </w:rPr>
          <w:t> – Orders an array by an expression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41" w:author="Unknown" w:date="0-00-00T00:00:00Z">
        <w:r>
          <w:rPr>
            <w:rFonts w:eastAsia="Times New Roman" w:cs="Segoe UI" w:ascii="Segoe UI" w:hAnsi="Segoe UI"/>
            <w:b/>
            <w:bCs/>
            <w:color w:val="000000"/>
            <w:sz w:val="23"/>
            <w:szCs w:val="23"/>
          </w:rPr>
          <w:t>Question</w:t>
        </w:r>
      </w:ins>
      <w:ins w:id="342" w:author="Unknown" w:date="0-00-00T00:00:00Z">
        <w:r>
          <w:rPr>
            <w:rFonts w:eastAsia="Times New Roman" w:cs="Segoe UI" w:ascii="Segoe UI" w:hAnsi="Segoe UI"/>
            <w:color w:val="000000"/>
            <w:sz w:val="23"/>
            <w:szCs w:val="23"/>
          </w:rPr>
          <w:t>: </w:t>
        </w:r>
      </w:ins>
      <w:ins w:id="343" w:author="Unknown" w:date="0-00-00T00:00:00Z">
        <w:r>
          <w:rPr>
            <w:rFonts w:eastAsia="Times New Roman" w:cs="Segoe UI" w:ascii="Segoe UI" w:hAnsi="Segoe UI"/>
            <w:b/>
            <w:bCs/>
            <w:color w:val="000000"/>
            <w:sz w:val="23"/>
            <w:szCs w:val="23"/>
          </w:rPr>
          <w:t>What is new in Angular 6?</w:t>
        </w:r>
      </w:ins>
      <w:ins w:id="344" w:author="Unknown" w:date="0-00-00T00:00:00Z">
        <w:r>
          <w:rPr>
            <w:rFonts w:eastAsia="Times New Roman" w:cs="Segoe UI" w:ascii="Segoe UI" w:hAnsi="Segoe UI"/>
            <w:color w:val="000000"/>
            <w:sz w:val="23"/>
            <w:szCs w:val="23"/>
          </w:rPr>
          <w:br/>
        </w:r>
      </w:ins>
      <w:ins w:id="345" w:author="Unknown" w:date="0-00-00T00:00:00Z">
        <w:r>
          <w:rPr>
            <w:rFonts w:eastAsia="Times New Roman" w:cs="Segoe UI" w:ascii="Segoe UI" w:hAnsi="Segoe UI"/>
            <w:b/>
            <w:bCs/>
            <w:color w:val="000000"/>
            <w:sz w:val="23"/>
            <w:szCs w:val="23"/>
          </w:rPr>
          <w:t>Answer</w:t>
        </w:r>
      </w:ins>
      <w:ins w:id="346" w:author="Unknown" w:date="0-00-00T00:00:00Z">
        <w:r>
          <w:rPr>
            <w:rFonts w:eastAsia="Times New Roman" w:cs="Segoe UI" w:ascii="Segoe UI" w:hAnsi="Segoe UI"/>
            <w:color w:val="000000"/>
            <w:sz w:val="23"/>
            <w:szCs w:val="23"/>
          </w:rPr>
          <w:t>: Here are some of the new aspects introduced in Angular 6:</w:t>
        </w:r>
      </w:ins>
    </w:p>
    <w:p>
      <w:pPr>
        <w:pStyle w:val="Normal"/>
        <w:numPr>
          <w:ilvl w:val="0"/>
          <w:numId w:val="46"/>
        </w:numPr>
        <w:shd w:val="clear" w:color="auto" w:fill="FFFFFF"/>
        <w:spacing w:lineRule="auto" w:line="240" w:before="0" w:after="0"/>
        <w:rPr>
          <w:rFonts w:ascii="Segoe UI" w:hAnsi="Segoe UI" w:eastAsia="Times New Roman" w:cs="Segoe UI"/>
          <w:color w:val="000000"/>
          <w:sz w:val="23"/>
          <w:szCs w:val="23"/>
        </w:rPr>
      </w:pPr>
      <w:ins w:id="347" w:author="Unknown" w:date="0-00-00T00:00:00Z">
        <w:r>
          <w:rPr>
            <w:rFonts w:eastAsia="Times New Roman" w:cs="Segoe UI" w:ascii="Segoe UI" w:hAnsi="Segoe UI"/>
            <w:color w:val="000000"/>
            <w:sz w:val="23"/>
            <w:szCs w:val="23"/>
          </w:rPr>
          <w:t>Angular Elements – It allows converting Angular components into web components and embeds the same in some non-Angular application</w:t>
        </w:r>
      </w:ins>
    </w:p>
    <w:p>
      <w:pPr>
        <w:pStyle w:val="Normal"/>
        <w:numPr>
          <w:ilvl w:val="0"/>
          <w:numId w:val="46"/>
        </w:numPr>
        <w:shd w:val="clear" w:color="auto" w:fill="FFFFFF"/>
        <w:spacing w:lineRule="auto" w:line="240" w:before="0" w:after="0"/>
        <w:rPr>
          <w:rFonts w:ascii="Segoe UI" w:hAnsi="Segoe UI" w:eastAsia="Times New Roman" w:cs="Segoe UI"/>
          <w:color w:val="000000"/>
          <w:sz w:val="23"/>
          <w:szCs w:val="23"/>
        </w:rPr>
      </w:pPr>
      <w:ins w:id="348" w:author="Unknown" w:date="0-00-00T00:00:00Z">
        <w:r>
          <w:rPr>
            <w:rFonts w:eastAsia="Times New Roman" w:cs="Segoe UI" w:ascii="Segoe UI" w:hAnsi="Segoe UI"/>
            <w:color w:val="000000"/>
            <w:sz w:val="23"/>
            <w:szCs w:val="23"/>
          </w:rPr>
          <w:t>Tree Shakeable Provider – Angular 6 introduces a new way of registering a provider directly inside the @Injectable() decorator. It is achieved by using the providedIn attribute</w:t>
        </w:r>
      </w:ins>
    </w:p>
    <w:p>
      <w:pPr>
        <w:pStyle w:val="Normal"/>
        <w:numPr>
          <w:ilvl w:val="0"/>
          <w:numId w:val="46"/>
        </w:numPr>
        <w:shd w:val="clear" w:color="auto" w:fill="FFFFFF"/>
        <w:spacing w:lineRule="auto" w:line="240" w:before="0" w:after="0"/>
        <w:rPr>
          <w:rFonts w:ascii="Segoe UI" w:hAnsi="Segoe UI" w:eastAsia="Times New Roman" w:cs="Segoe UI"/>
          <w:color w:val="000000"/>
          <w:sz w:val="23"/>
          <w:szCs w:val="23"/>
        </w:rPr>
      </w:pPr>
      <w:ins w:id="349" w:author="Unknown" w:date="0-00-00T00:00:00Z">
        <w:r>
          <w:rPr>
            <w:rFonts w:eastAsia="Times New Roman" w:cs="Segoe UI" w:ascii="Segoe UI" w:hAnsi="Segoe UI"/>
            <w:color w:val="000000"/>
            <w:sz w:val="23"/>
            <w:szCs w:val="23"/>
          </w:rPr>
          <w:t>RxJS 6 – Angular 6 makes use of RxJS 6 internally</w:t>
        </w:r>
      </w:ins>
    </w:p>
    <w:p>
      <w:pPr>
        <w:pStyle w:val="Normal"/>
        <w:numPr>
          <w:ilvl w:val="0"/>
          <w:numId w:val="46"/>
        </w:numPr>
        <w:shd w:val="clear" w:color="auto" w:fill="FFFFFF"/>
        <w:spacing w:lineRule="auto" w:line="240" w:before="0" w:after="0"/>
        <w:rPr>
          <w:rFonts w:ascii="Segoe UI" w:hAnsi="Segoe UI" w:eastAsia="Times New Roman" w:cs="Segoe UI"/>
          <w:color w:val="000000"/>
          <w:sz w:val="23"/>
          <w:szCs w:val="23"/>
        </w:rPr>
      </w:pPr>
      <w:ins w:id="350" w:author="Unknown" w:date="0-00-00T00:00:00Z">
        <w:r>
          <w:rPr>
            <w:rFonts w:eastAsia="Times New Roman" w:cs="Segoe UI" w:ascii="Segoe UI" w:hAnsi="Segoe UI"/>
            <w:color w:val="000000"/>
            <w:sz w:val="23"/>
            <w:szCs w:val="23"/>
          </w:rPr>
          <w:t>i18n (internationalization) – Without having to build the application once per locale, any Angular application can have “runtime i18n”</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51" w:author="Unknown" w:date="0-00-00T00:00:00Z">
        <w:r>
          <w:rPr>
            <w:rFonts w:eastAsia="Times New Roman" w:cs="Segoe UI" w:ascii="Segoe UI" w:hAnsi="Segoe UI"/>
            <w:b/>
            <w:bCs/>
            <w:color w:val="000000"/>
            <w:sz w:val="23"/>
            <w:szCs w:val="23"/>
          </w:rPr>
          <w:t>Question</w:t>
        </w:r>
      </w:ins>
      <w:ins w:id="352" w:author="Unknown" w:date="0-00-00T00:00:00Z">
        <w:r>
          <w:rPr>
            <w:rFonts w:eastAsia="Times New Roman" w:cs="Segoe UI" w:ascii="Segoe UI" w:hAnsi="Segoe UI"/>
            <w:color w:val="000000"/>
            <w:sz w:val="23"/>
            <w:szCs w:val="23"/>
          </w:rPr>
          <w:t>: </w:t>
        </w:r>
      </w:ins>
      <w:ins w:id="353" w:author="Unknown" w:date="0-00-00T00:00:00Z">
        <w:r>
          <w:rPr>
            <w:rFonts w:eastAsia="Times New Roman" w:cs="Segoe UI" w:ascii="Segoe UI" w:hAnsi="Segoe UI"/>
            <w:b/>
            <w:bCs/>
            <w:color w:val="000000"/>
            <w:sz w:val="23"/>
            <w:szCs w:val="23"/>
          </w:rPr>
          <w:t>What is ngOnInit ()? How to define it?</w:t>
        </w:r>
      </w:ins>
      <w:ins w:id="354" w:author="Unknown" w:date="0-00-00T00:00:00Z">
        <w:r>
          <w:rPr>
            <w:rFonts w:eastAsia="Times New Roman" w:cs="Segoe UI" w:ascii="Segoe UI" w:hAnsi="Segoe UI"/>
            <w:color w:val="000000"/>
            <w:sz w:val="23"/>
            <w:szCs w:val="23"/>
          </w:rPr>
          <w:br/>
        </w:r>
      </w:ins>
      <w:ins w:id="355" w:author="Unknown" w:date="0-00-00T00:00:00Z">
        <w:r>
          <w:rPr>
            <w:rFonts w:eastAsia="Times New Roman" w:cs="Segoe UI" w:ascii="Segoe UI" w:hAnsi="Segoe UI"/>
            <w:b/>
            <w:bCs/>
            <w:color w:val="000000"/>
            <w:sz w:val="23"/>
            <w:szCs w:val="23"/>
          </w:rPr>
          <w:t>Answer</w:t>
        </w:r>
      </w:ins>
      <w:ins w:id="356" w:author="Unknown" w:date="0-00-00T00:00:00Z">
        <w:r>
          <w:rPr>
            <w:rFonts w:eastAsia="Times New Roman" w:cs="Segoe UI" w:ascii="Segoe UI" w:hAnsi="Segoe UI"/>
            <w:color w:val="000000"/>
            <w:sz w:val="23"/>
            <w:szCs w:val="23"/>
          </w:rPr>
          <w:t>: ngOnInit () is a lifecycle hook that is called after Angular has finished initializing all data-bound properties of a directive. It is defined as:</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57" w:author="Unknown" w:date="0-00-00T00:00:00Z">
        <w:r>
          <w:rPr>
            <w:rFonts w:eastAsia="Times New Roman" w:cs="Courier New" w:ascii="Courier" w:hAnsi="Courier"/>
            <w:color w:val="000000"/>
            <w:sz w:val="20"/>
            <w:szCs w:val="20"/>
          </w:rPr>
          <w:t>Interface OnInit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58" w:author="Unknown" w:date="0-00-00T00:00:00Z">
        <w:r>
          <w:rPr>
            <w:rFonts w:eastAsia="Times New Roman" w:cs="Courier New" w:ascii="Courier" w:hAnsi="Courier"/>
            <w:color w:val="000000"/>
            <w:sz w:val="20"/>
            <w:szCs w:val="20"/>
          </w:rPr>
          <w:t xml:space="preserve">           </w:t>
        </w:r>
      </w:ins>
      <w:ins w:id="359" w:author="Unknown" w:date="0-00-00T00:00:00Z">
        <w:r>
          <w:rPr>
            <w:rFonts w:eastAsia="Times New Roman" w:cs="Courier New" w:ascii="Courier" w:hAnsi="Courier"/>
            <w:color w:val="000000"/>
            <w:sz w:val="20"/>
            <w:szCs w:val="20"/>
          </w:rPr>
          <w:t>ngOnInit () : void</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60" w:author="Unknown" w:date="0-00-00T00:00:00Z">
        <w:r>
          <w:rPr>
            <w:rFonts w:eastAsia="Times New Roman" w:cs="Courier New" w:ascii="Courier" w:hAnsi="Courier"/>
            <w:color w:val="000000"/>
            <w:sz w:val="20"/>
            <w:szCs w:val="20"/>
          </w:rPr>
          <w:t xml:space="preserve">      </w:t>
        </w:r>
      </w:ins>
      <w:ins w:id="361" w:author="Unknown" w:date="0-00-00T00:00:00Z">
        <w:r>
          <w:rPr>
            <w:rFonts w:eastAsia="Times New Roman" w:cs="Courier New" w:ascii="Courier" w:hAnsi="Courier"/>
            <w:color w:val="000000"/>
            <w:sz w:val="20"/>
            <w:szCs w:val="20"/>
          </w:rPr>
          <w:t>}</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62" w:author="Unknown" w:date="0-00-00T00:00:00Z">
        <w:r>
          <w:rPr>
            <w:rFonts w:eastAsia="Times New Roman" w:cs="Segoe UI" w:ascii="Segoe UI" w:hAnsi="Segoe UI"/>
            <w:b/>
            <w:bCs/>
            <w:color w:val="000000"/>
            <w:sz w:val="23"/>
            <w:szCs w:val="23"/>
          </w:rPr>
          <w:t>Question</w:t>
        </w:r>
      </w:ins>
      <w:ins w:id="363" w:author="Unknown" w:date="0-00-00T00:00:00Z">
        <w:r>
          <w:rPr>
            <w:rFonts w:eastAsia="Times New Roman" w:cs="Segoe UI" w:ascii="Segoe UI" w:hAnsi="Segoe UI"/>
            <w:color w:val="000000"/>
            <w:sz w:val="23"/>
            <w:szCs w:val="23"/>
          </w:rPr>
          <w:t>: </w:t>
        </w:r>
      </w:ins>
      <w:ins w:id="364" w:author="Unknown" w:date="0-00-00T00:00:00Z">
        <w:r>
          <w:rPr>
            <w:rFonts w:eastAsia="Times New Roman" w:cs="Segoe UI" w:ascii="Segoe UI" w:hAnsi="Segoe UI"/>
            <w:b/>
            <w:bCs/>
            <w:color w:val="000000"/>
            <w:sz w:val="23"/>
            <w:szCs w:val="23"/>
          </w:rPr>
          <w:t>What is SPA</w:t>
        </w:r>
      </w:ins>
      <w:ins w:id="365" w:author="Unknown" w:date="0-00-00T00:00:00Z">
        <w:r>
          <w:rPr>
            <w:rFonts w:eastAsia="Times New Roman" w:cs="Segoe UI" w:ascii="Segoe UI" w:hAnsi="Segoe UI"/>
            <w:color w:val="000000"/>
            <w:sz w:val="23"/>
            <w:szCs w:val="23"/>
          </w:rPr>
          <w:t> </w:t>
        </w:r>
      </w:ins>
      <w:ins w:id="366" w:author="Unknown" w:date="0-00-00T00:00:00Z">
        <w:r>
          <w:rPr>
            <w:rFonts w:eastAsia="Times New Roman" w:cs="Segoe UI" w:ascii="Segoe UI" w:hAnsi="Segoe UI"/>
            <w:b/>
            <w:bCs/>
            <w:color w:val="000000"/>
            <w:sz w:val="23"/>
            <w:szCs w:val="23"/>
          </w:rPr>
          <w:t>(Single Page Application) in Angular? Contrast SPA technology with traditional web technology?</w:t>
        </w:r>
      </w:ins>
      <w:ins w:id="367" w:author="Unknown" w:date="0-00-00T00:00:00Z">
        <w:r>
          <w:rPr>
            <w:rFonts w:eastAsia="Times New Roman" w:cs="Segoe UI" w:ascii="Segoe UI" w:hAnsi="Segoe UI"/>
            <w:color w:val="000000"/>
            <w:sz w:val="23"/>
            <w:szCs w:val="23"/>
          </w:rPr>
          <w:br/>
        </w:r>
      </w:ins>
      <w:ins w:id="368" w:author="Unknown" w:date="0-00-00T00:00:00Z">
        <w:r>
          <w:rPr>
            <w:rFonts w:eastAsia="Times New Roman" w:cs="Segoe UI" w:ascii="Segoe UI" w:hAnsi="Segoe UI"/>
            <w:b/>
            <w:bCs/>
            <w:color w:val="000000"/>
            <w:sz w:val="23"/>
            <w:szCs w:val="23"/>
          </w:rPr>
          <w:t>Answer</w:t>
        </w:r>
      </w:ins>
      <w:ins w:id="369" w:author="Unknown" w:date="0-00-00T00:00:00Z">
        <w:r>
          <w:rPr>
            <w:rFonts w:eastAsia="Times New Roman" w:cs="Segoe UI" w:ascii="Segoe UI" w:hAnsi="Segoe UI"/>
            <w:color w:val="000000"/>
            <w:sz w:val="23"/>
            <w:szCs w:val="23"/>
          </w:rPr>
          <w:t>: In the SPA technology, only a single page, which is index.HTML, is maintained although the URL keeps on changing. Unlike the traditional web technology, SPA technology is faster and easy to develop as well.</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70" w:author="Unknown" w:date="0-00-00T00:00:00Z">
        <w:r>
          <w:rPr>
            <w:rFonts w:eastAsia="Times New Roman" w:cs="Segoe UI" w:ascii="Segoe UI" w:hAnsi="Segoe UI"/>
            <w:color w:val="000000"/>
            <w:sz w:val="23"/>
            <w:szCs w:val="23"/>
          </w:rPr>
          <w:t>In the conventional web technology, as soon as a client requests a webpage, the server sends the resource. However, when again the client requests for another page, the server responds again with sending the requested resource. The problem with this technology is that it requires a lot of time.</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71" w:author="Unknown" w:date="0-00-00T00:00:00Z">
        <w:r>
          <w:rPr>
            <w:rFonts w:eastAsia="Times New Roman" w:cs="Segoe UI" w:ascii="Segoe UI" w:hAnsi="Segoe UI"/>
            <w:b/>
            <w:bCs/>
            <w:color w:val="000000"/>
            <w:sz w:val="23"/>
            <w:szCs w:val="23"/>
          </w:rPr>
          <w:t>Question</w:t>
        </w:r>
      </w:ins>
      <w:ins w:id="372" w:author="Unknown" w:date="0-00-00T00:00:00Z">
        <w:r>
          <w:rPr>
            <w:rFonts w:eastAsia="Times New Roman" w:cs="Segoe UI" w:ascii="Segoe UI" w:hAnsi="Segoe UI"/>
            <w:color w:val="000000"/>
            <w:sz w:val="23"/>
            <w:szCs w:val="23"/>
          </w:rPr>
          <w:t>: </w:t>
        </w:r>
      </w:ins>
      <w:ins w:id="373" w:author="Unknown" w:date="0-00-00T00:00:00Z">
        <w:r>
          <w:rPr>
            <w:rFonts w:eastAsia="Times New Roman" w:cs="Segoe UI" w:ascii="Segoe UI" w:hAnsi="Segoe UI"/>
            <w:b/>
            <w:bCs/>
            <w:color w:val="000000"/>
            <w:sz w:val="23"/>
            <w:szCs w:val="23"/>
          </w:rPr>
          <w:t>What is the code for creating a decorator?</w:t>
        </w:r>
      </w:ins>
      <w:ins w:id="374" w:author="Unknown" w:date="0-00-00T00:00:00Z">
        <w:r>
          <w:rPr>
            <w:rFonts w:eastAsia="Times New Roman" w:cs="Segoe UI" w:ascii="Segoe UI" w:hAnsi="Segoe UI"/>
            <w:color w:val="000000"/>
            <w:sz w:val="23"/>
            <w:szCs w:val="23"/>
          </w:rPr>
          <w:br/>
        </w:r>
      </w:ins>
      <w:ins w:id="375" w:author="Unknown" w:date="0-00-00T00:00:00Z">
        <w:r>
          <w:rPr>
            <w:rFonts w:eastAsia="Times New Roman" w:cs="Segoe UI" w:ascii="Segoe UI" w:hAnsi="Segoe UI"/>
            <w:b/>
            <w:bCs/>
            <w:color w:val="000000"/>
            <w:sz w:val="23"/>
            <w:szCs w:val="23"/>
          </w:rPr>
          <w:t>Answer</w:t>
        </w:r>
      </w:ins>
      <w:ins w:id="376" w:author="Unknown" w:date="0-00-00T00:00:00Z">
        <w:r>
          <w:rPr>
            <w:rFonts w:eastAsia="Times New Roman" w:cs="Segoe UI" w:ascii="Segoe UI" w:hAnsi="Segoe UI"/>
            <w:color w:val="000000"/>
            <w:sz w:val="23"/>
            <w:szCs w:val="23"/>
          </w:rPr>
          <w:t>: We create a decorator called Dummy:</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77" w:author="Unknown" w:date="0-00-00T00:00:00Z">
        <w:r>
          <w:rPr>
            <w:rFonts w:eastAsia="Times New Roman" w:cs="Courier New" w:ascii="Courier" w:hAnsi="Courier"/>
            <w:color w:val="000000"/>
            <w:sz w:val="20"/>
            <w:szCs w:val="20"/>
          </w:rPr>
          <w:t xml:space="preserve">     </w:t>
        </w:r>
      </w:ins>
      <w:ins w:id="378" w:author="Unknown" w:date="0-00-00T00:00:00Z">
        <w:r>
          <w:rPr>
            <w:rFonts w:eastAsia="Times New Roman" w:cs="Courier New" w:ascii="Courier" w:hAnsi="Courier"/>
            <w:color w:val="000000"/>
            <w:sz w:val="20"/>
            <w:szCs w:val="20"/>
          </w:rPr>
          <w:t>function Dummy(target) {</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79" w:author="Unknown" w:date="0-00-00T00:00:00Z">
        <w:r>
          <w:rPr>
            <w:rFonts w:eastAsia="Times New Roman" w:cs="Courier New" w:ascii="Courier" w:hAnsi="Courier"/>
            <w:color w:val="000000"/>
            <w:sz w:val="20"/>
            <w:szCs w:val="20"/>
          </w:rPr>
          <w:t xml:space="preserve">        </w:t>
        </w:r>
      </w:ins>
      <w:ins w:id="380" w:author="Unknown" w:date="0-00-00T00:00:00Z">
        <w:r>
          <w:rPr>
            <w:rFonts w:eastAsia="Times New Roman" w:cs="Courier New" w:ascii="Courier" w:hAnsi="Courier"/>
            <w:color w:val="000000"/>
            <w:sz w:val="20"/>
            <w:szCs w:val="20"/>
          </w:rPr>
          <w:t>dummy.log('This decorator is Dummy', target);</w:t>
        </w:r>
      </w:ins>
    </w:p>
    <w:p>
      <w:pPr>
        <w:pStyle w:val="Normal"/>
        <w:shd w:val="clear" w:color="auto" w:fill="F4F4F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urier" w:hAnsi="Courier" w:eastAsia="Times New Roman" w:cs="Courier New"/>
          <w:color w:val="333333"/>
          <w:sz w:val="20"/>
          <w:szCs w:val="20"/>
        </w:rPr>
      </w:pPr>
      <w:ins w:id="381" w:author="Unknown" w:date="0-00-00T00:00:00Z">
        <w:r>
          <w:rPr>
            <w:rFonts w:eastAsia="Times New Roman" w:cs="Courier New" w:ascii="Courier" w:hAnsi="Courier"/>
            <w:color w:val="000000"/>
            <w:sz w:val="20"/>
            <w:szCs w:val="20"/>
          </w:rPr>
          <w:t xml:space="preserve">     </w:t>
        </w:r>
      </w:ins>
      <w:ins w:id="382" w:author="Unknown" w:date="0-00-00T00:00:00Z">
        <w:r>
          <w:rPr>
            <w:rFonts w:eastAsia="Times New Roman" w:cs="Courier New" w:ascii="Courier" w:hAnsi="Courier"/>
            <w:color w:val="000000"/>
            <w:sz w:val="20"/>
            <w:szCs w:val="20"/>
          </w:rPr>
          <w:t>}</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83" w:author="Unknown" w:date="0-00-00T00:00:00Z">
        <w:r>
          <w:rPr>
            <w:rFonts w:eastAsia="Times New Roman" w:cs="Segoe UI" w:ascii="Segoe UI" w:hAnsi="Segoe UI"/>
            <w:b/>
            <w:bCs/>
            <w:color w:val="000000"/>
            <w:sz w:val="23"/>
            <w:szCs w:val="23"/>
          </w:rPr>
          <w:t>Question</w:t>
        </w:r>
      </w:ins>
      <w:ins w:id="384" w:author="Unknown" w:date="0-00-00T00:00:00Z">
        <w:r>
          <w:rPr>
            <w:rFonts w:eastAsia="Times New Roman" w:cs="Segoe UI" w:ascii="Segoe UI" w:hAnsi="Segoe UI"/>
            <w:color w:val="000000"/>
            <w:sz w:val="23"/>
            <w:szCs w:val="23"/>
          </w:rPr>
          <w:t>: </w:t>
        </w:r>
      </w:ins>
      <w:ins w:id="385" w:author="Unknown" w:date="0-00-00T00:00:00Z">
        <w:r>
          <w:rPr>
            <w:rFonts w:eastAsia="Times New Roman" w:cs="Segoe UI" w:ascii="Segoe UI" w:hAnsi="Segoe UI"/>
            <w:b/>
            <w:bCs/>
            <w:color w:val="000000"/>
            <w:sz w:val="23"/>
            <w:szCs w:val="23"/>
          </w:rPr>
          <w:t>What is the process called by which TypeScript code is converted into JavaScript code?</w:t>
        </w:r>
      </w:ins>
      <w:ins w:id="386" w:author="Unknown" w:date="0-00-00T00:00:00Z">
        <w:r>
          <w:rPr>
            <w:rFonts w:eastAsia="Times New Roman" w:cs="Segoe UI" w:ascii="Segoe UI" w:hAnsi="Segoe UI"/>
            <w:color w:val="000000"/>
            <w:sz w:val="23"/>
            <w:szCs w:val="23"/>
          </w:rPr>
          <w:br/>
        </w:r>
      </w:ins>
      <w:ins w:id="387" w:author="Unknown" w:date="0-00-00T00:00:00Z">
        <w:r>
          <w:rPr>
            <w:rFonts w:eastAsia="Times New Roman" w:cs="Segoe UI" w:ascii="Segoe UI" w:hAnsi="Segoe UI"/>
            <w:b/>
            <w:bCs/>
            <w:color w:val="000000"/>
            <w:sz w:val="23"/>
            <w:szCs w:val="23"/>
          </w:rPr>
          <w:t>Answer</w:t>
        </w:r>
      </w:ins>
      <w:ins w:id="388" w:author="Unknown" w:date="0-00-00T00:00:00Z">
        <w:r>
          <w:rPr>
            <w:rFonts w:eastAsia="Times New Roman" w:cs="Segoe UI" w:ascii="Segoe UI" w:hAnsi="Segoe UI"/>
            <w:color w:val="000000"/>
            <w:sz w:val="23"/>
            <w:szCs w:val="23"/>
          </w:rPr>
          <w:t>: It is called Transpiling. Even though TypeScript is used for writing code in Angular applications, it gets internally transpiled into equivalent JavaScript.</w:t>
        </w:r>
      </w:ins>
    </w:p>
    <w:p>
      <w:pPr>
        <w:pStyle w:val="Normal"/>
        <w:shd w:val="clear" w:color="auto" w:fill="FFFFFF"/>
        <w:spacing w:lineRule="auto" w:line="240" w:before="0" w:after="300"/>
        <w:jc w:val="both"/>
        <w:rPr>
          <w:rFonts w:ascii="Segoe UI" w:hAnsi="Segoe UI" w:eastAsia="Times New Roman" w:cs="Segoe UI"/>
          <w:color w:val="000000"/>
          <w:sz w:val="23"/>
          <w:szCs w:val="23"/>
        </w:rPr>
      </w:pPr>
      <w:ins w:id="389" w:author="Unknown" w:date="0-00-00T00:00:00Z">
        <w:r>
          <w:rPr>
            <w:rFonts w:eastAsia="Times New Roman" w:cs="Segoe UI" w:ascii="Segoe UI" w:hAnsi="Segoe UI"/>
            <w:b/>
            <w:bCs/>
            <w:color w:val="000000"/>
            <w:sz w:val="23"/>
            <w:szCs w:val="23"/>
          </w:rPr>
          <w:t>Question</w:t>
        </w:r>
      </w:ins>
      <w:ins w:id="390" w:author="Unknown" w:date="0-00-00T00:00:00Z">
        <w:r>
          <w:rPr>
            <w:rFonts w:eastAsia="Times New Roman" w:cs="Segoe UI" w:ascii="Segoe UI" w:hAnsi="Segoe UI"/>
            <w:color w:val="000000"/>
            <w:sz w:val="23"/>
            <w:szCs w:val="23"/>
          </w:rPr>
          <w:t>: </w:t>
        </w:r>
      </w:ins>
      <w:ins w:id="391" w:author="Unknown" w:date="0-00-00T00:00:00Z">
        <w:r>
          <w:rPr>
            <w:rFonts w:eastAsia="Times New Roman" w:cs="Segoe UI" w:ascii="Segoe UI" w:hAnsi="Segoe UI"/>
            <w:b/>
            <w:bCs/>
            <w:color w:val="000000"/>
            <w:sz w:val="23"/>
            <w:szCs w:val="23"/>
          </w:rPr>
          <w:t>What is ViewEncapsulation and how many ways are there do to do it in Angular?</w:t>
        </w:r>
      </w:ins>
      <w:ins w:id="392" w:author="Unknown" w:date="0-00-00T00:00:00Z">
        <w:r>
          <w:rPr>
            <w:rFonts w:eastAsia="Times New Roman" w:cs="Segoe UI" w:ascii="Segoe UI" w:hAnsi="Segoe UI"/>
            <w:color w:val="000000"/>
            <w:sz w:val="23"/>
            <w:szCs w:val="23"/>
          </w:rPr>
          <w:br/>
        </w:r>
      </w:ins>
      <w:ins w:id="393" w:author="Unknown" w:date="0-00-00T00:00:00Z">
        <w:r>
          <w:rPr>
            <w:rFonts w:eastAsia="Times New Roman" w:cs="Segoe UI" w:ascii="Segoe UI" w:hAnsi="Segoe UI"/>
            <w:b/>
            <w:bCs/>
            <w:color w:val="000000"/>
            <w:sz w:val="23"/>
            <w:szCs w:val="23"/>
          </w:rPr>
          <w:t>Answer</w:t>
        </w:r>
      </w:ins>
      <w:ins w:id="394" w:author="Unknown" w:date="0-00-00T00:00:00Z">
        <w:r>
          <w:rPr>
            <w:rFonts w:eastAsia="Times New Roman" w:cs="Segoe UI" w:ascii="Segoe UI" w:hAnsi="Segoe UI"/>
            <w:color w:val="000000"/>
            <w:sz w:val="23"/>
            <w:szCs w:val="23"/>
          </w:rPr>
          <w:t>: To put simply, ViewEncapsulation determines whether the styles defined in a particular component will affect the entire application or not. Angular supports 3 types of ViewEncapsulation:</w:t>
        </w:r>
      </w:ins>
    </w:p>
    <w:p>
      <w:pPr>
        <w:pStyle w:val="Normal"/>
        <w:numPr>
          <w:ilvl w:val="0"/>
          <w:numId w:val="47"/>
        </w:numPr>
        <w:shd w:val="clear" w:color="auto" w:fill="FFFFFF"/>
        <w:spacing w:lineRule="auto" w:line="240" w:before="0" w:after="0"/>
        <w:rPr>
          <w:rFonts w:ascii="Segoe UI" w:hAnsi="Segoe UI" w:eastAsia="Times New Roman" w:cs="Segoe UI"/>
          <w:color w:val="000000"/>
          <w:sz w:val="23"/>
          <w:szCs w:val="23"/>
        </w:rPr>
      </w:pPr>
      <w:ins w:id="395" w:author="Unknown" w:date="0-00-00T00:00:00Z">
        <w:r>
          <w:rPr>
            <w:rFonts w:eastAsia="Times New Roman" w:cs="Segoe UI" w:ascii="Segoe UI" w:hAnsi="Segoe UI"/>
            <w:color w:val="000000"/>
            <w:sz w:val="23"/>
            <w:szCs w:val="23"/>
          </w:rPr>
          <w:t>Emulated – Styles used in other HTML spread to the component</w:t>
        </w:r>
      </w:ins>
    </w:p>
    <w:p>
      <w:pPr>
        <w:pStyle w:val="Normal"/>
        <w:numPr>
          <w:ilvl w:val="0"/>
          <w:numId w:val="47"/>
        </w:numPr>
        <w:shd w:val="clear" w:color="auto" w:fill="FFFFFF"/>
        <w:spacing w:lineRule="auto" w:line="240" w:before="0" w:after="0"/>
        <w:rPr>
          <w:rFonts w:ascii="Segoe UI" w:hAnsi="Segoe UI" w:eastAsia="Times New Roman" w:cs="Segoe UI"/>
          <w:color w:val="000000"/>
          <w:sz w:val="23"/>
          <w:szCs w:val="23"/>
        </w:rPr>
      </w:pPr>
      <w:ins w:id="396" w:author="Unknown" w:date="0-00-00T00:00:00Z">
        <w:r>
          <w:rPr>
            <w:rFonts w:eastAsia="Times New Roman" w:cs="Segoe UI" w:ascii="Segoe UI" w:hAnsi="Segoe UI"/>
            <w:color w:val="000000"/>
            <w:sz w:val="23"/>
            <w:szCs w:val="23"/>
          </w:rPr>
          <w:t>Native – Styles used in other HTML doesn’t spread to the component</w:t>
        </w:r>
      </w:ins>
    </w:p>
    <w:p>
      <w:pPr>
        <w:pStyle w:val="Normal"/>
        <w:numPr>
          <w:ilvl w:val="0"/>
          <w:numId w:val="47"/>
        </w:numPr>
        <w:shd w:val="clear" w:color="auto" w:fill="FFFFFF"/>
        <w:spacing w:lineRule="auto" w:line="240" w:before="0" w:after="0"/>
        <w:rPr>
          <w:rFonts w:ascii="Segoe UI" w:hAnsi="Segoe UI" w:eastAsia="Times New Roman" w:cs="Segoe UI"/>
          <w:color w:val="000000"/>
          <w:sz w:val="23"/>
          <w:szCs w:val="23"/>
        </w:rPr>
      </w:pPr>
      <w:ins w:id="397" w:author="Unknown" w:date="0-00-00T00:00:00Z">
        <w:r>
          <w:rPr>
            <w:rFonts w:eastAsia="Times New Roman" w:cs="Segoe UI" w:ascii="Segoe UI" w:hAnsi="Segoe UI"/>
            <w:color w:val="000000"/>
            <w:sz w:val="23"/>
            <w:szCs w:val="23"/>
          </w:rPr>
          <w:t>None – Styles defined in a component are visible to all components of the application</w:t>
        </w:r>
      </w:ins>
    </w:p>
    <w:p>
      <w:pPr>
        <w:pStyle w:val="Normal"/>
        <w:rPr>
          <w:color w:val="000000"/>
        </w:rPr>
      </w:pPr>
      <w:r>
        <w:rPr>
          <w:color w:val="000000"/>
        </w:rPr>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Angular Framework?</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is a </w:t>
      </w:r>
      <w:r>
        <w:rPr>
          <w:rFonts w:eastAsia="Times New Roman" w:cs="Segoe UI" w:ascii="Segoe UI" w:hAnsi="Segoe UI"/>
          <w:b/>
          <w:bCs/>
          <w:color w:val="000000"/>
          <w:sz w:val="24"/>
          <w:szCs w:val="24"/>
        </w:rPr>
        <w:t>TypeScript-based open-source</w:t>
      </w:r>
      <w:r>
        <w:rPr>
          <w:rFonts w:eastAsia="Times New Roman" w:cs="Segoe UI" w:ascii="Segoe UI" w:hAnsi="Segoe UI"/>
          <w:color w:val="000000"/>
          <w:sz w:val="24"/>
          <w:szCs w:val="24"/>
        </w:rPr>
        <w:t> front-end platform that makes it easy to build applications with in web/mobile/desktop. The major features of this framework such as declarative templates, dependency injection, end to end tooling, and many more other features are used to ease the development.</w:t>
      </w:r>
    </w:p>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difference between AngularJS and Angular?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is a completely revived component-based framework in which an application is a tree of individual components.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Some of the major difference in tabular form</w:t>
      </w:r>
    </w:p>
    <w:tbl>
      <w:tblPr>
        <w:tblW w:w="12750" w:type="dxa"/>
        <w:jc w:val="left"/>
        <w:tblInd w:w="90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90" w:type="dxa"/>
          <w:left w:w="184" w:type="dxa"/>
          <w:bottom w:w="90" w:type="dxa"/>
          <w:right w:w="195" w:type="dxa"/>
        </w:tblCellMar>
        <w:tblLook w:noVBand="1" w:val="04a0" w:noHBand="0" w:lastColumn="0" w:firstColumn="1" w:lastRow="0" w:firstRow="1"/>
      </w:tblPr>
      <w:tblGrid>
        <w:gridCol w:w="6543"/>
        <w:gridCol w:w="6206"/>
      </w:tblGrid>
      <w:tr>
        <w:trPr>
          <w:tblHeader w:val="true"/>
        </w:trPr>
        <w:tc>
          <w:tcPr>
            <w:tcW w:w="654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jc w:val="center"/>
              <w:rPr>
                <w:rFonts w:ascii="Times New Roman" w:hAnsi="Times New Roman" w:eastAsia="Times New Roman" w:cs="Times New Roman"/>
                <w:b/>
                <w:b/>
                <w:bCs/>
                <w:sz w:val="24"/>
                <w:szCs w:val="24"/>
              </w:rPr>
            </w:pPr>
            <w:r>
              <w:rPr>
                <w:rFonts w:eastAsia="Times New Roman" w:cs="Times New Roman" w:ascii="Times New Roman" w:hAnsi="Times New Roman"/>
                <w:b/>
                <w:bCs/>
                <w:color w:val="000000"/>
                <w:sz w:val="24"/>
                <w:szCs w:val="24"/>
              </w:rPr>
              <w:t>AngularJS</w:t>
            </w:r>
          </w:p>
        </w:tc>
        <w:tc>
          <w:tcPr>
            <w:tcW w:w="6206"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jc w:val="center"/>
              <w:rPr>
                <w:rFonts w:ascii="Times New Roman" w:hAnsi="Times New Roman" w:eastAsia="Times New Roman" w:cs="Times New Roman"/>
                <w:b/>
                <w:b/>
                <w:bCs/>
                <w:sz w:val="24"/>
                <w:szCs w:val="24"/>
              </w:rPr>
            </w:pPr>
            <w:r>
              <w:rPr>
                <w:rFonts w:eastAsia="Times New Roman" w:cs="Times New Roman" w:ascii="Times New Roman" w:hAnsi="Times New Roman"/>
                <w:b/>
                <w:bCs/>
                <w:color w:val="000000"/>
                <w:sz w:val="24"/>
                <w:szCs w:val="24"/>
              </w:rPr>
              <w:t>Angular</w:t>
            </w:r>
          </w:p>
        </w:tc>
      </w:tr>
      <w:tr>
        <w:trPr/>
        <w:tc>
          <w:tcPr>
            <w:tcW w:w="654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It is based on MVC architecture</w:t>
            </w:r>
          </w:p>
        </w:tc>
        <w:tc>
          <w:tcPr>
            <w:tcW w:w="6206"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This is based on Service/Controller</w:t>
            </w:r>
          </w:p>
        </w:tc>
      </w:tr>
      <w:tr>
        <w:trPr/>
        <w:tc>
          <w:tcPr>
            <w:tcW w:w="654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This uses use JavaScript to build the application</w:t>
            </w:r>
          </w:p>
        </w:tc>
        <w:tc>
          <w:tcPr>
            <w:tcW w:w="6206"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Introduced the typescript to write the application</w:t>
            </w:r>
          </w:p>
        </w:tc>
      </w:tr>
      <w:tr>
        <w:trPr/>
        <w:tc>
          <w:tcPr>
            <w:tcW w:w="654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Based on controllers concept</w:t>
            </w:r>
          </w:p>
        </w:tc>
        <w:tc>
          <w:tcPr>
            <w:tcW w:w="6206"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This is a component based UI approach</w:t>
            </w:r>
          </w:p>
        </w:tc>
      </w:tr>
      <w:tr>
        <w:trPr/>
        <w:tc>
          <w:tcPr>
            <w:tcW w:w="654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Not a mobile friendly framework</w:t>
            </w:r>
          </w:p>
        </w:tc>
        <w:tc>
          <w:tcPr>
            <w:tcW w:w="6206"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Developed considering mobile platform</w:t>
            </w:r>
          </w:p>
        </w:tc>
      </w:tr>
      <w:tr>
        <w:trPr/>
        <w:tc>
          <w:tcPr>
            <w:tcW w:w="6543"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Difficulty in SEO friendly application development</w:t>
            </w:r>
          </w:p>
        </w:tc>
        <w:tc>
          <w:tcPr>
            <w:tcW w:w="6206"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Ease to create SEO friendly applications</w:t>
            </w:r>
          </w:p>
        </w:tc>
      </w:tr>
    </w:tbl>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TypeScript?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TypeScript is a typed superset of JavaScript created by Microsoft that adds optional types, classes, async/await, and many other features, and compiles to plain JavaScript. Angular built entirely in TypeScript and used as a primary language. You can install it globally as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npm install -g typescript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Let's see a simple example of TypeScript usage,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function greeter(person: string)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"Hello, " + person;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let user = "Sudheer";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document.body.innerHTML = greeter(user);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greeter method allows only string type as argument.</w:t>
      </w:r>
    </w:p>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Write a pictorial diagram of Angular architecture?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main building blocks of an Angular application is shown in the below diagram </w:t>
      </w:r>
      <w:r>
        <w:rPr>
          <w:rFonts w:eastAsia="Times New Roman" w:cs="Segoe UI" w:ascii="Segoe UI" w:hAnsi="Segoe UI"/>
          <w:color w:val="000000"/>
          <w:sz w:val="24"/>
          <w:szCs w:val="24"/>
        </w:rPr>
        <mc:AlternateContent>
          <mc:Choice Requires="wps">
            <w:drawing>
              <wp:inline distT="0" distB="0" distL="0" distR="0" wp14:anchorId="2B73236E">
                <wp:extent cx="307340" cy="307340"/>
                <wp:effectExtent l="0" t="0" r="0" b="0"/>
                <wp:docPr id="8" name=""/>
                <a:graphic xmlns:a="http://schemas.openxmlformats.org/drawingml/2006/main">
                  <a:graphicData uri="http://schemas.microsoft.com/office/word/2010/wordprocessingShape">
                    <wps:wsp>
                      <wps:cNvSpPr/>
                      <wps:spPr>
                        <a:xfrm>
                          <a:off x="0" y="0"/>
                          <a:ext cx="306720" cy="30672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2pt;width:24.1pt;height:24.1pt;mso-position-vertical:top" wp14:anchorId="2B73236E">
                <w10:wrap type="none"/>
                <v:fill o:detectmouseclick="t" on="false"/>
                <v:stroke color="#3465a4" joinstyle="round" endcap="flat"/>
              </v:rect>
            </w:pict>
          </mc:Fallback>
        </mc:AlternateContent>
      </w:r>
    </w:p>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key components of Angular?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has the below key components,</w:t>
      </w:r>
    </w:p>
    <w:p>
      <w:pPr>
        <w:pStyle w:val="Normal"/>
        <w:numPr>
          <w:ilvl w:val="1"/>
          <w:numId w:val="48"/>
        </w:numPr>
        <w:shd w:val="clear" w:color="auto" w:fill="FFFFFF"/>
        <w:spacing w:lineRule="auto" w:line="240" w:beforeAutospacing="1"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Component:</w:t>
      </w:r>
      <w:r>
        <w:rPr>
          <w:rFonts w:eastAsia="Times New Roman" w:cs="Segoe UI" w:ascii="Segoe UI" w:hAnsi="Segoe UI"/>
          <w:color w:val="000000"/>
          <w:sz w:val="24"/>
          <w:szCs w:val="24"/>
        </w:rPr>
        <w:t> These are the basic building blocks of angular application to control HTML views.</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Modules:</w:t>
      </w:r>
      <w:r>
        <w:rPr>
          <w:rFonts w:eastAsia="Times New Roman" w:cs="Segoe UI" w:ascii="Segoe UI" w:hAnsi="Segoe UI"/>
          <w:color w:val="000000"/>
          <w:sz w:val="24"/>
          <w:szCs w:val="24"/>
        </w:rPr>
        <w:t> An angular module is set of angular basic building blocks like component, directives, services etc. An application is divided into logical pieces and each piece of code is called as "module" which perform a single task.</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Templates:</w:t>
      </w:r>
      <w:r>
        <w:rPr>
          <w:rFonts w:eastAsia="Times New Roman" w:cs="Segoe UI" w:ascii="Segoe UI" w:hAnsi="Segoe UI"/>
          <w:color w:val="000000"/>
          <w:sz w:val="24"/>
          <w:szCs w:val="24"/>
        </w:rPr>
        <w:t> This represent the views of an Angular application.</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Services:</w:t>
      </w:r>
      <w:r>
        <w:rPr>
          <w:rFonts w:eastAsia="Times New Roman" w:cs="Segoe UI" w:ascii="Segoe UI" w:hAnsi="Segoe UI"/>
          <w:color w:val="000000"/>
          <w:sz w:val="24"/>
          <w:szCs w:val="24"/>
        </w:rPr>
        <w:t> It is used to create components which can be shared across the entire application.</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Metadata:</w:t>
      </w:r>
      <w:r>
        <w:rPr>
          <w:rFonts w:eastAsia="Times New Roman" w:cs="Segoe UI" w:ascii="Segoe UI" w:hAnsi="Segoe UI"/>
          <w:color w:val="000000"/>
          <w:sz w:val="24"/>
          <w:szCs w:val="24"/>
        </w:rPr>
        <w:t> This can be used to add more data to an Angular class.</w:t>
      </w:r>
    </w:p>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directives?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Directives add behaviour to an existing DOM element or an existing component instance.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Directive, ElementRef, Input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@Directive({ selector: '[myHighlight]'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HighlightDirective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constructor(el: ElementRef)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el.nativeElement.style.backgroundColor = 'yellow';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Now this directive extends HTML element behavior with a yellow background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&lt;p myHighlight&gt;Highlight me!&lt;/p&gt;</w:t>
      </w:r>
    </w:p>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components?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Components are the most basic UI building block of an Angular app which formed a tree of Angular components. These components are subset of directives. Unlike directives, components always have a template and only one component can be instantiated per an element in a template. Let's see a simple example of Angular 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Component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'my-app',</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 &lt;div&gt;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&lt;h1&gt;{{title}}&lt;/h1&gt;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&lt;div&gt;Learn Angular6 with examples&lt;/div&gt;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&lt;/div&gt;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AppComponent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title: string = 'Welcome to Angular world';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differences between Component and Directive?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In a short note, A component(@component) is a directive-with-a-template.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Some of the major differences are mentioned in a tabular form</w:t>
      </w:r>
    </w:p>
    <w:tbl>
      <w:tblPr>
        <w:tblW w:w="12750" w:type="dxa"/>
        <w:jc w:val="left"/>
        <w:tblInd w:w="90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90" w:type="dxa"/>
          <w:left w:w="184" w:type="dxa"/>
          <w:bottom w:w="90" w:type="dxa"/>
          <w:right w:w="195" w:type="dxa"/>
        </w:tblCellMar>
        <w:tblLook w:noVBand="1" w:val="04a0" w:noHBand="0" w:lastColumn="0" w:firstColumn="1" w:lastRow="0" w:firstRow="1"/>
      </w:tblPr>
      <w:tblGrid>
        <w:gridCol w:w="6807"/>
        <w:gridCol w:w="5942"/>
      </w:tblGrid>
      <w:tr>
        <w:trPr>
          <w:tblHeader w:val="true"/>
        </w:trPr>
        <w:tc>
          <w:tcPr>
            <w:tcW w:w="680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jc w:val="center"/>
              <w:rPr>
                <w:rFonts w:ascii="Times New Roman" w:hAnsi="Times New Roman" w:eastAsia="Times New Roman" w:cs="Times New Roman"/>
                <w:b/>
                <w:b/>
                <w:bCs/>
                <w:sz w:val="24"/>
                <w:szCs w:val="24"/>
              </w:rPr>
            </w:pPr>
            <w:r>
              <w:rPr>
                <w:rFonts w:eastAsia="Times New Roman" w:cs="Times New Roman" w:ascii="Times New Roman" w:hAnsi="Times New Roman"/>
                <w:b/>
                <w:bCs/>
                <w:color w:val="000000"/>
                <w:sz w:val="24"/>
                <w:szCs w:val="24"/>
              </w:rPr>
              <w:t>Component</w:t>
            </w:r>
          </w:p>
        </w:tc>
        <w:tc>
          <w:tcPr>
            <w:tcW w:w="594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jc w:val="center"/>
              <w:rPr>
                <w:rFonts w:ascii="Times New Roman" w:hAnsi="Times New Roman" w:eastAsia="Times New Roman" w:cs="Times New Roman"/>
                <w:b/>
                <w:b/>
                <w:bCs/>
                <w:sz w:val="24"/>
                <w:szCs w:val="24"/>
              </w:rPr>
            </w:pPr>
            <w:r>
              <w:rPr>
                <w:rFonts w:eastAsia="Times New Roman" w:cs="Times New Roman" w:ascii="Times New Roman" w:hAnsi="Times New Roman"/>
                <w:b/>
                <w:bCs/>
                <w:color w:val="000000"/>
                <w:sz w:val="24"/>
                <w:szCs w:val="24"/>
              </w:rPr>
              <w:t>Directive</w:t>
            </w:r>
          </w:p>
        </w:tc>
      </w:tr>
      <w:tr>
        <w:trPr/>
        <w:tc>
          <w:tcPr>
            <w:tcW w:w="680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 register a component we use @Component meta-data annotation</w:t>
            </w:r>
          </w:p>
        </w:tc>
        <w:tc>
          <w:tcPr>
            <w:tcW w:w="594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 register directives we use @Directive meta-data annotation</w:t>
            </w:r>
          </w:p>
        </w:tc>
      </w:tr>
      <w:tr>
        <w:trPr/>
        <w:tc>
          <w:tcPr>
            <w:tcW w:w="680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Components are typically used to create UI widgets</w:t>
            </w:r>
          </w:p>
        </w:tc>
        <w:tc>
          <w:tcPr>
            <w:tcW w:w="594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Directive is used to add behavior to an existing DOM element</w:t>
            </w:r>
          </w:p>
        </w:tc>
      </w:tr>
      <w:tr>
        <w:trPr/>
        <w:tc>
          <w:tcPr>
            <w:tcW w:w="680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Component is used to break up the application into smaller components</w:t>
            </w:r>
          </w:p>
        </w:tc>
        <w:tc>
          <w:tcPr>
            <w:tcW w:w="594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Directive is use to design re-usable components</w:t>
            </w:r>
          </w:p>
        </w:tc>
      </w:tr>
      <w:tr>
        <w:trPr/>
        <w:tc>
          <w:tcPr>
            <w:tcW w:w="680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Only one component can be present per DOM element</w:t>
            </w:r>
          </w:p>
        </w:tc>
        <w:tc>
          <w:tcPr>
            <w:tcW w:w="594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Many directives can be used per DOM element</w:t>
            </w:r>
          </w:p>
        </w:tc>
      </w:tr>
      <w:tr>
        <w:trPr/>
        <w:tc>
          <w:tcPr>
            <w:tcW w:w="680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@View decorator or templateurl/template are mandatory</w:t>
            </w:r>
          </w:p>
        </w:tc>
        <w:tc>
          <w:tcPr>
            <w:tcW w:w="594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Directive doesn't use View</w:t>
            </w:r>
          </w:p>
        </w:tc>
      </w:tr>
    </w:tbl>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 template?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template is a HTML view where you can display data by binding controls to properties of an Angular component. You can store your component's template in one of two places. You can define it inline using the template property, or you can define the template in a separate HTML file and link to it in the component metadata using the @Component decorator's templateUrl property. </w:t>
      </w:r>
      <w:r>
        <w:rPr>
          <w:rFonts w:eastAsia="Times New Roman" w:cs="Segoe UI" w:ascii="Segoe UI" w:hAnsi="Segoe UI"/>
          <w:b/>
          <w:bCs/>
          <w:color w:val="000000"/>
          <w:sz w:val="24"/>
          <w:szCs w:val="24"/>
        </w:rPr>
        <w:t>Using inline template with template syntax,</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Component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'my-app',</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&lt;div</w:t>
      </w:r>
      <w:r>
        <w:rPr>
          <w:rFonts w:eastAsia="Times New Roman" w:cs="Consolas" w:ascii="Consolas" w:hAnsi="Consolas"/>
          <w:color w:val="000000"/>
          <w:sz w:val="20"/>
          <w:szCs w:val="20"/>
          <w:shd w:fill="B31D28" w:val="clear"/>
        </w:rPr>
        <w:t>&gt;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&lt;h1&gt;{{title}}&lt;/h1&gt;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&lt;div&gt;Learn Angular&lt;/div&gt;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&lt;/div&gt;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r>
        <w:rPr>
          <w:rFonts w:eastAsia="Times New Roman" w:cs="Consolas" w:ascii="Consolas" w:hAnsi="Consolas"/>
          <w:color w:val="000000"/>
          <w:sz w:val="20"/>
          <w:szCs w:val="20"/>
          <w:shd w:fill="B31D28" w:val="clear"/>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AppComponent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title: string = 'Hello World';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b/>
          <w:bCs/>
          <w:color w:val="000000"/>
          <w:sz w:val="24"/>
          <w:szCs w:val="24"/>
        </w:rPr>
        <w:t>Using separate template file such as app.component.html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Component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'my-app',</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templateUrl: 'app/app.component.html'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AppComponent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title: string = 'Hello World';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 module?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Modules are logical boundaries in your application and the application is divided into separate modules to separate the functionality of your application. Lets take an example of </w:t>
      </w:r>
      <w:r>
        <w:rPr>
          <w:rFonts w:eastAsia="Times New Roman" w:cs="Segoe UI" w:ascii="Segoe UI" w:hAnsi="Segoe UI"/>
          <w:b/>
          <w:bCs/>
          <w:color w:val="000000"/>
          <w:sz w:val="24"/>
          <w:szCs w:val="24"/>
        </w:rPr>
        <w:t>app.module.ts</w:t>
      </w:r>
      <w:r>
        <w:rPr>
          <w:rFonts w:eastAsia="Times New Roman" w:cs="Segoe UI" w:ascii="Segoe UI" w:hAnsi="Segoe UI"/>
          <w:color w:val="000000"/>
          <w:sz w:val="24"/>
          <w:szCs w:val="24"/>
        </w:rPr>
        <w:t> root module declared with </w:t>
      </w:r>
      <w:r>
        <w:rPr>
          <w:rFonts w:eastAsia="Times New Roman" w:cs="Segoe UI" w:ascii="Segoe UI" w:hAnsi="Segoe UI"/>
          <w:b/>
          <w:bCs/>
          <w:color w:val="000000"/>
          <w:sz w:val="24"/>
          <w:szCs w:val="24"/>
        </w:rPr>
        <w:t>@NgModule</w:t>
      </w:r>
      <w:r>
        <w:rPr>
          <w:rFonts w:eastAsia="Times New Roman" w:cs="Segoe UI" w:ascii="Segoe UI" w:hAnsi="Segoe UI"/>
          <w:color w:val="000000"/>
          <w:sz w:val="24"/>
          <w:szCs w:val="24"/>
        </w:rPr>
        <w:t>decorator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NgModule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BrowserModule } from '@angular/platform-browser';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AppComponent }  from './app.component';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@NgModule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imports:      [ BrowserModule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declarations: [ AppComponent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bootstrap:    [ AppComponent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AppModule { }</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NgModule decorator has three options</w:t>
      </w:r>
    </w:p>
    <w:p>
      <w:pPr>
        <w:pStyle w:val="Normal"/>
        <w:numPr>
          <w:ilvl w:val="1"/>
          <w:numId w:val="48"/>
        </w:numPr>
        <w:shd w:val="clear" w:color="auto" w:fill="FFFFFF"/>
        <w:spacing w:lineRule="auto" w:line="240" w:beforeAutospacing="1" w:after="0"/>
        <w:rPr>
          <w:rFonts w:ascii="Segoe UI" w:hAnsi="Segoe UI" w:eastAsia="Times New Roman" w:cs="Segoe UI"/>
          <w:color w:val="24292E"/>
          <w:sz w:val="24"/>
          <w:szCs w:val="24"/>
        </w:rPr>
      </w:pPr>
      <w:r>
        <w:rPr>
          <w:rFonts w:eastAsia="Times New Roman" w:cs="Segoe UI" w:ascii="Segoe UI" w:hAnsi="Segoe UI"/>
          <w:color w:val="000000"/>
          <w:sz w:val="24"/>
          <w:szCs w:val="24"/>
        </w:rPr>
        <w:t>The imports option is used to import other dependent modules. The BrowserModule is required by default for any web based angular application</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color w:val="000000"/>
          <w:sz w:val="24"/>
          <w:szCs w:val="24"/>
        </w:rPr>
        <w:t>The declarations option is used to define components in the respective module</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color w:val="000000"/>
          <w:sz w:val="24"/>
          <w:szCs w:val="24"/>
        </w:rPr>
        <w:t>The bootstrap option tells Angular which Component to bootstrap in the application</w:t>
      </w:r>
    </w:p>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lifecycle hooks available?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application goes through an entire set of processes or has a lifecycle right from its initiation to the end of the application. The representation of lifecycle in pictorial representation as follows, </w:t>
      </w:r>
      <w:r>
        <w:rPr/>
        <w:drawing>
          <wp:inline distT="0" distB="0" distL="0" distR="0">
            <wp:extent cx="2085975" cy="2190750"/>
            <wp:effectExtent l="0" t="0" r="0" b="0"/>
            <wp:docPr id="9"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ScreenShot"/>
                    <pic:cNvPicPr>
                      <a:picLocks noChangeAspect="1" noChangeArrowheads="1"/>
                    </pic:cNvPicPr>
                  </pic:nvPicPr>
                  <pic:blipFill>
                    <a:blip r:embed="rId21"/>
                    <a:stretch>
                      <a:fillRect/>
                    </a:stretch>
                  </pic:blipFill>
                  <pic:spPr bwMode="auto">
                    <a:xfrm>
                      <a:off x="0" y="0"/>
                      <a:ext cx="2085975" cy="2190750"/>
                    </a:xfrm>
                    <a:prstGeom prst="rect">
                      <a:avLst/>
                    </a:prstGeom>
                  </pic:spPr>
                </pic:pic>
              </a:graphicData>
            </a:graphic>
          </wp:inline>
        </w:drawing>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description of each lifecycle method is as below,</w:t>
      </w:r>
    </w:p>
    <w:p>
      <w:pPr>
        <w:pStyle w:val="Normal"/>
        <w:numPr>
          <w:ilvl w:val="1"/>
          <w:numId w:val="48"/>
        </w:numPr>
        <w:shd w:val="clear" w:color="auto" w:fill="FFFFFF"/>
        <w:spacing w:lineRule="auto" w:line="240" w:beforeAutospacing="1"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ngOnChanges:</w:t>
      </w:r>
      <w:r>
        <w:rPr>
          <w:rFonts w:eastAsia="Times New Roman" w:cs="Segoe UI" w:ascii="Segoe UI" w:hAnsi="Segoe UI"/>
          <w:color w:val="000000"/>
          <w:sz w:val="24"/>
          <w:szCs w:val="24"/>
        </w:rPr>
        <w:t> When the value of a data bound property changes, then this method is called.</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ngOnInit:</w:t>
      </w:r>
      <w:r>
        <w:rPr>
          <w:rFonts w:eastAsia="Times New Roman" w:cs="Segoe UI" w:ascii="Segoe UI" w:hAnsi="Segoe UI"/>
          <w:color w:val="000000"/>
          <w:sz w:val="24"/>
          <w:szCs w:val="24"/>
        </w:rPr>
        <w:t> This is called whenever the initialization of the directive/component after Angular first displays the data-bound properties happens.</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ngDoCheck:</w:t>
      </w:r>
      <w:r>
        <w:rPr>
          <w:rFonts w:eastAsia="Times New Roman" w:cs="Segoe UI" w:ascii="Segoe UI" w:hAnsi="Segoe UI"/>
          <w:color w:val="000000"/>
          <w:sz w:val="24"/>
          <w:szCs w:val="24"/>
        </w:rPr>
        <w:t> This is for the detection and to act on changes that Angular can't or won't detect on its own.</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ngAfterContentInit:</w:t>
      </w:r>
      <w:r>
        <w:rPr>
          <w:rFonts w:eastAsia="Times New Roman" w:cs="Segoe UI" w:ascii="Segoe UI" w:hAnsi="Segoe UI"/>
          <w:color w:val="000000"/>
          <w:sz w:val="24"/>
          <w:szCs w:val="24"/>
        </w:rPr>
        <w:t> This is called in response after Angular projects external content into the component's view.</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ngAfterContentChecked:</w:t>
      </w:r>
      <w:r>
        <w:rPr>
          <w:rFonts w:eastAsia="Times New Roman" w:cs="Segoe UI" w:ascii="Segoe UI" w:hAnsi="Segoe UI"/>
          <w:color w:val="000000"/>
          <w:sz w:val="24"/>
          <w:szCs w:val="24"/>
        </w:rPr>
        <w:t> This is called in response after Angular checks the content projected into the component.</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ngAfterViewInit:</w:t>
      </w:r>
      <w:r>
        <w:rPr>
          <w:rFonts w:eastAsia="Times New Roman" w:cs="Segoe UI" w:ascii="Segoe UI" w:hAnsi="Segoe UI"/>
          <w:color w:val="000000"/>
          <w:sz w:val="24"/>
          <w:szCs w:val="24"/>
        </w:rPr>
        <w:t> This is called in response after Angular initializes the component's views and child views.</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ngAfterViewChecked:</w:t>
      </w:r>
      <w:r>
        <w:rPr>
          <w:rFonts w:eastAsia="Times New Roman" w:cs="Segoe UI" w:ascii="Segoe UI" w:hAnsi="Segoe UI"/>
          <w:color w:val="000000"/>
          <w:sz w:val="24"/>
          <w:szCs w:val="24"/>
        </w:rPr>
        <w:t> This is called in response after Angular checks the component's views and child views.</w:t>
      </w:r>
    </w:p>
    <w:p>
      <w:pPr>
        <w:pStyle w:val="Normal"/>
        <w:numPr>
          <w:ilvl w:val="1"/>
          <w:numId w:val="4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ngOnDestroy:</w:t>
      </w:r>
      <w:r>
        <w:rPr>
          <w:rFonts w:eastAsia="Times New Roman" w:cs="Segoe UI" w:ascii="Segoe UI" w:hAnsi="Segoe UI"/>
          <w:color w:val="000000"/>
          <w:sz w:val="24"/>
          <w:szCs w:val="24"/>
        </w:rPr>
        <w:t> This is the cleanup phase just before Angular destroys the directive/component.</w:t>
      </w:r>
    </w:p>
    <w:p>
      <w:pPr>
        <w:pStyle w:val="Normal"/>
        <w:numPr>
          <w:ilvl w:val="0"/>
          <w:numId w:val="4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 data binding?</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Data binding is a core concept in Angular and allows to define communication between a component and the DOM, making it very easy to define interactive applications without worrying about pushing and pulling data. There are four forms of data binding(divided as 3 categories) which differ in the way the data is flowing.</w:t>
      </w:r>
    </w:p>
    <w:p>
      <w:pPr>
        <w:pStyle w:val="Normal"/>
        <w:numPr>
          <w:ilvl w:val="1"/>
          <w:numId w:val="48"/>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b/>
          <w:bCs/>
          <w:color w:val="000000"/>
          <w:sz w:val="24"/>
          <w:szCs w:val="24"/>
        </w:rPr>
        <w:t>From the Component to the DOM:</w:t>
      </w:r>
      <w:r>
        <w:rPr>
          <w:rFonts w:eastAsia="Times New Roman" w:cs="Segoe UI" w:ascii="Segoe UI" w:hAnsi="Segoe UI"/>
          <w:color w:val="000000"/>
          <w:sz w:val="24"/>
          <w:szCs w:val="24"/>
        </w:rPr>
        <w:t> </w:t>
      </w:r>
      <w:r>
        <w:rPr>
          <w:rFonts w:eastAsia="Times New Roman" w:cs="Segoe UI" w:ascii="Segoe UI" w:hAnsi="Segoe UI"/>
          <w:b/>
          <w:bCs/>
          <w:color w:val="000000"/>
          <w:sz w:val="24"/>
          <w:szCs w:val="24"/>
        </w:rPr>
        <w:t>Interpolation:</w:t>
      </w:r>
      <w:r>
        <w:rPr>
          <w:rFonts w:eastAsia="Times New Roman" w:cs="Segoe UI" w:ascii="Segoe UI" w:hAnsi="Segoe UI"/>
          <w:color w:val="000000"/>
          <w:sz w:val="24"/>
          <w:szCs w:val="24"/>
        </w:rPr>
        <w:t> {{ value }}: Adds the value of a property from the 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&lt;li&gt;Name: {{ user.name }}&lt;/li&gt;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&lt;li&gt;Address: {{ user.address }}&lt;/li&gt;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b/>
          <w:bCs/>
          <w:color w:val="000000"/>
          <w:sz w:val="24"/>
          <w:szCs w:val="24"/>
        </w:rPr>
        <w:t>Property binding:</w:t>
      </w:r>
      <w:r>
        <w:rPr>
          <w:rFonts w:eastAsia="Times New Roman" w:cs="Segoe UI" w:ascii="Segoe UI" w:hAnsi="Segoe UI"/>
          <w:color w:val="000000"/>
          <w:sz w:val="24"/>
          <w:szCs w:val="24"/>
        </w:rPr>
        <w:t> [property]=”value”: The value is passed from the component to the specified property or simple HTML attribute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&lt;input type="email" [value]="user.email"&gt;</w:t>
      </w:r>
    </w:p>
    <w:p>
      <w:pPr>
        <w:pStyle w:val="Normal"/>
        <w:numPr>
          <w:ilvl w:val="1"/>
          <w:numId w:val="49"/>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b/>
          <w:bCs/>
          <w:color w:val="000000"/>
          <w:sz w:val="24"/>
          <w:szCs w:val="24"/>
        </w:rPr>
        <w:t>From the DOM to the Component:</w:t>
      </w:r>
      <w:r>
        <w:rPr>
          <w:rFonts w:eastAsia="Times New Roman" w:cs="Segoe UI" w:ascii="Segoe UI" w:hAnsi="Segoe UI"/>
          <w:color w:val="000000"/>
          <w:sz w:val="24"/>
          <w:szCs w:val="24"/>
        </w:rPr>
        <w:t> </w:t>
      </w:r>
      <w:r>
        <w:rPr>
          <w:rFonts w:eastAsia="Times New Roman" w:cs="Segoe UI" w:ascii="Segoe UI" w:hAnsi="Segoe UI"/>
          <w:b/>
          <w:bCs/>
          <w:color w:val="000000"/>
          <w:sz w:val="24"/>
          <w:szCs w:val="24"/>
        </w:rPr>
        <w:t>Event binding: (event)=”function”:</w:t>
      </w:r>
      <w:r>
        <w:rPr>
          <w:rFonts w:eastAsia="Times New Roman" w:cs="Segoe UI" w:ascii="Segoe UI" w:hAnsi="Segoe UI"/>
          <w:color w:val="000000"/>
          <w:sz w:val="24"/>
          <w:szCs w:val="24"/>
        </w:rPr>
        <w:t> When a specific DOM event happens (eg.: click, change, keyup), call the specified method in the 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&lt;button (click)="logout()"&gt;&lt;/button&gt;</w:t>
      </w:r>
    </w:p>
    <w:p>
      <w:pPr>
        <w:pStyle w:val="Normal"/>
        <w:numPr>
          <w:ilvl w:val="1"/>
          <w:numId w:val="50"/>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b/>
          <w:bCs/>
          <w:color w:val="000000"/>
          <w:sz w:val="24"/>
          <w:szCs w:val="24"/>
        </w:rPr>
        <w:t>Two-way binding:</w:t>
      </w:r>
      <w:r>
        <w:rPr>
          <w:rFonts w:eastAsia="Times New Roman" w:cs="Segoe UI" w:ascii="Segoe UI" w:hAnsi="Segoe UI"/>
          <w:color w:val="000000"/>
          <w:sz w:val="24"/>
          <w:szCs w:val="24"/>
        </w:rPr>
        <w:t> </w:t>
      </w:r>
      <w:r>
        <w:rPr>
          <w:rFonts w:eastAsia="Times New Roman" w:cs="Segoe UI" w:ascii="Segoe UI" w:hAnsi="Segoe UI"/>
          <w:b/>
          <w:bCs/>
          <w:color w:val="000000"/>
          <w:sz w:val="24"/>
          <w:szCs w:val="24"/>
        </w:rPr>
        <w:t>Two-way data binding:</w:t>
      </w:r>
      <w:r>
        <w:rPr>
          <w:rFonts w:eastAsia="Times New Roman" w:cs="Segoe UI" w:ascii="Segoe UI" w:hAnsi="Segoe UI"/>
          <w:color w:val="000000"/>
          <w:sz w:val="24"/>
          <w:szCs w:val="24"/>
        </w:rPr>
        <w:t> [(ngModel)]=”value”: Two-way data binding allows to have the data flow both ways. For example, in the below code snippet, both the email DOM input and component email property are in sync</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&lt;input type="email" [(ngModel)]="user.email"&gt;</w:t>
      </w:r>
    </w:p>
    <w:p>
      <w:pPr>
        <w:pStyle w:val="Normal"/>
        <w:numPr>
          <w:ilvl w:val="0"/>
          <w:numId w:val="5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metadata?</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Metadata is used to decorate a class so that it can configure the expected behavior of the class. The metadata is represented by decorators</w:t>
      </w:r>
    </w:p>
    <w:p>
      <w:pPr>
        <w:pStyle w:val="Normal"/>
        <w:numPr>
          <w:ilvl w:val="1"/>
          <w:numId w:val="51"/>
        </w:numPr>
        <w:shd w:val="clear" w:color="auto" w:fill="FFFFFF"/>
        <w:spacing w:lineRule="auto" w:line="240" w:beforeAutospacing="1" w:afterAutospacing="1"/>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Class decorators</w:t>
      </w:r>
      <w:r>
        <w:rPr>
          <w:rFonts w:eastAsia="Times New Roman" w:cs="Segoe UI" w:ascii="Segoe UI" w:hAnsi="Segoe UI"/>
          <w:color w:val="000000"/>
          <w:sz w:val="24"/>
          <w:szCs w:val="24"/>
        </w:rPr>
        <w:t>, e.g. @Component and @NgModule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NgModule, Component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'&lt;div&gt;Class decorator&lt;/div&gt;',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MyComponent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console.log('Hey I am a 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imports: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declarations: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MyModule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console.log('Hey I am a 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1"/>
          <w:numId w:val="52"/>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b/>
          <w:bCs/>
          <w:color w:val="000000"/>
          <w:sz w:val="24"/>
          <w:szCs w:val="24"/>
        </w:rPr>
        <w:t>Property decorators</w:t>
      </w:r>
      <w:r>
        <w:rPr>
          <w:rFonts w:eastAsia="Times New Roman" w:cs="Segoe UI" w:ascii="Segoe UI" w:hAnsi="Segoe UI"/>
          <w:color w:val="000000"/>
          <w:sz w:val="24"/>
          <w:szCs w:val="24"/>
        </w:rPr>
        <w:t> Used for properties inside classes, e.g. @Input and @Output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Component, Input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'&lt;div&gt;Property decorator&lt;/div&gt;'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MyComponent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@Input()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title: string;</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1"/>
          <w:numId w:val="53"/>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b/>
          <w:bCs/>
          <w:color w:val="000000"/>
          <w:sz w:val="24"/>
          <w:szCs w:val="24"/>
        </w:rPr>
        <w:t>Method decorators</w:t>
      </w:r>
      <w:r>
        <w:rPr>
          <w:rFonts w:eastAsia="Times New Roman" w:cs="Segoe UI" w:ascii="Segoe UI" w:hAnsi="Segoe UI"/>
          <w:color w:val="000000"/>
          <w:sz w:val="24"/>
          <w:szCs w:val="24"/>
        </w:rPr>
        <w:t> Used for methods inside classes, e.g. @HostListener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Component, HostListener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'&lt;div&gt;Method decorator&lt;/div&gt;'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MyComponent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@HostListener('click', ['$event'])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onHostClick(event: Event)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clicked, `event` available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1"/>
          <w:numId w:val="54"/>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b/>
          <w:bCs/>
          <w:color w:val="000000"/>
          <w:sz w:val="24"/>
          <w:szCs w:val="24"/>
        </w:rPr>
        <w:t>Parameter decorators</w:t>
      </w:r>
      <w:r>
        <w:rPr>
          <w:rFonts w:eastAsia="Times New Roman" w:cs="Segoe UI" w:ascii="Segoe UI" w:hAnsi="Segoe UI"/>
          <w:color w:val="000000"/>
          <w:sz w:val="24"/>
          <w:szCs w:val="24"/>
        </w:rPr>
        <w:t> Used for parameters inside class constructors, e.g. @Inject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Component, Inject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MyService } from './my-service';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'&lt;div&gt;Parameter decorator&lt;/div&gt;'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MyComponent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constructor(@Inject(MyService) myService)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console.log(myService); // MyService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54"/>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angular CLI?</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CLI(</w:t>
      </w:r>
      <w:r>
        <w:rPr>
          <w:rFonts w:eastAsia="Times New Roman" w:cs="Segoe UI" w:ascii="Segoe UI" w:hAnsi="Segoe UI"/>
          <w:b/>
          <w:bCs/>
          <w:color w:val="000000"/>
          <w:sz w:val="24"/>
          <w:szCs w:val="24"/>
        </w:rPr>
        <w:t>Command Line Interface</w:t>
      </w:r>
      <w:r>
        <w:rPr>
          <w:rFonts w:eastAsia="Times New Roman" w:cs="Segoe UI" w:ascii="Segoe UI" w:hAnsi="Segoe UI"/>
          <w:color w:val="000000"/>
          <w:sz w:val="24"/>
          <w:szCs w:val="24"/>
        </w:rPr>
        <w:t>) is a command line interface to scaffold and build angular apps using nodejs style (commonJs) modules. You need to install using below npm command,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npm install @angular/cli@latest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Below are the list of few commands, which will come handy while creating angular projects</w:t>
      </w:r>
    </w:p>
    <w:p>
      <w:pPr>
        <w:pStyle w:val="Normal"/>
        <w:numPr>
          <w:ilvl w:val="1"/>
          <w:numId w:val="5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Creating New Project:</w:t>
      </w:r>
      <w:r>
        <w:rPr>
          <w:rFonts w:eastAsia="Times New Roman" w:cs="Segoe UI" w:ascii="Segoe UI" w:hAnsi="Segoe UI"/>
          <w:color w:val="000000"/>
          <w:sz w:val="24"/>
          <w:szCs w:val="24"/>
        </w:rPr>
        <w:t> ng new</w:t>
      </w:r>
    </w:p>
    <w:p>
      <w:pPr>
        <w:pStyle w:val="Normal"/>
        <w:numPr>
          <w:ilvl w:val="1"/>
          <w:numId w:val="55"/>
        </w:numPr>
        <w:shd w:val="clear" w:color="auto" w:fill="FFFFFF"/>
        <w:spacing w:lineRule="auto" w:line="240" w:before="60" w:afterAutospacing="1"/>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Generating Components, Directives &amp; Services:</w:t>
      </w:r>
      <w:r>
        <w:rPr>
          <w:rFonts w:eastAsia="Times New Roman" w:cs="Segoe UI" w:ascii="Segoe UI" w:hAnsi="Segoe UI"/>
          <w:color w:val="000000"/>
          <w:sz w:val="24"/>
          <w:szCs w:val="24"/>
        </w:rPr>
        <w:t> ng generate/g The different types of commands would be,</w:t>
      </w:r>
    </w:p>
    <w:p>
      <w:pPr>
        <w:pStyle w:val="Normal"/>
        <w:numPr>
          <w:ilvl w:val="1"/>
          <w:numId w:val="56"/>
        </w:numPr>
        <w:shd w:val="clear" w:color="auto" w:fill="FFFFFF"/>
        <w:spacing w:lineRule="auto" w:line="240" w:beforeAutospacing="1" w:after="0"/>
        <w:rPr>
          <w:rFonts w:ascii="Segoe UI" w:hAnsi="Segoe UI" w:eastAsia="Times New Roman" w:cs="Segoe UI"/>
          <w:color w:val="24292E"/>
          <w:sz w:val="24"/>
          <w:szCs w:val="24"/>
        </w:rPr>
      </w:pPr>
      <w:r>
        <w:rPr>
          <w:rFonts w:eastAsia="Times New Roman" w:cs="Segoe UI" w:ascii="Segoe UI" w:hAnsi="Segoe UI"/>
          <w:color w:val="000000"/>
          <w:sz w:val="24"/>
          <w:szCs w:val="24"/>
        </w:rPr>
        <w:t>ng generate class my-new-class: add a class to your application</w:t>
      </w:r>
    </w:p>
    <w:p>
      <w:pPr>
        <w:pStyle w:val="Normal"/>
        <w:numPr>
          <w:ilvl w:val="1"/>
          <w:numId w:val="56"/>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color w:val="000000"/>
          <w:sz w:val="24"/>
          <w:szCs w:val="24"/>
        </w:rPr>
        <w:t>ng generate component my-new-component: add a component to your application</w:t>
      </w:r>
    </w:p>
    <w:p>
      <w:pPr>
        <w:pStyle w:val="Normal"/>
        <w:numPr>
          <w:ilvl w:val="1"/>
          <w:numId w:val="56"/>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color w:val="000000"/>
          <w:sz w:val="24"/>
          <w:szCs w:val="24"/>
        </w:rPr>
        <w:t>ng generate directive my-new-directive: add a directive to your application</w:t>
      </w:r>
    </w:p>
    <w:p>
      <w:pPr>
        <w:pStyle w:val="Normal"/>
        <w:numPr>
          <w:ilvl w:val="1"/>
          <w:numId w:val="56"/>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color w:val="000000"/>
          <w:sz w:val="24"/>
          <w:szCs w:val="24"/>
        </w:rPr>
        <w:t>ng generate enum my-new-enum: add an enum to your application</w:t>
      </w:r>
    </w:p>
    <w:p>
      <w:pPr>
        <w:pStyle w:val="Normal"/>
        <w:numPr>
          <w:ilvl w:val="1"/>
          <w:numId w:val="56"/>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color w:val="000000"/>
          <w:sz w:val="24"/>
          <w:szCs w:val="24"/>
        </w:rPr>
        <w:t>ng generate module my-new-module: add a module to your application</w:t>
      </w:r>
    </w:p>
    <w:p>
      <w:pPr>
        <w:pStyle w:val="Normal"/>
        <w:numPr>
          <w:ilvl w:val="1"/>
          <w:numId w:val="56"/>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color w:val="000000"/>
          <w:sz w:val="24"/>
          <w:szCs w:val="24"/>
        </w:rPr>
        <w:t>ng generate pipe my-new-pipe: add a pipe to your application</w:t>
      </w:r>
    </w:p>
    <w:p>
      <w:pPr>
        <w:pStyle w:val="Normal"/>
        <w:numPr>
          <w:ilvl w:val="1"/>
          <w:numId w:val="56"/>
        </w:numPr>
        <w:shd w:val="clear" w:color="auto" w:fill="FFFFFF"/>
        <w:spacing w:lineRule="auto" w:line="240" w:before="60"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ng generate service my-new-service: add a service to your application</w:t>
      </w:r>
    </w:p>
    <w:p>
      <w:pPr>
        <w:pStyle w:val="Normal"/>
        <w:numPr>
          <w:ilvl w:val="1"/>
          <w:numId w:val="57"/>
        </w:numPr>
        <w:shd w:val="clear" w:color="auto" w:fill="FFFFFF"/>
        <w:spacing w:lineRule="auto" w:line="240" w:beforeAutospacing="1" w:after="0"/>
        <w:rPr>
          <w:rFonts w:ascii="Segoe UI" w:hAnsi="Segoe UI" w:eastAsia="Times New Roman" w:cs="Segoe UI"/>
          <w:color w:val="24292E"/>
          <w:sz w:val="24"/>
          <w:szCs w:val="24"/>
        </w:rPr>
      </w:pPr>
      <w:r>
        <w:rPr>
          <w:rFonts w:eastAsia="Times New Roman" w:cs="Segoe UI" w:ascii="Segoe UI" w:hAnsi="Segoe UI"/>
          <w:b/>
          <w:bCs/>
          <w:color w:val="000000"/>
          <w:sz w:val="24"/>
          <w:szCs w:val="24"/>
        </w:rPr>
        <w:t>Running the Project:</w:t>
      </w:r>
      <w:r>
        <w:rPr>
          <w:rFonts w:eastAsia="Times New Roman" w:cs="Segoe UI" w:ascii="Segoe UI" w:hAnsi="Segoe UI"/>
          <w:color w:val="000000"/>
          <w:sz w:val="24"/>
          <w:szCs w:val="24"/>
        </w:rPr>
        <w:t> ng serve</w:t>
      </w:r>
    </w:p>
    <w:p>
      <w:pPr>
        <w:pStyle w:val="Normal"/>
        <w:numPr>
          <w:ilvl w:val="0"/>
          <w:numId w:val="5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difference between constructor and ngOnInit?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TypeScript classes has a default method called constructor which is normally used for the initialization purpose. Whereas ngOnInit method is specific to Angular, especially used to define Angular bindings. Even though constructor getting called first, it is preferred to move all of your Angular bindings to ngOnInit method. In order to use ngOnInit, you need to implement OnInit interface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App implements OnInit{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//called first time before the ngOnInit()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ngOnInit(){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//called after the constructor and called  after the first ngOnChanges()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5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 service?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service is used when a common functionality needs to be provided to various modules. Services allow for greater separation of concerns for your application and better modularity by allowing you to extract common functionality out of components. Let's create a repoService which can be used across components,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Injectable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Http } from '@angular/http';</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@Injectable({ // The Injectable decorator is required for dependency injection to work</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providedIn option registers the service with a specific NgModule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providedIn: 'root',  // This declares the service with the root app (AppModule)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RepoService{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constructor(private http: Http){</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fetchAll(){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this.http.get('https://api.github.com/repositories');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above service uses Http service as a dependency.</w:t>
      </w:r>
    </w:p>
    <w:p>
      <w:pPr>
        <w:pStyle w:val="Normal"/>
        <w:numPr>
          <w:ilvl w:val="0"/>
          <w:numId w:val="5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dependency injection in Angular?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Dependency injection (DI), is an important application design pattern in which a class asks for dependencies from external sources rather than creating them itself. Angular comes with its own dependency injection framework for resolving dependencies( services or objects that a class needs to perform its function).So you can have your services depend on other services throughout your application.</w:t>
      </w:r>
    </w:p>
    <w:p>
      <w:pPr>
        <w:pStyle w:val="Normal"/>
        <w:numPr>
          <w:ilvl w:val="0"/>
          <w:numId w:val="5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is Dependency Hierarchy formed?</w:t>
      </w:r>
    </w:p>
    <w:p>
      <w:pPr>
        <w:pStyle w:val="Normal"/>
        <w:numPr>
          <w:ilvl w:val="0"/>
          <w:numId w:val="5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purpose of async pipe?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AsyncPipe subscribes to an observable or promise and returns the latest value it has emitted. When a new value is emitted, the pipe marks the component to be checked for changes. Let's take a time observable which continuously updates the view for every 2 seconds with the current time.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'async-observable-pipe',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`&lt;div&gt;&lt;code&gt;observable|async&lt;/code&gt;: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Time: {{ time | async }}&lt;/div&gt;`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AsyncObservablePipeComponent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time = new Observable(observer =&gt;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setInterval(() =&gt; observer.next(new Date().toString()), 2000)</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5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option to choose between inline and external template file?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store your component's template in one of two places. You can define it inline using the </w:t>
      </w:r>
      <w:r>
        <w:rPr>
          <w:rFonts w:eastAsia="Times New Roman" w:cs="Segoe UI" w:ascii="Segoe UI" w:hAnsi="Segoe UI"/>
          <w:b/>
          <w:bCs/>
          <w:color w:val="000000"/>
          <w:sz w:val="24"/>
          <w:szCs w:val="24"/>
        </w:rPr>
        <w:t>template</w:t>
      </w:r>
      <w:r>
        <w:rPr>
          <w:rFonts w:eastAsia="Times New Roman" w:cs="Segoe UI" w:ascii="Segoe UI" w:hAnsi="Segoe UI"/>
          <w:color w:val="000000"/>
          <w:sz w:val="24"/>
          <w:szCs w:val="24"/>
        </w:rPr>
        <w:t> property, or you can define the template in a separate HTML file and link to it in the component metadata using the </w:t>
      </w:r>
      <w:r>
        <w:rPr>
          <w:rFonts w:eastAsia="Times New Roman" w:cs="Segoe UI" w:ascii="Segoe UI" w:hAnsi="Segoe UI"/>
          <w:b/>
          <w:bCs/>
          <w:color w:val="000000"/>
          <w:sz w:val="24"/>
          <w:szCs w:val="24"/>
        </w:rPr>
        <w:t>@Component</w:t>
      </w:r>
      <w:r>
        <w:rPr>
          <w:rFonts w:eastAsia="Times New Roman" w:cs="Segoe UI" w:ascii="Segoe UI" w:hAnsi="Segoe UI"/>
          <w:color w:val="000000"/>
          <w:sz w:val="24"/>
          <w:szCs w:val="24"/>
        </w:rPr>
        <w:t>decorator's </w:t>
      </w:r>
      <w:r>
        <w:rPr>
          <w:rFonts w:eastAsia="Times New Roman" w:cs="Segoe UI" w:ascii="Segoe UI" w:hAnsi="Segoe UI"/>
          <w:b/>
          <w:bCs/>
          <w:color w:val="000000"/>
          <w:sz w:val="24"/>
          <w:szCs w:val="24"/>
        </w:rPr>
        <w:t>templateUrl</w:t>
      </w:r>
      <w:r>
        <w:rPr>
          <w:rFonts w:eastAsia="Times New Roman" w:cs="Segoe UI" w:ascii="Segoe UI" w:hAnsi="Segoe UI"/>
          <w:color w:val="000000"/>
          <w:sz w:val="24"/>
          <w:szCs w:val="24"/>
        </w:rPr>
        <w:t> property. 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generate component hero -it</w:t>
      </w:r>
    </w:p>
    <w:p>
      <w:pPr>
        <w:pStyle w:val="Normal"/>
        <w:numPr>
          <w:ilvl w:val="0"/>
          <w:numId w:val="5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purpose of ngFor directive?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We use Angular ngFor directive in the template to display each item in the list. For example, here we iterate over list of users,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&lt;li *ngFor="let user of users"&gt;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user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&lt;/li&gt;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user variable in the ngFor double-quoted instruction is a </w:t>
      </w:r>
      <w:r>
        <w:rPr>
          <w:rFonts w:eastAsia="Times New Roman" w:cs="Segoe UI" w:ascii="Segoe UI" w:hAnsi="Segoe UI"/>
          <w:b/>
          <w:bCs/>
          <w:color w:val="000000"/>
          <w:sz w:val="24"/>
          <w:szCs w:val="24"/>
        </w:rPr>
        <w:t>template input variable</w:t>
      </w:r>
    </w:p>
    <w:p>
      <w:pPr>
        <w:pStyle w:val="Normal"/>
        <w:numPr>
          <w:ilvl w:val="0"/>
          <w:numId w:val="5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purpose of ngIf directive?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Sometimes an app needs to display a view or a portion of a view only under specific circumstances. The Angular ngIf directive inserts or removes an element based on a truthy/falsy condition. Let's take an example to display a message if the user age is more than 18,</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&lt;p *ngIf="user.age &gt; 18"&gt;You are not eligible for student pass!&lt;/p&gt;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b/>
          <w:bCs/>
          <w:color w:val="000000"/>
          <w:sz w:val="24"/>
          <w:szCs w:val="24"/>
        </w:rPr>
        <w:t>Note:</w:t>
      </w:r>
      <w:r>
        <w:rPr>
          <w:rFonts w:eastAsia="Times New Roman" w:cs="Segoe UI" w:ascii="Segoe UI" w:hAnsi="Segoe UI"/>
          <w:color w:val="000000"/>
          <w:sz w:val="24"/>
          <w:szCs w:val="24"/>
        </w:rPr>
        <w:t> Angular isn't showing and hiding the message. It is adding and removing the paragraph element from the DOM. That improves performance, especially in the larger projects with many data bindings.</w:t>
      </w:r>
    </w:p>
    <w:p>
      <w:pPr>
        <w:pStyle w:val="Normal"/>
        <w:numPr>
          <w:ilvl w:val="0"/>
          <w:numId w:val="5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happens if you use script tag inside template?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recognizes the value as unsafe and automatically sanitizes it, which removes the </w:t>
      </w:r>
      <w:r>
        <w:rPr>
          <w:rFonts w:eastAsia="Times New Roman" w:cs="Segoe UI" w:ascii="Segoe UI" w:hAnsi="Segoe UI"/>
          <w:b/>
          <w:bCs/>
          <w:color w:val="000000"/>
          <w:sz w:val="24"/>
          <w:szCs w:val="24"/>
        </w:rPr>
        <w:t>&lt;script&gt;</w:t>
      </w:r>
      <w:r>
        <w:rPr>
          <w:rFonts w:eastAsia="Times New Roman" w:cs="Segoe UI" w:ascii="Segoe UI" w:hAnsi="Segoe UI"/>
          <w:color w:val="000000"/>
          <w:sz w:val="24"/>
          <w:szCs w:val="24"/>
        </w:rPr>
        <w:t> tag but keeps safe content such as the text content of the &lt;script&gt; tag. This way it eliminates the risk of script injection attacks. If you still use it then it will be ignored and a warning appears in the browser console. Let's take an example of innerHtml property binding which causes XSS vulnerability,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InnerHtmlBindingComponent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For example, a user/attacker-controlled value from a URL.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htmlSnippet = 'Template &lt;script&gt;alert("0wned")&lt;/script&gt; &lt;b&gt;Syntax&lt;/b&gt;';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5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interpolation?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Interpolation is a special syntax that Angular converts into property binding. It’s a convenient alternative to property binding. It is represented by double curly braces({{}}). The text between the braces is often the name of a component property. Angular replaces that name with the string value of the corresponding component property. Let's take an example,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&lt;h3&gt;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{{title}}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&lt;img src="{{url}}" style="height:30px"&gt;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&lt;/h3&gt;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In the example above, Angular evaluates the title and url properties and fills in the blanks, first displaying a bold application title and then a URL.</w:t>
      </w:r>
    </w:p>
    <w:p>
      <w:pPr>
        <w:pStyle w:val="Normal"/>
        <w:numPr>
          <w:ilvl w:val="0"/>
          <w:numId w:val="5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template expressions?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template expression produces a value similar to any Javascript expression. Angular executes the expression and assigns it to a property of a binding target; the target might be an HTML element, a component, or a directive. In the property binding, a template expression appears in quotes to the right of the = symbol as in [property]="expression". In interpolation syntax, the template expression is surrounded by double curly braces. For example, in the below interpolation, the template expression is {{username}},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&lt;h3&gt;{{username}}, welcome to Angular&lt;/h3&gt;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below javascript expressions are prohibited in template expression</w:t>
      </w:r>
    </w:p>
    <w:p>
      <w:pPr>
        <w:pStyle w:val="Normal"/>
        <w:numPr>
          <w:ilvl w:val="1"/>
          <w:numId w:val="58"/>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assignments (=, +=, -=, ...)</w:t>
      </w:r>
    </w:p>
    <w:p>
      <w:pPr>
        <w:pStyle w:val="Normal"/>
        <w:numPr>
          <w:ilvl w:val="1"/>
          <w:numId w:val="58"/>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new</w:t>
      </w:r>
    </w:p>
    <w:p>
      <w:pPr>
        <w:pStyle w:val="Normal"/>
        <w:numPr>
          <w:ilvl w:val="1"/>
          <w:numId w:val="58"/>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chaining expressions with ; or ,</w:t>
      </w:r>
    </w:p>
    <w:p>
      <w:pPr>
        <w:pStyle w:val="Normal"/>
        <w:numPr>
          <w:ilvl w:val="1"/>
          <w:numId w:val="58"/>
        </w:numPr>
        <w:shd w:val="clear" w:color="auto" w:fill="FFFFFF"/>
        <w:spacing w:lineRule="auto" w:line="240" w:before="60" w:afterAutospacing="1"/>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increment and decrement operators (++ and --)</w:t>
      </w:r>
    </w:p>
    <w:p>
      <w:pPr>
        <w:pStyle w:val="Normal"/>
        <w:shd w:val="clear" w:color="auto" w:fill="FFFFFF"/>
        <w:spacing w:lineRule="auto" w:line="240" w:before="360" w:after="360"/>
        <w:ind w:left="720" w:hanging="0"/>
        <w:rPr>
          <w:rFonts w:ascii="Segoe UI" w:hAnsi="Segoe UI" w:eastAsia="Times New Roman" w:cs="Segoe UI"/>
          <w:color w:val="24292E"/>
          <w:sz w:val="24"/>
          <w:szCs w:val="24"/>
        </w:rPr>
      </w:pPr>
      <w:r>
        <w:rPr/>
        <mc:AlternateContent>
          <mc:Choice Requires="wps">
            <w:drawing>
              <wp:inline distT="0" distB="0" distL="0" distR="0">
                <wp:extent cx="3175" cy="40640"/>
                <wp:effectExtent l="0" t="0" r="0" b="0"/>
                <wp:docPr id="10" name=""/>
                <a:graphic xmlns:a="http://schemas.openxmlformats.org/drawingml/2006/main">
                  <a:graphicData uri="http://schemas.microsoft.com/office/word/2010/wordprocessingShape">
                    <wps:wsp>
                      <wps:cNvSpPr/>
                      <wps:spPr>
                        <a:xfrm>
                          <a:off x="0" y="0"/>
                          <a:ext cx="2520" cy="3996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3.2pt;width:0.15pt;height:3.1pt;mso-position-vertical:top">
                <w10:wrap type="none"/>
                <v:fill o:detectmouseclick="t" type="solid" color2="#5f5f5f"/>
                <v:stroke color="#3465a4" joinstyle="round" endcap="flat"/>
              </v:rect>
            </w:pict>
          </mc:Fallback>
        </mc:AlternateContent>
      </w:r>
    </w:p>
    <w:p>
      <w:pPr>
        <w:pStyle w:val="Normal"/>
        <w:numPr>
          <w:ilvl w:val="0"/>
          <w:numId w:val="5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template statements?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template statement responds to an event raised by a binding target such as an element, component, or directive. The template statements appear in quotes to the right of the = symbol like </w:t>
      </w:r>
      <w:r>
        <w:rPr>
          <w:rFonts w:eastAsia="Times New Roman" w:cs="Segoe UI" w:ascii="Segoe UI" w:hAnsi="Segoe UI"/>
          <w:b/>
          <w:bCs/>
          <w:color w:val="000000"/>
          <w:sz w:val="24"/>
          <w:szCs w:val="24"/>
        </w:rPr>
        <w:t>(event)="statement"</w:t>
      </w:r>
      <w:r>
        <w:rPr>
          <w:rFonts w:eastAsia="Times New Roman" w:cs="Segoe UI" w:ascii="Segoe UI" w:hAnsi="Segoe UI"/>
          <w:color w:val="000000"/>
          <w:sz w:val="24"/>
          <w:szCs w:val="24"/>
        </w:rPr>
        <w:t>. Let's take an example of button click event's statement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&lt;button (click)="editProfile()"&gt;Edit Profile&lt;/button&gt;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In the above expression, editProfile is a template statement. The below JavaScript syntax expressions are not allowed.</w:t>
      </w:r>
    </w:p>
    <w:p>
      <w:pPr>
        <w:pStyle w:val="Normal"/>
        <w:numPr>
          <w:ilvl w:val="1"/>
          <w:numId w:val="59"/>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new</w:t>
      </w:r>
    </w:p>
    <w:p>
      <w:pPr>
        <w:pStyle w:val="Normal"/>
        <w:numPr>
          <w:ilvl w:val="1"/>
          <w:numId w:val="59"/>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increment and decrement operators, ++ and --</w:t>
      </w:r>
    </w:p>
    <w:p>
      <w:pPr>
        <w:pStyle w:val="Normal"/>
        <w:numPr>
          <w:ilvl w:val="1"/>
          <w:numId w:val="59"/>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operator assignment, such as += and -=</w:t>
      </w:r>
    </w:p>
    <w:p>
      <w:pPr>
        <w:pStyle w:val="Normal"/>
        <w:numPr>
          <w:ilvl w:val="1"/>
          <w:numId w:val="59"/>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the bitwise operators | and &amp;</w:t>
      </w:r>
    </w:p>
    <w:p>
      <w:pPr>
        <w:pStyle w:val="Normal"/>
        <w:numPr>
          <w:ilvl w:val="1"/>
          <w:numId w:val="59"/>
        </w:numPr>
        <w:shd w:val="clear" w:color="auto" w:fill="FFFFFF"/>
        <w:spacing w:lineRule="auto" w:line="240" w:before="60" w:afterAutospacing="1"/>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the template expression operators</w:t>
      </w:r>
    </w:p>
    <w:p>
      <w:pPr>
        <w:pStyle w:val="Normal"/>
        <w:shd w:val="clear" w:color="auto" w:fill="FFFFFF"/>
        <w:spacing w:lineRule="auto" w:line="240" w:before="360" w:after="360"/>
        <w:ind w:left="720" w:hanging="0"/>
        <w:rPr>
          <w:rFonts w:ascii="Segoe UI" w:hAnsi="Segoe UI" w:eastAsia="Times New Roman" w:cs="Segoe UI"/>
          <w:color w:val="24292E"/>
          <w:sz w:val="24"/>
          <w:szCs w:val="24"/>
        </w:rPr>
      </w:pPr>
      <w:r>
        <w:rPr/>
        <mc:AlternateContent>
          <mc:Choice Requires="wps">
            <w:drawing>
              <wp:inline distT="0" distB="0" distL="0" distR="0">
                <wp:extent cx="3175" cy="40640"/>
                <wp:effectExtent l="0" t="0" r="0" b="0"/>
                <wp:docPr id="11" name=""/>
                <a:graphic xmlns:a="http://schemas.openxmlformats.org/drawingml/2006/main">
                  <a:graphicData uri="http://schemas.microsoft.com/office/word/2010/wordprocessingShape">
                    <wps:wsp>
                      <wps:cNvSpPr/>
                      <wps:spPr>
                        <a:xfrm>
                          <a:off x="0" y="0"/>
                          <a:ext cx="2520" cy="3996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3.2pt;width:0.15pt;height:3.1pt;mso-position-vertical:top">
                <w10:wrap type="none"/>
                <v:fill o:detectmouseclick="t" type="solid" color2="#5f5f5f"/>
                <v:stroke color="#3465a4" joinstyle="round" endcap="flat"/>
              </v:rect>
            </w:pict>
          </mc:Fallback>
        </mc:AlternateContent>
      </w:r>
    </w:p>
    <w:p>
      <w:pPr>
        <w:pStyle w:val="Normal"/>
        <w:numPr>
          <w:ilvl w:val="0"/>
          <w:numId w:val="59"/>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categorize data binding types?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Binding types can be grouped into three categories distinguished by the direction of data flow. They are listed as below,</w:t>
      </w:r>
    </w:p>
    <w:p>
      <w:pPr>
        <w:pStyle w:val="Normal"/>
        <w:numPr>
          <w:ilvl w:val="1"/>
          <w:numId w:val="60"/>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From the source-to-view</w:t>
      </w:r>
    </w:p>
    <w:p>
      <w:pPr>
        <w:pStyle w:val="Normal"/>
        <w:numPr>
          <w:ilvl w:val="1"/>
          <w:numId w:val="60"/>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From view-to-source</w:t>
      </w:r>
    </w:p>
    <w:p>
      <w:pPr>
        <w:pStyle w:val="Normal"/>
        <w:numPr>
          <w:ilvl w:val="1"/>
          <w:numId w:val="60"/>
        </w:numPr>
        <w:shd w:val="clear" w:color="auto" w:fill="FFFFFF"/>
        <w:spacing w:lineRule="auto" w:line="240" w:before="60" w:afterAutospacing="1"/>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View-to-source-to-view</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possible binding syntax can be tabularized as below,</w:t>
      </w:r>
    </w:p>
    <w:tbl>
      <w:tblPr>
        <w:tblW w:w="12750" w:type="dxa"/>
        <w:jc w:val="left"/>
        <w:tblInd w:w="90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90" w:type="dxa"/>
          <w:left w:w="184" w:type="dxa"/>
          <w:bottom w:w="90" w:type="dxa"/>
          <w:right w:w="195" w:type="dxa"/>
        </w:tblCellMar>
        <w:tblLook w:noVBand="1" w:val="04a0" w:noHBand="0" w:lastColumn="0" w:firstColumn="1" w:lastRow="0" w:firstRow="1"/>
      </w:tblPr>
      <w:tblGrid>
        <w:gridCol w:w="3117"/>
        <w:gridCol w:w="5779"/>
        <w:gridCol w:w="3854"/>
      </w:tblGrid>
      <w:tr>
        <w:trPr>
          <w:tblHeader w:val="true"/>
        </w:trPr>
        <w:tc>
          <w:tcPr>
            <w:tcW w:w="311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jc w:val="center"/>
              <w:rPr>
                <w:rFonts w:ascii="Times New Roman" w:hAnsi="Times New Roman" w:eastAsia="Times New Roman" w:cs="Times New Roman"/>
                <w:b/>
                <w:b/>
                <w:bCs/>
                <w:sz w:val="24"/>
                <w:szCs w:val="24"/>
              </w:rPr>
            </w:pPr>
            <w:r>
              <w:rPr>
                <w:rFonts w:eastAsia="Times New Roman" w:cs="Times New Roman" w:ascii="Times New Roman" w:hAnsi="Times New Roman"/>
                <w:b/>
                <w:bCs/>
                <w:color w:val="000000"/>
                <w:sz w:val="24"/>
                <w:szCs w:val="24"/>
              </w:rPr>
              <w:t>Data direction</w:t>
            </w:r>
          </w:p>
        </w:tc>
        <w:tc>
          <w:tcPr>
            <w:tcW w:w="5779"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jc w:val="center"/>
              <w:rPr>
                <w:rFonts w:ascii="Times New Roman" w:hAnsi="Times New Roman" w:eastAsia="Times New Roman" w:cs="Times New Roman"/>
                <w:b/>
                <w:b/>
                <w:bCs/>
                <w:sz w:val="24"/>
                <w:szCs w:val="24"/>
              </w:rPr>
            </w:pPr>
            <w:r>
              <w:rPr>
                <w:rFonts w:eastAsia="Times New Roman" w:cs="Times New Roman" w:ascii="Times New Roman" w:hAnsi="Times New Roman"/>
                <w:b/>
                <w:bCs/>
                <w:color w:val="000000"/>
                <w:sz w:val="24"/>
                <w:szCs w:val="24"/>
              </w:rPr>
              <w:t>Syntax</w:t>
            </w:r>
          </w:p>
        </w:tc>
        <w:tc>
          <w:tcPr>
            <w:tcW w:w="3854"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jc w:val="center"/>
              <w:rPr>
                <w:rFonts w:ascii="Times New Roman" w:hAnsi="Times New Roman" w:eastAsia="Times New Roman" w:cs="Times New Roman"/>
                <w:b/>
                <w:b/>
                <w:bCs/>
                <w:sz w:val="24"/>
                <w:szCs w:val="24"/>
              </w:rPr>
            </w:pPr>
            <w:r>
              <w:rPr>
                <w:rFonts w:eastAsia="Times New Roman" w:cs="Times New Roman" w:ascii="Times New Roman" w:hAnsi="Times New Roman"/>
                <w:b/>
                <w:bCs/>
                <w:color w:val="000000"/>
                <w:sz w:val="24"/>
                <w:szCs w:val="24"/>
              </w:rPr>
              <w:t>Type</w:t>
            </w:r>
          </w:p>
        </w:tc>
      </w:tr>
      <w:tr>
        <w:trPr/>
        <w:tc>
          <w:tcPr>
            <w:tcW w:w="311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From the source-to-view(One-way)</w:t>
            </w:r>
          </w:p>
        </w:tc>
        <w:tc>
          <w:tcPr>
            <w:tcW w:w="5779"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1. {{expression}} 2. [target]="expression" 3. bind-target="expression"</w:t>
            </w:r>
          </w:p>
        </w:tc>
        <w:tc>
          <w:tcPr>
            <w:tcW w:w="3854"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Interpolation, Property, Attribute, Class, Style</w:t>
            </w:r>
          </w:p>
        </w:tc>
      </w:tr>
      <w:tr>
        <w:trPr/>
        <w:tc>
          <w:tcPr>
            <w:tcW w:w="311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From view-to-source(One-way)</w:t>
            </w:r>
          </w:p>
        </w:tc>
        <w:tc>
          <w:tcPr>
            <w:tcW w:w="5779"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1. (target)="statement" 2. on-target="statement"</w:t>
            </w:r>
          </w:p>
        </w:tc>
        <w:tc>
          <w:tcPr>
            <w:tcW w:w="3854"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Event</w:t>
            </w:r>
          </w:p>
        </w:tc>
      </w:tr>
      <w:tr>
        <w:trPr/>
        <w:tc>
          <w:tcPr>
            <w:tcW w:w="311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View-to-source-to-view(Two-way)</w:t>
            </w:r>
          </w:p>
        </w:tc>
        <w:tc>
          <w:tcPr>
            <w:tcW w:w="5779"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1. [(target)]="expression" 2. bindon-target="expression"</w:t>
            </w:r>
          </w:p>
        </w:tc>
        <w:tc>
          <w:tcPr>
            <w:tcW w:w="3854"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Two-way</w:t>
            </w:r>
          </w:p>
        </w:tc>
      </w:tr>
    </w:tbl>
    <w:p>
      <w:pPr>
        <w:pStyle w:val="Normal"/>
        <w:numPr>
          <w:ilvl w:val="0"/>
          <w:numId w:val="6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pipes?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pipe takes in data as input and transforms it to a desired output. For example, let us take a pipe to transform a component's birthday property into a human-friendly date using </w:t>
      </w:r>
      <w:r>
        <w:rPr>
          <w:rFonts w:eastAsia="Times New Roman" w:cs="Segoe UI" w:ascii="Segoe UI" w:hAnsi="Segoe UI"/>
          <w:b/>
          <w:bCs/>
          <w:color w:val="000000"/>
          <w:sz w:val="24"/>
          <w:szCs w:val="24"/>
        </w:rPr>
        <w:t>date</w:t>
      </w:r>
      <w:r>
        <w:rPr>
          <w:rFonts w:eastAsia="Times New Roman" w:cs="Segoe UI" w:ascii="Segoe UI" w:hAnsi="Segoe UI"/>
          <w:color w:val="000000"/>
          <w:sz w:val="24"/>
          <w:szCs w:val="24"/>
        </w:rPr>
        <w:t> pipe.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Component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'app-birthday',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`&lt;p&gt;Birthday is {{ birthday | date }}&lt;/p&gt;`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BirthdayComponent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birthday = new Date(1987, 6, 18); // June 18, 1987</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6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 parameterized pipe?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pipe can accept any number of optional parameters to fine-tune its output. The parameterized pipe can be created by declaring the pipe name with a colon ( : ) and then the parameter value. If the pipe accepts multiple parameters, separate the values with colons. Let's take a birthday example with a particular format(dd/mm/yyyy):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Component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'app-birthday',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`&lt;p&gt;Birthday is {{ birthday | date:'dd/mm/yyyy'}}&lt;/p&gt;` // 18/06/1987</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export class BirthdayComponent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birthday = new Date(1987, 6, 18);</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b/>
          <w:bCs/>
          <w:color w:val="000000"/>
          <w:sz w:val="24"/>
          <w:szCs w:val="24"/>
        </w:rPr>
        <w:t>Note:</w:t>
      </w:r>
      <w:r>
        <w:rPr>
          <w:rFonts w:eastAsia="Times New Roman" w:cs="Segoe UI" w:ascii="Segoe UI" w:hAnsi="Segoe UI"/>
          <w:color w:val="000000"/>
          <w:sz w:val="24"/>
          <w:szCs w:val="24"/>
        </w:rPr>
        <w:t> The parameter value can be any valid template expression, such as a string literal or a component property.</w:t>
      </w:r>
    </w:p>
    <w:p>
      <w:pPr>
        <w:pStyle w:val="Normal"/>
        <w:numPr>
          <w:ilvl w:val="0"/>
          <w:numId w:val="6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chain pipes?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chain pipes together in potentially useful combinations as per the needs. Let's take a birthday property which uses date pipe(along with parameter) and uppercase pipes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Component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'app-birthday',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`&lt;p&gt;Birthday is {{  birthday | date:'fullDate' | uppercase}} &lt;/p&gt;` // THURSDAY, JUNE 18, 1987</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export class BirthdayComponent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birthday = new Date(1987, 6, 18);</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numPr>
          <w:ilvl w:val="0"/>
          <w:numId w:val="6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 custom pipe?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Apart from built-inn pipes, you can write your own custom pipe with the below key characteristics,</w:t>
      </w:r>
    </w:p>
    <w:p>
      <w:pPr>
        <w:pStyle w:val="Normal"/>
        <w:numPr>
          <w:ilvl w:val="1"/>
          <w:numId w:val="61"/>
        </w:numPr>
        <w:shd w:val="clear" w:color="auto" w:fill="FFFFFF"/>
        <w:spacing w:lineRule="auto" w:line="240" w:beforeAutospacing="1" w:afterAutospacing="1"/>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A pipe is a class decorated with pipe metadata </w:t>
      </w:r>
      <w:r>
        <w:rPr>
          <w:rFonts w:eastAsia="Times New Roman" w:cs="Segoe UI" w:ascii="Segoe UI" w:hAnsi="Segoe UI"/>
          <w:b/>
          <w:bCs/>
          <w:color w:val="000000"/>
          <w:sz w:val="24"/>
          <w:szCs w:val="24"/>
        </w:rPr>
        <w:t>@Pipe</w:t>
      </w:r>
      <w:r>
        <w:rPr>
          <w:rFonts w:eastAsia="Times New Roman" w:cs="Segoe UI" w:ascii="Segoe UI" w:hAnsi="Segoe UI"/>
          <w:color w:val="000000"/>
          <w:sz w:val="24"/>
          <w:szCs w:val="24"/>
        </w:rPr>
        <w:t> decorator, which you import from the core Angular library For example,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@Pipe({name: 'myCustomPipe'})</w:t>
      </w:r>
    </w:p>
    <w:p>
      <w:pPr>
        <w:pStyle w:val="Normal"/>
        <w:numPr>
          <w:ilvl w:val="1"/>
          <w:numId w:val="62"/>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The pipe class implements the </w:t>
      </w:r>
      <w:r>
        <w:rPr>
          <w:rFonts w:eastAsia="Times New Roman" w:cs="Segoe UI" w:ascii="Segoe UI" w:hAnsi="Segoe UI"/>
          <w:b/>
          <w:bCs/>
          <w:color w:val="000000"/>
          <w:sz w:val="24"/>
          <w:szCs w:val="24"/>
        </w:rPr>
        <w:t>PipeTransform</w:t>
      </w:r>
      <w:r>
        <w:rPr>
          <w:rFonts w:eastAsia="Times New Roman" w:cs="Segoe UI" w:ascii="Segoe UI" w:hAnsi="Segoe UI"/>
          <w:color w:val="000000"/>
          <w:sz w:val="24"/>
          <w:szCs w:val="24"/>
        </w:rPr>
        <w:t> interface's transform method that accepts an input value followed by optional parameters and returns the transformed value. The structure of pipeTransform would be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interface PipeTransform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transform(value: any, ...args: any[]): any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1"/>
          <w:numId w:val="63"/>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The @Pipe decorator allows you to define the pipe name that you'll use within template expressions. It must be a valid JavaScript identifier.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template: `{{someInputValue | myCustomPipe: someOtherValue}}`</w:t>
      </w:r>
    </w:p>
    <w:p>
      <w:pPr>
        <w:pStyle w:val="Normal"/>
        <w:numPr>
          <w:ilvl w:val="0"/>
          <w:numId w:val="63"/>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Give an example of custom pipe?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create custom reusable pipes for the transformation of existing value. For example, let us create a custom pipe for finding file size based on an extension,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Pipe, PipeTransform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@Pipe({name: 'customFileSizePipe'})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FileSizePipe implements PipeTransform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transform(size: number, extension: string = 'MB'): string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(size / (1024 * 1024)).toFixed(2) + extension;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Now you can use the above pipe in template expression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&lt;h2&gt;Find the size of a file&lt;/h2&gt;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&lt;p&gt;Size: {{288966 | customFileSizePipe: 'GB'}}&lt;/p&gt;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numPr>
          <w:ilvl w:val="0"/>
          <w:numId w:val="63"/>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difference between pure and impure pipe?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pure pipe is only called when Angular detects a change in the value or the parameters passed to a pipe. For example, any changes to a primitive input value (String, Number, Boolean, Symbol) or a changed object reference (Date, Array, Function, Object). An impure pipe is called for every change detection cycle no matter whether the value or parameters changes. i.e, An impure pipe is called often, as often as every keystroke or mouse-move.</w:t>
      </w:r>
    </w:p>
    <w:p>
      <w:pPr>
        <w:pStyle w:val="Normal"/>
        <w:numPr>
          <w:ilvl w:val="0"/>
          <w:numId w:val="63"/>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 bootstrapping module?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Every application has at least one Angular module, the root module that you bootstrap to launch the application is called as bootstrapping module. It is commonly known as AppModule. The default structure of AppModule generated by AngularCLI would be as follows,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JavaScript imports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BrowserModule } from '@angular/platform-browser';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NgModule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FormsModule } from '@angular/forms';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HttpClientModule } from '@angular/common/http';</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AppComponent } from './app.component';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the AppModule class with the @NgModule decorator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declarations: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AppComponent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imports: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BrowserModule,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FormsModule,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HttpClientModule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providers: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bootstrap: [AppComponent]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AppModule { }</w:t>
      </w:r>
    </w:p>
    <w:p>
      <w:pPr>
        <w:pStyle w:val="Normal"/>
        <w:numPr>
          <w:ilvl w:val="0"/>
          <w:numId w:val="63"/>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observables?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Observables are declarative which provide support for passing messages between publishers and subscribers in your application. They are mainly used for event handling, asynchronous programming, and handling multiple values. In this case, you define a function for publishing values, but it is not executed until a consumer subscribes to it. The subscribed consumer then receives notifications until the function completes, or until they unsubscribe.</w:t>
      </w:r>
    </w:p>
    <w:p>
      <w:pPr>
        <w:pStyle w:val="Normal"/>
        <w:numPr>
          <w:ilvl w:val="0"/>
          <w:numId w:val="63"/>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HttpClient and its benefits?</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Most of the Front-end applications communicate with backend services over HTTP protocol using either XMLHttpRequest interface or the fetch() API. Angular provides a simplified client HTTP API known as </w:t>
      </w:r>
      <w:r>
        <w:rPr>
          <w:rFonts w:eastAsia="Times New Roman" w:cs="Segoe UI" w:ascii="Segoe UI" w:hAnsi="Segoe UI"/>
          <w:b/>
          <w:bCs/>
          <w:color w:val="000000"/>
          <w:sz w:val="24"/>
          <w:szCs w:val="24"/>
        </w:rPr>
        <w:t>HttpClient</w:t>
      </w:r>
      <w:r>
        <w:rPr>
          <w:rFonts w:eastAsia="Times New Roman" w:cs="Segoe UI" w:ascii="Segoe UI" w:hAnsi="Segoe UI"/>
          <w:color w:val="000000"/>
          <w:sz w:val="24"/>
          <w:szCs w:val="24"/>
        </w:rPr>
        <w:t> which is based on top of XMLHttpRequest interface. This client is avaialble from </w:t>
      </w:r>
      <w:r>
        <w:rPr>
          <w:rFonts w:eastAsia="Times New Roman" w:cs="Consolas" w:ascii="Consolas" w:hAnsi="Consolas"/>
          <w:color w:val="000000"/>
          <w:sz w:val="20"/>
          <w:szCs w:val="20"/>
        </w:rPr>
        <w:t>@angular/common/http</w:t>
      </w:r>
      <w:r>
        <w:rPr>
          <w:rFonts w:eastAsia="Times New Roman" w:cs="Segoe UI" w:ascii="Segoe UI" w:hAnsi="Segoe UI"/>
          <w:color w:val="000000"/>
          <w:sz w:val="24"/>
          <w:szCs w:val="24"/>
        </w:rPr>
        <w:t> package. You can import in your root module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HttpClientModule } from '@angular/common/http';</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major advantages of HttpClient can be listed as below,</w:t>
      </w:r>
    </w:p>
    <w:p>
      <w:pPr>
        <w:pStyle w:val="Normal"/>
        <w:numPr>
          <w:ilvl w:val="1"/>
          <w:numId w:val="64"/>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Contains testability features</w:t>
      </w:r>
    </w:p>
    <w:p>
      <w:pPr>
        <w:pStyle w:val="Normal"/>
        <w:numPr>
          <w:ilvl w:val="1"/>
          <w:numId w:val="64"/>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Provides typed request and response objects</w:t>
      </w:r>
    </w:p>
    <w:p>
      <w:pPr>
        <w:pStyle w:val="Normal"/>
        <w:numPr>
          <w:ilvl w:val="1"/>
          <w:numId w:val="64"/>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Intercept request and response</w:t>
      </w:r>
    </w:p>
    <w:p>
      <w:pPr>
        <w:pStyle w:val="Normal"/>
        <w:numPr>
          <w:ilvl w:val="1"/>
          <w:numId w:val="64"/>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Supports Observalbe APIs</w:t>
      </w:r>
    </w:p>
    <w:p>
      <w:pPr>
        <w:pStyle w:val="Normal"/>
        <w:numPr>
          <w:ilvl w:val="1"/>
          <w:numId w:val="64"/>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Supports streamlined error handling</w:t>
      </w:r>
    </w:p>
    <w:p>
      <w:pPr>
        <w:pStyle w:val="Normal"/>
        <w:numPr>
          <w:ilvl w:val="0"/>
          <w:numId w:val="64"/>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Explain on how to use HttpClient with an example?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Below are the steps need to be followed for the usage of HttpClient.</w:t>
      </w:r>
    </w:p>
    <w:p>
      <w:pPr>
        <w:pStyle w:val="Normal"/>
        <w:numPr>
          <w:ilvl w:val="1"/>
          <w:numId w:val="65"/>
        </w:numPr>
        <w:shd w:val="clear" w:color="auto" w:fill="FFFFFF"/>
        <w:spacing w:lineRule="auto" w:line="240" w:beforeAutospacing="1" w:afterAutospacing="1"/>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Import HttpClient into root 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HttpClientModule } from '@angular/common/http';</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imports: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BrowserModule,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import HttpClientModule after BrowserModule.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HttpClientModule,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export class AppModule {}</w:t>
      </w:r>
    </w:p>
    <w:p>
      <w:pPr>
        <w:pStyle w:val="Normal"/>
        <w:numPr>
          <w:ilvl w:val="1"/>
          <w:numId w:val="66"/>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Inject the HttpClient into the application: Let's create a userProfileService(userprofile.service.ts) as an example. It also defines get method of HttpClient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Injectable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HttpClient } from '@angular/common/http';</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userProfileUrl: string = 'assets/data/profile.json';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@Injectable()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UserProfileService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constructor(private http: HttpClient) {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getUserProfile()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this.http.get(this.userProfileUrl);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1"/>
          <w:numId w:val="67"/>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Create a component for subscribing service: Let's create a component called UserProfileComponent(userprofile.component.ts) which inject UserProfileService and invokes the service method,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fetchUserProfile()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this.userProfileService.getUserProfile()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.subscribe((data: User) =&gt; this.user =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id: data['userId'],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name: data['firstName'],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city:  data['city']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Since the above service method returns an Observable which needs to be subscribed in the component.</w:t>
      </w:r>
    </w:p>
    <w:p>
      <w:pPr>
        <w:pStyle w:val="Normal"/>
        <w:numPr>
          <w:ilvl w:val="0"/>
          <w:numId w:val="6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can you read full response?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response body doesn't may not return full response data because sometimes servers also return special headers or status code which which are important for the application workflow. Inorder to get full response, you should use observe option from HttpClient,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getUserResponse(): Observable&lt;HttpResponse&lt;User&gt;&gt;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this.http.get&lt;User&gt;(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this.userUrl, { observe: 'response'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Now HttpClient.get() method returns an Observable of typed HttpResponse rather than just the JSON data.</w:t>
      </w:r>
    </w:p>
    <w:p>
      <w:pPr>
        <w:pStyle w:val="Normal"/>
        <w:numPr>
          <w:ilvl w:val="0"/>
          <w:numId w:val="6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perform Error handling?</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If the request fails on the server or failed to reach the server due to network issues then HttpClient will return an error object instead of a successful reponse. In this case, you need to handle in the component by passing error object as a second callback to subscribe() method. Let's see how it can be handled in the component with an example,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fetchUser()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this.userService.getProfile()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.subscribe(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(data: User) =&gt; this.userProfile = { ...data }, // success path</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error =&gt; this.error = error // error path</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It is always a good idea to give the user some meaningful feedback instead of displaying the raw error object returned from HttpClient.</w:t>
      </w:r>
    </w:p>
    <w:p>
      <w:pPr>
        <w:pStyle w:val="Normal"/>
        <w:numPr>
          <w:ilvl w:val="0"/>
          <w:numId w:val="6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RxJS?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RxJS is a library for composing asynchronous and callback-based code in a functional, reactive style using Observables. Many APIs such as HttpClient produce and consume RxJS Observables and also uses operators for processing observables. For example, you can import observables and operators for using HttpClient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Observable, throwError } from 'rxjs';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catchError, retry } from 'rxjs/operators';</w:t>
      </w:r>
    </w:p>
    <w:p>
      <w:pPr>
        <w:pStyle w:val="Normal"/>
        <w:numPr>
          <w:ilvl w:val="0"/>
          <w:numId w:val="6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subscribing?</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 Observable instance begins publishing values only when someone subscribes to it. So you need to subscribe by calling the </w:t>
      </w:r>
      <w:r>
        <w:rPr>
          <w:rFonts w:eastAsia="Times New Roman" w:cs="Segoe UI" w:ascii="Segoe UI" w:hAnsi="Segoe UI"/>
          <w:b/>
          <w:bCs/>
          <w:color w:val="000000"/>
          <w:sz w:val="24"/>
          <w:szCs w:val="24"/>
        </w:rPr>
        <w:t>subscribe()</w:t>
      </w:r>
      <w:r>
        <w:rPr>
          <w:rFonts w:eastAsia="Times New Roman" w:cs="Segoe UI" w:ascii="Segoe UI" w:hAnsi="Segoe UI"/>
          <w:color w:val="000000"/>
          <w:sz w:val="24"/>
          <w:szCs w:val="24"/>
        </w:rPr>
        <w:t> method of the instance, passing an observer object to receive the notifications. Let's take an example of creating and subscribing to a simple observable, with an observer that logs the received message to the console.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Creates an observable sequence of 5 integers, starting from 1</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source = range(1, 5);</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Create observer object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myObserver =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 x =&gt; console.log('Observer got a next value: ' + x),</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error: err =&gt; console.error('Observer got an error: ' + err),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complete: () =&gt; console.log('Observer got a complete notification'),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Execute with the observer object and Prints out each item</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myObservable.subscribe(myObserver);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=&gt; Observer got a next value: 1</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=&gt; Observer got a next value: 2</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=&gt; Observer got a next value: 3</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=&gt; Observer got a next value: 4</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=&gt; Observer got a next value: 5</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=&gt; Observer got a complete notification</w:t>
      </w:r>
    </w:p>
    <w:p>
      <w:pPr>
        <w:pStyle w:val="Normal"/>
        <w:numPr>
          <w:ilvl w:val="0"/>
          <w:numId w:val="6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 observable?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 Observable is a unique Object similar to a Promise that can help manage async code. Observables are not part of the JavaScript language so we need to rely on a popular Observable library called RxJS. The observables are created using new keyword. Let see the simple example of observable,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Observable } from 'rxjs';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observable = new Observable(observer =&gt;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setTimeout(() =&gt;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observer.next('Hello from a Observable!');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2000);</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6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 observer?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Observer is an interface for a consumer of push-based notifications delivered by an Observable. It has below structure,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interface Observer&lt;T&gt;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closed?: boolean;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 (value: T) =&gt; void;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error: (err: any) =&gt; void;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complete: () =&gt; void;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handler that implements the Observer interface for receiving observable notifications will be passed as a parameter for observable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myObservable.subscribe(myObserver);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b/>
          <w:bCs/>
          <w:color w:val="000000"/>
          <w:sz w:val="24"/>
          <w:szCs w:val="24"/>
        </w:rPr>
        <w:t>Note:</w:t>
      </w:r>
      <w:r>
        <w:rPr>
          <w:rFonts w:eastAsia="Times New Roman" w:cs="Segoe UI" w:ascii="Segoe UI" w:hAnsi="Segoe UI"/>
          <w:color w:val="000000"/>
          <w:sz w:val="24"/>
          <w:szCs w:val="24"/>
        </w:rPr>
        <w:t> If you don't supply a handler for a notification type, the observer ignores notifications of that type.</w:t>
      </w:r>
    </w:p>
    <w:p>
      <w:pPr>
        <w:pStyle w:val="Normal"/>
        <w:numPr>
          <w:ilvl w:val="0"/>
          <w:numId w:val="6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difference between promise and observable?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Below are the list of differences between promise and observable,</w:t>
      </w:r>
    </w:p>
    <w:tbl>
      <w:tblPr>
        <w:tblW w:w="13230" w:type="dxa"/>
        <w:jc w:val="left"/>
        <w:tblInd w:w="18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90" w:type="dxa"/>
          <w:left w:w="184" w:type="dxa"/>
          <w:bottom w:w="90" w:type="dxa"/>
          <w:right w:w="195" w:type="dxa"/>
        </w:tblCellMar>
        <w:tblLook w:noVBand="1" w:val="04a0" w:noHBand="0" w:lastColumn="0" w:firstColumn="1" w:lastRow="0" w:firstRow="1"/>
      </w:tblPr>
      <w:tblGrid>
        <w:gridCol w:w="9849"/>
        <w:gridCol w:w="3380"/>
      </w:tblGrid>
      <w:tr>
        <w:trPr>
          <w:tblHeader w:val="true"/>
        </w:trPr>
        <w:tc>
          <w:tcPr>
            <w:tcW w:w="9849"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jc w:val="center"/>
              <w:rPr>
                <w:rFonts w:ascii="Segoe UI" w:hAnsi="Segoe UI" w:eastAsia="Times New Roman" w:cs="Segoe UI"/>
                <w:b/>
                <w:b/>
                <w:bCs/>
                <w:color w:val="24292E"/>
                <w:sz w:val="24"/>
                <w:szCs w:val="24"/>
              </w:rPr>
            </w:pPr>
            <w:r>
              <w:rPr>
                <w:rFonts w:eastAsia="Times New Roman" w:cs="Segoe UI" w:ascii="Segoe UI" w:hAnsi="Segoe UI"/>
                <w:b/>
                <w:bCs/>
                <w:color w:val="000000"/>
                <w:sz w:val="24"/>
                <w:szCs w:val="24"/>
              </w:rPr>
              <w:t>Observable</w:t>
            </w:r>
          </w:p>
        </w:tc>
        <w:tc>
          <w:tcPr>
            <w:tcW w:w="3380"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jc w:val="center"/>
              <w:rPr>
                <w:rFonts w:ascii="Segoe UI" w:hAnsi="Segoe UI" w:eastAsia="Times New Roman" w:cs="Segoe UI"/>
                <w:b/>
                <w:b/>
                <w:bCs/>
                <w:color w:val="24292E"/>
                <w:sz w:val="24"/>
                <w:szCs w:val="24"/>
              </w:rPr>
            </w:pPr>
            <w:r>
              <w:rPr>
                <w:rFonts w:eastAsia="Times New Roman" w:cs="Segoe UI" w:ascii="Segoe UI" w:hAnsi="Segoe UI"/>
                <w:b/>
                <w:bCs/>
                <w:color w:val="000000"/>
                <w:sz w:val="24"/>
                <w:szCs w:val="24"/>
              </w:rPr>
              <w:t>Promise</w:t>
            </w:r>
          </w:p>
        </w:tc>
      </w:tr>
      <w:tr>
        <w:trPr/>
        <w:tc>
          <w:tcPr>
            <w:tcW w:w="9849"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Segoe UI" w:hAnsi="Segoe UI" w:eastAsia="Times New Roman" w:cs="Segoe UI"/>
                <w:color w:val="24292E"/>
                <w:sz w:val="24"/>
                <w:szCs w:val="24"/>
              </w:rPr>
            </w:pPr>
            <w:r>
              <w:rPr>
                <w:rFonts w:eastAsia="Times New Roman" w:cs="Segoe UI" w:ascii="Segoe UI" w:hAnsi="Segoe UI"/>
                <w:color w:val="000000"/>
                <w:sz w:val="24"/>
                <w:szCs w:val="24"/>
              </w:rPr>
              <w:t>Declarative: Computation does not start until subscription so that they can be run whenever you need the result</w:t>
            </w:r>
          </w:p>
        </w:tc>
        <w:tc>
          <w:tcPr>
            <w:tcW w:w="3380"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Segoe UI" w:hAnsi="Segoe UI" w:eastAsia="Times New Roman" w:cs="Segoe UI"/>
                <w:color w:val="24292E"/>
                <w:sz w:val="24"/>
                <w:szCs w:val="24"/>
              </w:rPr>
            </w:pPr>
            <w:r>
              <w:rPr>
                <w:rFonts w:eastAsia="Times New Roman" w:cs="Segoe UI" w:ascii="Segoe UI" w:hAnsi="Segoe UI"/>
                <w:color w:val="000000"/>
                <w:sz w:val="24"/>
                <w:szCs w:val="24"/>
              </w:rPr>
              <w:t>Execute immediately on creation</w:t>
            </w:r>
          </w:p>
        </w:tc>
      </w:tr>
      <w:tr>
        <w:trPr/>
        <w:tc>
          <w:tcPr>
            <w:tcW w:w="9849"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Segoe UI" w:hAnsi="Segoe UI" w:eastAsia="Times New Roman" w:cs="Segoe UI"/>
                <w:color w:val="24292E"/>
                <w:sz w:val="24"/>
                <w:szCs w:val="24"/>
              </w:rPr>
            </w:pPr>
            <w:r>
              <w:rPr>
                <w:rFonts w:eastAsia="Times New Roman" w:cs="Segoe UI" w:ascii="Segoe UI" w:hAnsi="Segoe UI"/>
                <w:color w:val="000000"/>
                <w:sz w:val="24"/>
                <w:szCs w:val="24"/>
              </w:rPr>
              <w:t>Provide multiple values over time</w:t>
            </w:r>
          </w:p>
        </w:tc>
        <w:tc>
          <w:tcPr>
            <w:tcW w:w="3380"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Segoe UI" w:hAnsi="Segoe UI" w:eastAsia="Times New Roman" w:cs="Segoe UI"/>
                <w:color w:val="24292E"/>
                <w:sz w:val="24"/>
                <w:szCs w:val="24"/>
              </w:rPr>
            </w:pPr>
            <w:r>
              <w:rPr>
                <w:rFonts w:eastAsia="Times New Roman" w:cs="Segoe UI" w:ascii="Segoe UI" w:hAnsi="Segoe UI"/>
                <w:color w:val="000000"/>
                <w:sz w:val="24"/>
                <w:szCs w:val="24"/>
              </w:rPr>
              <w:t>Provide only one</w:t>
            </w:r>
          </w:p>
        </w:tc>
      </w:tr>
      <w:tr>
        <w:trPr/>
        <w:tc>
          <w:tcPr>
            <w:tcW w:w="9849"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Segoe UI" w:hAnsi="Segoe UI" w:eastAsia="Times New Roman" w:cs="Segoe UI"/>
                <w:color w:val="24292E"/>
                <w:sz w:val="24"/>
                <w:szCs w:val="24"/>
              </w:rPr>
            </w:pPr>
            <w:r>
              <w:rPr>
                <w:rFonts w:eastAsia="Times New Roman" w:cs="Segoe UI" w:ascii="Segoe UI" w:hAnsi="Segoe UI"/>
                <w:color w:val="000000"/>
                <w:sz w:val="24"/>
                <w:szCs w:val="24"/>
              </w:rPr>
              <w:t>Subscribe method is used for error handling which makes centralized and predictable error handling</w:t>
            </w:r>
          </w:p>
        </w:tc>
        <w:tc>
          <w:tcPr>
            <w:tcW w:w="3380"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Segoe UI" w:hAnsi="Segoe UI" w:eastAsia="Times New Roman" w:cs="Segoe UI"/>
                <w:color w:val="24292E"/>
                <w:sz w:val="24"/>
                <w:szCs w:val="24"/>
              </w:rPr>
            </w:pPr>
            <w:r>
              <w:rPr>
                <w:rFonts w:eastAsia="Times New Roman" w:cs="Segoe UI" w:ascii="Segoe UI" w:hAnsi="Segoe UI"/>
                <w:color w:val="000000"/>
                <w:sz w:val="24"/>
                <w:szCs w:val="24"/>
              </w:rPr>
              <w:t>Push errors to the child promises</w:t>
            </w:r>
          </w:p>
        </w:tc>
      </w:tr>
      <w:tr>
        <w:trPr/>
        <w:tc>
          <w:tcPr>
            <w:tcW w:w="9849"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Segoe UI" w:hAnsi="Segoe UI" w:eastAsia="Times New Roman" w:cs="Segoe UI"/>
                <w:color w:val="24292E"/>
                <w:sz w:val="24"/>
                <w:szCs w:val="24"/>
              </w:rPr>
            </w:pPr>
            <w:r>
              <w:rPr>
                <w:rFonts w:eastAsia="Times New Roman" w:cs="Segoe UI" w:ascii="Segoe UI" w:hAnsi="Segoe UI"/>
                <w:color w:val="000000"/>
                <w:sz w:val="24"/>
                <w:szCs w:val="24"/>
              </w:rPr>
              <w:t>Provides chaining and subscription to handle complex applications</w:t>
            </w:r>
          </w:p>
        </w:tc>
        <w:tc>
          <w:tcPr>
            <w:tcW w:w="3380"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Segoe UI" w:hAnsi="Segoe UI" w:eastAsia="Times New Roman" w:cs="Segoe UI"/>
                <w:color w:val="24292E"/>
                <w:sz w:val="24"/>
                <w:szCs w:val="24"/>
              </w:rPr>
            </w:pPr>
            <w:r>
              <w:rPr>
                <w:rFonts w:eastAsia="Times New Roman" w:cs="Segoe UI" w:ascii="Segoe UI" w:hAnsi="Segoe UI"/>
                <w:color w:val="000000"/>
                <w:sz w:val="24"/>
                <w:szCs w:val="24"/>
              </w:rPr>
              <w:t>Uses only .then() clause</w:t>
            </w:r>
          </w:p>
        </w:tc>
      </w:tr>
    </w:tbl>
    <w:p>
      <w:pPr>
        <w:pStyle w:val="Normal"/>
        <w:numPr>
          <w:ilvl w:val="0"/>
          <w:numId w:val="6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multicasting?</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Multi-casting is the practice of broadcasting to a list of multiple subscribers in a single execution. Let's demonstrate the multi-casting feature,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var source = Rx.Observable.from([1, 2, 3]);</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var subject = new Rx.Subject();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var multicasted = source.multicast(subject);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These are, under the hood, `subject.subscribe({...})`: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multicasted.subscribe({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 (v) =&gt; console.log('observerA: ' + v)</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multicasted.subscribe({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 (v) =&gt; console.log('observerB: ' + v)</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This is, under the hood, `s</w:t>
      </w:r>
    </w:p>
    <w:p>
      <w:pPr>
        <w:pStyle w:val="Normal"/>
        <w:numPr>
          <w:ilvl w:val="0"/>
          <w:numId w:val="6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perform error handling in observables?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handle errors by specifying an </w:t>
      </w:r>
      <w:r>
        <w:rPr>
          <w:rFonts w:eastAsia="Times New Roman" w:cs="Segoe UI" w:ascii="Segoe UI" w:hAnsi="Segoe UI"/>
          <w:b/>
          <w:bCs/>
          <w:color w:val="000000"/>
          <w:sz w:val="24"/>
          <w:szCs w:val="24"/>
        </w:rPr>
        <w:t>error callback</w:t>
      </w:r>
      <w:r>
        <w:rPr>
          <w:rFonts w:eastAsia="Times New Roman" w:cs="Segoe UI" w:ascii="Segoe UI" w:hAnsi="Segoe UI"/>
          <w:color w:val="000000"/>
          <w:sz w:val="24"/>
          <w:szCs w:val="24"/>
        </w:rPr>
        <w:t> on the observer instead of relying on try/catch which are ineffective in asynchronous environment. For example, you can define error callback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myObservable.subscribe({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next(num) { console.log('Next num: ' + num)},</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error(err) { console.log('Received an errror: ' + err)}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6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short hand notation for subscribe method?</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subscribe() method can accept callback function definitions in line, for next, error, and complete handlers is known as short hand notation or Subscribe method with positional arguments. For example, you can define subscribe method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myObservable.subscribe(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x =&gt; console.log('Observer got a next value: ' + x),</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err =&gt; console.error('Observer got an error: ' + err),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=&gt; console.log('Observer got a complete notification')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6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utility functions provided by RxJS?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RxJS library also provides below utility functions for creating and working with observables.</w:t>
      </w:r>
    </w:p>
    <w:p>
      <w:pPr>
        <w:pStyle w:val="Normal"/>
        <w:numPr>
          <w:ilvl w:val="1"/>
          <w:numId w:val="68"/>
        </w:numPr>
        <w:shd w:val="clear" w:color="auto" w:fill="FFFFFF"/>
        <w:spacing w:lineRule="auto" w:line="240" w:beforeAutospacing="1" w:after="0"/>
        <w:rPr>
          <w:rFonts w:ascii="Segoe UI" w:hAnsi="Segoe UI" w:eastAsia="Times New Roman" w:cs="Segoe UI"/>
          <w:color w:val="24292E"/>
          <w:sz w:val="24"/>
          <w:szCs w:val="24"/>
        </w:rPr>
      </w:pPr>
      <w:r>
        <w:rPr>
          <w:rFonts w:eastAsia="Times New Roman" w:cs="Segoe UI" w:ascii="Segoe UI" w:hAnsi="Segoe UI"/>
          <w:color w:val="000000"/>
          <w:sz w:val="24"/>
          <w:szCs w:val="24"/>
        </w:rPr>
        <w:t>Converting existing code for async operations into observables</w:t>
      </w:r>
    </w:p>
    <w:p>
      <w:pPr>
        <w:pStyle w:val="Normal"/>
        <w:numPr>
          <w:ilvl w:val="1"/>
          <w:numId w:val="6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color w:val="000000"/>
          <w:sz w:val="24"/>
          <w:szCs w:val="24"/>
        </w:rPr>
        <w:t>Iterating through the values in a stream</w:t>
      </w:r>
    </w:p>
    <w:p>
      <w:pPr>
        <w:pStyle w:val="Normal"/>
        <w:numPr>
          <w:ilvl w:val="1"/>
          <w:numId w:val="6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color w:val="000000"/>
          <w:sz w:val="24"/>
          <w:szCs w:val="24"/>
        </w:rPr>
        <w:t>Mapping values to different types</w:t>
      </w:r>
    </w:p>
    <w:p>
      <w:pPr>
        <w:pStyle w:val="Normal"/>
        <w:numPr>
          <w:ilvl w:val="1"/>
          <w:numId w:val="6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color w:val="000000"/>
          <w:sz w:val="24"/>
          <w:szCs w:val="24"/>
        </w:rPr>
        <w:t>Filtering streams</w:t>
      </w:r>
    </w:p>
    <w:p>
      <w:pPr>
        <w:pStyle w:val="Normal"/>
        <w:numPr>
          <w:ilvl w:val="1"/>
          <w:numId w:val="68"/>
        </w:numPr>
        <w:shd w:val="clear" w:color="auto" w:fill="FFFFFF"/>
        <w:spacing w:lineRule="auto" w:line="240" w:before="60" w:after="0"/>
        <w:rPr>
          <w:rFonts w:ascii="Segoe UI" w:hAnsi="Segoe UI" w:eastAsia="Times New Roman" w:cs="Segoe UI"/>
          <w:color w:val="24292E"/>
          <w:sz w:val="24"/>
          <w:szCs w:val="24"/>
        </w:rPr>
      </w:pPr>
      <w:r>
        <w:rPr>
          <w:rFonts w:eastAsia="Times New Roman" w:cs="Segoe UI" w:ascii="Segoe UI" w:hAnsi="Segoe UI"/>
          <w:color w:val="000000"/>
          <w:sz w:val="24"/>
          <w:szCs w:val="24"/>
        </w:rPr>
        <w:t>Composing multiple streams</w:t>
      </w:r>
    </w:p>
    <w:p>
      <w:pPr>
        <w:pStyle w:val="Normal"/>
        <w:numPr>
          <w:ilvl w:val="0"/>
          <w:numId w:val="6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observable creation functions?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RxJS provides creation functions for the process of creating observables from things such as promises, events, timers and Ajax requests. Let us explain each of them with an example,</w:t>
      </w:r>
    </w:p>
    <w:p>
      <w:pPr>
        <w:pStyle w:val="Normal"/>
        <w:numPr>
          <w:ilvl w:val="1"/>
          <w:numId w:val="68"/>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Create an observable from a promise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from } from 'rxjs'; // from function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data = from(fetch('/api/endpoint')); //Created from Promise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data.subscribe({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next(response) { console.log(response);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error(err) { console.error('Error: ' + err);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complete() { console.log('Completed');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1"/>
          <w:numId w:val="69"/>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Create an observable that creates an AJAX request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ajax } from 'rxjs/ajax'; // ajax function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apiData = ajax('/api/data'); // Created from AJAX request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Subscribe to create the request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apiData.subscribe(res =&gt; console.log(res.status, res.response));</w:t>
      </w:r>
    </w:p>
    <w:p>
      <w:pPr>
        <w:pStyle w:val="Normal"/>
        <w:numPr>
          <w:ilvl w:val="1"/>
          <w:numId w:val="70"/>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Create an observable from a counter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interval } from 'rxjs'; // interval function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secondsCounter = interval(1000); // Created from Counter value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secondsCounter.subscribe(n =&gt;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console.log(`Counter value: ${n}`));</w:t>
      </w:r>
    </w:p>
    <w:p>
      <w:pPr>
        <w:pStyle w:val="Normal"/>
        <w:numPr>
          <w:ilvl w:val="1"/>
          <w:numId w:val="71"/>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Create an observable from an event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fromEvent } from 'rxjs';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el = document.getElementById('custom-element');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mouseMoves = fromEvent(el, 'mousemove');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subscription = mouseMoves.subscribe((e: MouseEvent) =&gt;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console.log(`Coordnitaes of mouse pointer: ${e.clientX} * ${e.clientY}`);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numPr>
          <w:ilvl w:val="0"/>
          <w:numId w:val="71"/>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will happen if you do not supply handler for observer?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Normally an observer object can define any combination of next, error and complete notification type handlers. If you don't supply a handler for a notification type, the observer just ignores notifications of that type.</w:t>
      </w:r>
    </w:p>
    <w:p>
      <w:pPr>
        <w:pStyle w:val="Normal"/>
        <w:numPr>
          <w:ilvl w:val="0"/>
          <w:numId w:val="71"/>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angular elements?</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elements are Angular components packaged as </w:t>
      </w:r>
      <w:r>
        <w:rPr>
          <w:rFonts w:eastAsia="Times New Roman" w:cs="Segoe UI" w:ascii="Segoe UI" w:hAnsi="Segoe UI"/>
          <w:b/>
          <w:bCs/>
          <w:color w:val="000000"/>
          <w:sz w:val="24"/>
          <w:szCs w:val="24"/>
        </w:rPr>
        <w:t>custom elements</w:t>
      </w:r>
      <w:r>
        <w:rPr>
          <w:rFonts w:eastAsia="Times New Roman" w:cs="Segoe UI" w:ascii="Segoe UI" w:hAnsi="Segoe UI"/>
          <w:color w:val="000000"/>
          <w:sz w:val="24"/>
          <w:szCs w:val="24"/>
        </w:rPr>
        <w:t>(a web standard for defining new HTML elements in a framework-agnostic way). Angular Elements hosts an Angular component, providing a bridge between the data and logic defined in the component and standard DOM APIs, thus, providing a way to use Angular components in </w:t>
      </w:r>
      <w:r>
        <w:rPr>
          <w:rFonts w:eastAsia="Times New Roman" w:cs="Consolas" w:ascii="Consolas" w:hAnsi="Consolas"/>
          <w:color w:val="000000"/>
          <w:sz w:val="20"/>
          <w:szCs w:val="20"/>
        </w:rPr>
        <w:t>non-Angular environments</w:t>
      </w:r>
      <w:r>
        <w:rPr>
          <w:rFonts w:eastAsia="Times New Roman" w:cs="Segoe UI" w:ascii="Segoe UI" w:hAnsi="Segoe UI"/>
          <w:color w:val="000000"/>
          <w:sz w:val="24"/>
          <w:szCs w:val="24"/>
        </w:rPr>
        <w:t>.</w:t>
      </w:r>
    </w:p>
    <w:p>
      <w:pPr>
        <w:pStyle w:val="Normal"/>
        <w:numPr>
          <w:ilvl w:val="0"/>
          <w:numId w:val="71"/>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browser support of Angular Elements?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Since Angular elements are packaged as custom elements the browser support of angular elements is same as custom elements support. This feature is is currently supported natively in a number of browsers and pending for other browsers.</w:t>
      </w:r>
    </w:p>
    <w:tbl>
      <w:tblPr>
        <w:tblW w:w="12750" w:type="dxa"/>
        <w:jc w:val="left"/>
        <w:tblInd w:w="90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90" w:type="dxa"/>
          <w:left w:w="184" w:type="dxa"/>
          <w:bottom w:w="90" w:type="dxa"/>
          <w:right w:w="195" w:type="dxa"/>
        </w:tblCellMar>
        <w:tblLook w:noVBand="1" w:val="04a0" w:noHBand="0" w:lastColumn="0" w:firstColumn="1" w:lastRow="0" w:firstRow="1"/>
      </w:tblPr>
      <w:tblGrid>
        <w:gridCol w:w="1257"/>
        <w:gridCol w:w="11492"/>
      </w:tblGrid>
      <w:tr>
        <w:trPr>
          <w:tblHeader w:val="true"/>
        </w:trPr>
        <w:tc>
          <w:tcPr>
            <w:tcW w:w="125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jc w:val="center"/>
              <w:rPr>
                <w:rFonts w:ascii="Times New Roman" w:hAnsi="Times New Roman" w:eastAsia="Times New Roman" w:cs="Times New Roman"/>
                <w:b/>
                <w:b/>
                <w:bCs/>
                <w:sz w:val="24"/>
                <w:szCs w:val="24"/>
              </w:rPr>
            </w:pPr>
            <w:r>
              <w:rPr>
                <w:rFonts w:eastAsia="Times New Roman" w:cs="Times New Roman" w:ascii="Times New Roman" w:hAnsi="Times New Roman"/>
                <w:b/>
                <w:bCs/>
                <w:color w:val="000000"/>
                <w:sz w:val="24"/>
                <w:szCs w:val="24"/>
              </w:rPr>
              <w:t>Browser</w:t>
            </w:r>
          </w:p>
        </w:tc>
        <w:tc>
          <w:tcPr>
            <w:tcW w:w="1149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jc w:val="center"/>
              <w:rPr>
                <w:rFonts w:ascii="Times New Roman" w:hAnsi="Times New Roman" w:eastAsia="Times New Roman" w:cs="Times New Roman"/>
                <w:b/>
                <w:b/>
                <w:bCs/>
                <w:sz w:val="24"/>
                <w:szCs w:val="24"/>
              </w:rPr>
            </w:pPr>
            <w:r>
              <w:rPr>
                <w:rFonts w:eastAsia="Times New Roman" w:cs="Times New Roman" w:ascii="Times New Roman" w:hAnsi="Times New Roman"/>
                <w:b/>
                <w:bCs/>
                <w:color w:val="000000"/>
                <w:sz w:val="24"/>
                <w:szCs w:val="24"/>
              </w:rPr>
              <w:t>Angular Element Support</w:t>
            </w:r>
          </w:p>
        </w:tc>
      </w:tr>
      <w:tr>
        <w:trPr/>
        <w:tc>
          <w:tcPr>
            <w:tcW w:w="125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Chrome</w:t>
            </w:r>
          </w:p>
        </w:tc>
        <w:tc>
          <w:tcPr>
            <w:tcW w:w="1149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Natively supported</w:t>
            </w:r>
          </w:p>
        </w:tc>
      </w:tr>
      <w:tr>
        <w:trPr/>
        <w:tc>
          <w:tcPr>
            <w:tcW w:w="125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Opera</w:t>
            </w:r>
          </w:p>
        </w:tc>
        <w:tc>
          <w:tcPr>
            <w:tcW w:w="1149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Natively supported</w:t>
            </w:r>
          </w:p>
        </w:tc>
      </w:tr>
      <w:tr>
        <w:trPr/>
        <w:tc>
          <w:tcPr>
            <w:tcW w:w="125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Safari</w:t>
            </w:r>
          </w:p>
        </w:tc>
        <w:tc>
          <w:tcPr>
            <w:tcW w:w="1149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Natively supported</w:t>
            </w:r>
          </w:p>
        </w:tc>
      </w:tr>
      <w:tr>
        <w:trPr/>
        <w:tc>
          <w:tcPr>
            <w:tcW w:w="125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Firefox</w:t>
            </w:r>
          </w:p>
        </w:tc>
        <w:tc>
          <w:tcPr>
            <w:tcW w:w="1149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6F8FA"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Natively supported from 63 version onwards. You need to enable dom.webcomponents.enabled and dom.webcomponents.customelements.enabled in older browsers</w:t>
            </w:r>
          </w:p>
        </w:tc>
      </w:tr>
      <w:tr>
        <w:trPr/>
        <w:tc>
          <w:tcPr>
            <w:tcW w:w="1257"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Edge</w:t>
            </w:r>
          </w:p>
        </w:tc>
        <w:tc>
          <w:tcPr>
            <w:tcW w:w="11492" w:type="dxa"/>
            <w:tcBorders>
              <w:top w:val="single" w:sz="6" w:space="0" w:color="DFE2E5"/>
              <w:left w:val="single" w:sz="6" w:space="0" w:color="DFE2E5"/>
              <w:bottom w:val="single" w:sz="6" w:space="0" w:color="DFE2E5"/>
              <w:right w:val="single" w:sz="6" w:space="0" w:color="DFE2E5"/>
              <w:insideH w:val="single" w:sz="6" w:space="0" w:color="DFE2E5"/>
              <w:insideV w:val="single" w:sz="6" w:space="0" w:color="DFE2E5"/>
            </w:tcBorders>
            <w:shd w:color="auto" w:fill="FFFFFF" w:val="clear"/>
            <w:vAlign w:val="center"/>
          </w:tcPr>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Currently it is in progress</w:t>
            </w:r>
          </w:p>
        </w:tc>
      </w:tr>
    </w:tbl>
    <w:p>
      <w:pPr>
        <w:pStyle w:val="Normal"/>
        <w:numPr>
          <w:ilvl w:val="0"/>
          <w:numId w:val="71"/>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custom elements?</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Custom elements (or Web Components) are a Web Platform feature which extends HTML by allowing you to define a tag whose content is created and controlled by JavaScript code. The browser maintains a </w:t>
      </w:r>
      <w:r>
        <w:rPr>
          <w:rFonts w:eastAsia="Times New Roman" w:cs="Consolas" w:ascii="Consolas" w:hAnsi="Consolas"/>
          <w:color w:val="000000"/>
          <w:sz w:val="20"/>
          <w:szCs w:val="20"/>
        </w:rPr>
        <w:t>CustomElementRegistry</w:t>
      </w:r>
      <w:r>
        <w:rPr>
          <w:rFonts w:eastAsia="Times New Roman" w:cs="Segoe UI" w:ascii="Segoe UI" w:hAnsi="Segoe UI"/>
          <w:color w:val="000000"/>
          <w:sz w:val="24"/>
          <w:szCs w:val="24"/>
        </w:rPr>
        <w:t> of defined custom elements, which maps an instantiable JavaScript class to an HTML tag. Currently this feature is supported by Chrome, Firefox, Opera, and Safari, and available in other browsers through polyfills.</w:t>
      </w:r>
    </w:p>
    <w:p>
      <w:pPr>
        <w:pStyle w:val="Normal"/>
        <w:numPr>
          <w:ilvl w:val="0"/>
          <w:numId w:val="71"/>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Do I need to bootstrap custom elements?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No, custom elements bootstrap (or start) automatically when they are added to the DOM, and are automatically destroyed when removed from the DOM. Once a custom element is added to the DOM for any page, it looks and behaves like any other HTML element, and does not require any special knowledge of Angular.</w:t>
      </w:r>
    </w:p>
    <w:p>
      <w:pPr>
        <w:pStyle w:val="Normal"/>
        <w:numPr>
          <w:ilvl w:val="0"/>
          <w:numId w:val="71"/>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Explain how custom elements works internally?</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Below are the steps in an order about custom elements functionality,</w:t>
      </w:r>
    </w:p>
    <w:p>
      <w:pPr>
        <w:pStyle w:val="Normal"/>
        <w:numPr>
          <w:ilvl w:val="1"/>
          <w:numId w:val="72"/>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App registers custom element with browser:</w:t>
      </w:r>
      <w:r>
        <w:rPr>
          <w:rFonts w:eastAsia="Times New Roman" w:cs="Segoe UI" w:ascii="Segoe UI" w:hAnsi="Segoe UI"/>
          <w:color w:val="000000"/>
          <w:sz w:val="24"/>
          <w:szCs w:val="24"/>
        </w:rPr>
        <w:t> Use the createCustomElement() function to convert a component into a class that can be registered with the browser as a custom element.</w:t>
      </w:r>
    </w:p>
    <w:p>
      <w:pPr>
        <w:pStyle w:val="Normal"/>
        <w:numPr>
          <w:ilvl w:val="1"/>
          <w:numId w:val="72"/>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App adds custom element to DOM:</w:t>
      </w:r>
      <w:r>
        <w:rPr>
          <w:rFonts w:eastAsia="Times New Roman" w:cs="Segoe UI" w:ascii="Segoe UI" w:hAnsi="Segoe UI"/>
          <w:color w:val="000000"/>
          <w:sz w:val="24"/>
          <w:szCs w:val="24"/>
        </w:rPr>
        <w:t> Add custom element just like a built-in HTML element directly into the DOM.</w:t>
      </w:r>
    </w:p>
    <w:p>
      <w:pPr>
        <w:pStyle w:val="Normal"/>
        <w:numPr>
          <w:ilvl w:val="1"/>
          <w:numId w:val="72"/>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Browser instantiate component based class:</w:t>
      </w:r>
      <w:r>
        <w:rPr>
          <w:rFonts w:eastAsia="Times New Roman" w:cs="Segoe UI" w:ascii="Segoe UI" w:hAnsi="Segoe UI"/>
          <w:color w:val="000000"/>
          <w:sz w:val="24"/>
          <w:szCs w:val="24"/>
        </w:rPr>
        <w:t> Browser creates an instance of the registered class and adds it to the DOM.</w:t>
      </w:r>
    </w:p>
    <w:p>
      <w:pPr>
        <w:pStyle w:val="Normal"/>
        <w:numPr>
          <w:ilvl w:val="1"/>
          <w:numId w:val="72"/>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Instance provides content with data binding and change detection:</w:t>
      </w:r>
      <w:r>
        <w:rPr>
          <w:rFonts w:eastAsia="Times New Roman" w:cs="Segoe UI" w:ascii="Segoe UI" w:hAnsi="Segoe UI"/>
          <w:color w:val="000000"/>
          <w:sz w:val="24"/>
          <w:szCs w:val="24"/>
        </w:rPr>
        <w:t> The content with in template is rendered using the component and DOM data. The flow chart of the custom elements functionality would be as follows, </w:t>
      </w:r>
      <w:r>
        <w:rPr/>
        <w:drawing>
          <wp:inline distT="0" distB="0" distL="0" distR="0">
            <wp:extent cx="5715000" cy="3429000"/>
            <wp:effectExtent l="0" t="0" r="0" b="0"/>
            <wp:docPr id="12" name="Picture 12" descr="Custom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tomElement"/>
                    <pic:cNvPicPr>
                      <a:picLocks noChangeAspect="1" noChangeArrowheads="1"/>
                    </pic:cNvPicPr>
                  </pic:nvPicPr>
                  <pic:blipFill>
                    <a:blip r:embed="rId22"/>
                    <a:stretch>
                      <a:fillRect/>
                    </a:stretch>
                  </pic:blipFill>
                  <pic:spPr bwMode="auto">
                    <a:xfrm>
                      <a:off x="0" y="0"/>
                      <a:ext cx="5715000" cy="3429000"/>
                    </a:xfrm>
                    <a:prstGeom prst="rect">
                      <a:avLst/>
                    </a:prstGeom>
                  </pic:spPr>
                </pic:pic>
              </a:graphicData>
            </a:graphic>
          </wp:inline>
        </w:drawing>
      </w:r>
    </w:p>
    <w:p>
      <w:pPr>
        <w:pStyle w:val="Normal"/>
        <w:numPr>
          <w:ilvl w:val="0"/>
          <w:numId w:val="72"/>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to transfer components to custom elements?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Transforming components to custom elements involves </w:t>
      </w:r>
      <w:r>
        <w:rPr>
          <w:rFonts w:eastAsia="Times New Roman" w:cs="Segoe UI" w:ascii="Segoe UI" w:hAnsi="Segoe UI"/>
          <w:b/>
          <w:bCs/>
          <w:color w:val="000000"/>
          <w:sz w:val="24"/>
          <w:szCs w:val="24"/>
        </w:rPr>
        <w:t>two</w:t>
      </w:r>
      <w:r>
        <w:rPr>
          <w:rFonts w:eastAsia="Times New Roman" w:cs="Segoe UI" w:ascii="Segoe UI" w:hAnsi="Segoe UI"/>
          <w:color w:val="000000"/>
          <w:sz w:val="24"/>
          <w:szCs w:val="24"/>
        </w:rPr>
        <w:t> major steps,</w:t>
      </w:r>
    </w:p>
    <w:p>
      <w:pPr>
        <w:pStyle w:val="Normal"/>
        <w:numPr>
          <w:ilvl w:val="1"/>
          <w:numId w:val="72"/>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Build custom element class:</w:t>
      </w:r>
      <w:r>
        <w:rPr>
          <w:rFonts w:eastAsia="Times New Roman" w:cs="Segoe UI" w:ascii="Segoe UI" w:hAnsi="Segoe UI"/>
          <w:color w:val="000000"/>
          <w:sz w:val="24"/>
          <w:szCs w:val="24"/>
        </w:rPr>
        <w:t> Angular provides the </w:t>
      </w:r>
      <w:r>
        <w:rPr>
          <w:rFonts w:eastAsia="Times New Roman" w:cs="Consolas" w:ascii="Consolas" w:hAnsi="Consolas"/>
          <w:color w:val="000000"/>
          <w:sz w:val="20"/>
          <w:szCs w:val="20"/>
        </w:rPr>
        <w:t>createCustomElement()</w:t>
      </w:r>
      <w:r>
        <w:rPr>
          <w:rFonts w:eastAsia="Times New Roman" w:cs="Segoe UI" w:ascii="Segoe UI" w:hAnsi="Segoe UI"/>
          <w:color w:val="000000"/>
          <w:sz w:val="24"/>
          <w:szCs w:val="24"/>
        </w:rPr>
        <w:t> function for converting an Angular component (along with its dependencies) to a custom element. The conversion process implements </w:t>
      </w:r>
      <w:r>
        <w:rPr>
          <w:rFonts w:eastAsia="Times New Roman" w:cs="Consolas" w:ascii="Consolas" w:hAnsi="Consolas"/>
          <w:color w:val="000000"/>
          <w:sz w:val="20"/>
          <w:szCs w:val="20"/>
        </w:rPr>
        <w:t>NgElementConstructor</w:t>
      </w:r>
      <w:r>
        <w:rPr>
          <w:rFonts w:eastAsia="Times New Roman" w:cs="Segoe UI" w:ascii="Segoe UI" w:hAnsi="Segoe UI"/>
          <w:color w:val="000000"/>
          <w:sz w:val="24"/>
          <w:szCs w:val="24"/>
        </w:rPr>
        <w:t> interface, and creates a constructor class which is used to produce a self-bootstrapping instance of Angular component.</w:t>
      </w:r>
    </w:p>
    <w:p>
      <w:pPr>
        <w:pStyle w:val="Normal"/>
        <w:numPr>
          <w:ilvl w:val="1"/>
          <w:numId w:val="72"/>
        </w:numPr>
        <w:shd w:val="clear" w:color="auto" w:fill="FFFFFF"/>
        <w:spacing w:lineRule="auto" w:line="240" w:before="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Register element class with browser:</w:t>
      </w:r>
      <w:r>
        <w:rPr>
          <w:rFonts w:eastAsia="Times New Roman" w:cs="Segoe UI" w:ascii="Segoe UI" w:hAnsi="Segoe UI"/>
          <w:color w:val="000000"/>
          <w:sz w:val="24"/>
          <w:szCs w:val="24"/>
        </w:rPr>
        <w:t> It uses </w:t>
      </w:r>
      <w:r>
        <w:rPr>
          <w:rFonts w:eastAsia="Times New Roman" w:cs="Consolas" w:ascii="Consolas" w:hAnsi="Consolas"/>
          <w:color w:val="000000"/>
          <w:sz w:val="20"/>
          <w:szCs w:val="20"/>
        </w:rPr>
        <w:t>customElements.define()</w:t>
      </w:r>
      <w:r>
        <w:rPr>
          <w:rFonts w:eastAsia="Times New Roman" w:cs="Segoe UI" w:ascii="Segoe UI" w:hAnsi="Segoe UI"/>
          <w:color w:val="000000"/>
          <w:sz w:val="24"/>
          <w:szCs w:val="24"/>
        </w:rPr>
        <w:t> JS function, to register the configured constructor and its associated custom-element tag with the browser's </w:t>
      </w:r>
      <w:r>
        <w:rPr>
          <w:rFonts w:eastAsia="Times New Roman" w:cs="Consolas" w:ascii="Consolas" w:hAnsi="Consolas"/>
          <w:color w:val="000000"/>
          <w:sz w:val="20"/>
          <w:szCs w:val="20"/>
        </w:rPr>
        <w:t>CustomElementRegistry</w:t>
      </w:r>
      <w:r>
        <w:rPr>
          <w:rFonts w:eastAsia="Times New Roman" w:cs="Segoe UI" w:ascii="Segoe UI" w:hAnsi="Segoe UI"/>
          <w:color w:val="000000"/>
          <w:sz w:val="24"/>
          <w:szCs w:val="24"/>
        </w:rPr>
        <w:t>. When the browser encounters the tag for the registered element, it uses the constructor to create a custom-element instance. The detailed structure would be as follows, </w:t>
      </w:r>
      <w:r>
        <w:rPr/>
        <w:drawing>
          <wp:inline distT="0" distB="0" distL="0" distR="0">
            <wp:extent cx="5715000" cy="3686175"/>
            <wp:effectExtent l="0" t="0" r="0" b="0"/>
            <wp:docPr id="13" name="Picture 13" descr="Create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eateElement"/>
                    <pic:cNvPicPr>
                      <a:picLocks noChangeAspect="1" noChangeArrowheads="1"/>
                    </pic:cNvPicPr>
                  </pic:nvPicPr>
                  <pic:blipFill>
                    <a:blip r:embed="rId23"/>
                    <a:stretch>
                      <a:fillRect/>
                    </a:stretch>
                  </pic:blipFill>
                  <pic:spPr bwMode="auto">
                    <a:xfrm>
                      <a:off x="0" y="0"/>
                      <a:ext cx="5715000" cy="3686175"/>
                    </a:xfrm>
                    <a:prstGeom prst="rect">
                      <a:avLst/>
                    </a:prstGeom>
                  </pic:spPr>
                </pic:pic>
              </a:graphicData>
            </a:graphic>
          </wp:inline>
        </w:drawing>
      </w:r>
    </w:p>
    <w:p>
      <w:pPr>
        <w:pStyle w:val="Normal"/>
        <w:numPr>
          <w:ilvl w:val="0"/>
          <w:numId w:val="72"/>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mapping rules between Angular component and custom element?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Component properties and logic maps directly into HTML attributes and the browser's event system. Let us describe them in two steps,</w:t>
      </w:r>
    </w:p>
    <w:p>
      <w:pPr>
        <w:pStyle w:val="Normal"/>
        <w:numPr>
          <w:ilvl w:val="1"/>
          <w:numId w:val="72"/>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The createCustomElement() API parses the component input properties with corresponding attributes for the custom element. For example, component @Input('myInputProp') converted as custom element attribute </w:t>
      </w:r>
      <w:r>
        <w:rPr>
          <w:rFonts w:eastAsia="Times New Roman" w:cs="Consolas" w:ascii="Consolas" w:hAnsi="Consolas"/>
          <w:color w:val="000000"/>
          <w:sz w:val="20"/>
          <w:szCs w:val="20"/>
        </w:rPr>
        <w:t>my-input-prop</w:t>
      </w:r>
      <w:r>
        <w:rPr>
          <w:rFonts w:eastAsia="Times New Roman" w:cs="Segoe UI" w:ascii="Segoe UI" w:hAnsi="Segoe UI"/>
          <w:color w:val="000000"/>
          <w:sz w:val="24"/>
          <w:szCs w:val="24"/>
        </w:rPr>
        <w:t>.</w:t>
      </w:r>
    </w:p>
    <w:p>
      <w:pPr>
        <w:pStyle w:val="Normal"/>
        <w:numPr>
          <w:ilvl w:val="1"/>
          <w:numId w:val="72"/>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The Component outputs are dispatched as HTML Custom Events, with the name of the custom event matching the output name. For example, component @Output() valueChanged = new EventEmitter() converted as custom element with dispatch event as "valueChanged".</w:t>
      </w:r>
    </w:p>
    <w:p>
      <w:pPr>
        <w:pStyle w:val="Normal"/>
        <w:numPr>
          <w:ilvl w:val="0"/>
          <w:numId w:val="72"/>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define typings for custom elements?</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use the </w:t>
      </w:r>
      <w:r>
        <w:rPr>
          <w:rFonts w:eastAsia="Times New Roman" w:cs="Consolas" w:ascii="Consolas" w:hAnsi="Consolas"/>
          <w:color w:val="000000"/>
          <w:sz w:val="20"/>
          <w:szCs w:val="20"/>
        </w:rPr>
        <w:t>NgElement</w:t>
      </w:r>
      <w:r>
        <w:rPr>
          <w:rFonts w:eastAsia="Times New Roman" w:cs="Segoe UI" w:ascii="Segoe UI" w:hAnsi="Segoe UI"/>
          <w:color w:val="000000"/>
          <w:sz w:val="24"/>
          <w:szCs w:val="24"/>
        </w:rPr>
        <w:t> and </w:t>
      </w:r>
      <w:r>
        <w:rPr>
          <w:rFonts w:eastAsia="Times New Roman" w:cs="Consolas" w:ascii="Consolas" w:hAnsi="Consolas"/>
          <w:color w:val="000000"/>
          <w:sz w:val="20"/>
          <w:szCs w:val="20"/>
        </w:rPr>
        <w:t>WithProperties</w:t>
      </w:r>
      <w:r>
        <w:rPr>
          <w:rFonts w:eastAsia="Times New Roman" w:cs="Segoe UI" w:ascii="Segoe UI" w:hAnsi="Segoe UI"/>
          <w:color w:val="000000"/>
          <w:sz w:val="24"/>
          <w:szCs w:val="24"/>
        </w:rPr>
        <w:t> types exported from @angular/elements. Let's see how it can be applied by comparing with Angular component, The simple container with input property would be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class MyContainer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@Input() message: string;</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After applying types typescript validates input value and their types,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container = document.createElement('my-container') as NgElement &amp; WithProperties&lt;{message: string}&gt;;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container.message = 'Welcome to Angular elements!';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container.message = true;  // &lt;-- ERROR: TypeScript knows this should be a string.</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container.greet = 'News';  // &lt;-- ERROR: TypeScript knows there is no `greet` property on `container`.</w:t>
      </w:r>
    </w:p>
    <w:p>
      <w:pPr>
        <w:pStyle w:val="Normal"/>
        <w:numPr>
          <w:ilvl w:val="0"/>
          <w:numId w:val="72"/>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dynamic components?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Dynamic components are the components in which components location in the application is not defined at build time.i.e, They are not used in any angular template. But the component is instantiated and placed in the application at runtime.</w:t>
      </w:r>
    </w:p>
    <w:p>
      <w:pPr>
        <w:pStyle w:val="Normal"/>
        <w:numPr>
          <w:ilvl w:val="0"/>
          <w:numId w:val="72"/>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various kinds of directives?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There are mainly three kinds of directives.</w:t>
      </w:r>
    </w:p>
    <w:p>
      <w:pPr>
        <w:pStyle w:val="Normal"/>
        <w:numPr>
          <w:ilvl w:val="1"/>
          <w:numId w:val="72"/>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Components</w:t>
      </w:r>
      <w:r>
        <w:rPr>
          <w:rFonts w:eastAsia="Times New Roman" w:cs="Segoe UI" w:ascii="Segoe UI" w:hAnsi="Segoe UI"/>
          <w:color w:val="000000"/>
          <w:sz w:val="24"/>
          <w:szCs w:val="24"/>
        </w:rPr>
        <w:t> — These are directives with a template.</w:t>
      </w:r>
    </w:p>
    <w:p>
      <w:pPr>
        <w:pStyle w:val="Normal"/>
        <w:numPr>
          <w:ilvl w:val="1"/>
          <w:numId w:val="72"/>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Structural directives</w:t>
      </w:r>
      <w:r>
        <w:rPr>
          <w:rFonts w:eastAsia="Times New Roman" w:cs="Segoe UI" w:ascii="Segoe UI" w:hAnsi="Segoe UI"/>
          <w:color w:val="000000"/>
          <w:sz w:val="24"/>
          <w:szCs w:val="24"/>
        </w:rPr>
        <w:t> — These directives change the DOM layout by adding and removing DOM elements.</w:t>
      </w:r>
    </w:p>
    <w:p>
      <w:pPr>
        <w:pStyle w:val="Normal"/>
        <w:numPr>
          <w:ilvl w:val="1"/>
          <w:numId w:val="72"/>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Attribute directives</w:t>
      </w:r>
      <w:r>
        <w:rPr>
          <w:rFonts w:eastAsia="Times New Roman" w:cs="Segoe UI" w:ascii="Segoe UI" w:hAnsi="Segoe UI"/>
          <w:color w:val="000000"/>
          <w:sz w:val="24"/>
          <w:szCs w:val="24"/>
        </w:rPr>
        <w:t> — These directives change the appearance or behavior of an element, component, or another directive.</w:t>
      </w:r>
    </w:p>
    <w:p>
      <w:pPr>
        <w:pStyle w:val="Normal"/>
        <w:numPr>
          <w:ilvl w:val="0"/>
          <w:numId w:val="72"/>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create directives using CLI?</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use CLI command </w:t>
      </w:r>
      <w:r>
        <w:rPr>
          <w:rFonts w:eastAsia="Times New Roman" w:cs="Consolas" w:ascii="Consolas" w:hAnsi="Consolas"/>
          <w:color w:val="000000"/>
          <w:sz w:val="20"/>
          <w:szCs w:val="20"/>
        </w:rPr>
        <w:t>ng generate directive</w:t>
      </w:r>
      <w:r>
        <w:rPr>
          <w:rFonts w:eastAsia="Times New Roman" w:cs="Segoe UI" w:ascii="Segoe UI" w:hAnsi="Segoe UI"/>
          <w:color w:val="000000"/>
          <w:sz w:val="24"/>
          <w:szCs w:val="24"/>
        </w:rPr>
        <w:t> to create the directive class file. It creates the source file(src/app/components/directivename.directive.ts), the respective test file(.spec.ts) and declare the directive class file in root module.</w:t>
      </w:r>
    </w:p>
    <w:p>
      <w:pPr>
        <w:pStyle w:val="Normal"/>
        <w:numPr>
          <w:ilvl w:val="0"/>
          <w:numId w:val="72"/>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Give an example for attribute directives?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Let's take simple highlighter behavior as a example directive for DOM element. You can create and apply the attribute directive using below steps,</w:t>
      </w:r>
    </w:p>
    <w:p>
      <w:pPr>
        <w:pStyle w:val="Normal"/>
        <w:numPr>
          <w:ilvl w:val="1"/>
          <w:numId w:val="72"/>
        </w:numPr>
        <w:shd w:val="clear" w:color="auto" w:fill="FFFFFF"/>
        <w:spacing w:lineRule="auto" w:line="240" w:beforeAutospacing="1" w:afterAutospacing="1"/>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Create HighlightDirective class with the file name </w:t>
      </w:r>
      <w:r>
        <w:rPr>
          <w:rFonts w:eastAsia="Times New Roman" w:cs="Consolas" w:ascii="Consolas" w:hAnsi="Consolas"/>
          <w:color w:val="000000"/>
          <w:sz w:val="20"/>
          <w:szCs w:val="20"/>
        </w:rPr>
        <w:t>src/app/highlight.directive.ts</w:t>
      </w:r>
      <w:r>
        <w:rPr>
          <w:rFonts w:eastAsia="Times New Roman" w:cs="Segoe UI" w:ascii="Segoe UI" w:hAnsi="Segoe UI"/>
          <w:color w:val="000000"/>
          <w:sz w:val="24"/>
          <w:szCs w:val="24"/>
        </w:rPr>
        <w:t>. In this file, we need to import </w:t>
      </w:r>
      <w:r>
        <w:rPr>
          <w:rFonts w:eastAsia="Times New Roman" w:cs="Segoe UI" w:ascii="Segoe UI" w:hAnsi="Segoe UI"/>
          <w:b/>
          <w:bCs/>
          <w:color w:val="000000"/>
          <w:sz w:val="24"/>
          <w:szCs w:val="24"/>
        </w:rPr>
        <w:t>Directive</w:t>
      </w:r>
      <w:r>
        <w:rPr>
          <w:rFonts w:eastAsia="Times New Roman" w:cs="Segoe UI" w:ascii="Segoe UI" w:hAnsi="Segoe UI"/>
          <w:color w:val="000000"/>
          <w:sz w:val="24"/>
          <w:szCs w:val="24"/>
        </w:rPr>
        <w:t> from core library to apply the metadata and </w:t>
      </w:r>
      <w:r>
        <w:rPr>
          <w:rFonts w:eastAsia="Times New Roman" w:cs="Segoe UI" w:ascii="Segoe UI" w:hAnsi="Segoe UI"/>
          <w:b/>
          <w:bCs/>
          <w:color w:val="000000"/>
          <w:sz w:val="24"/>
          <w:szCs w:val="24"/>
        </w:rPr>
        <w:t>ElementRef</w:t>
      </w:r>
      <w:r>
        <w:rPr>
          <w:rFonts w:eastAsia="Times New Roman" w:cs="Segoe UI" w:ascii="Segoe UI" w:hAnsi="Segoe UI"/>
          <w:color w:val="000000"/>
          <w:sz w:val="24"/>
          <w:szCs w:val="24"/>
        </w:rPr>
        <w:t> in the directive's constructor to inject a reference to the host DOM element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Directive, ElementRef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@Directive({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'[appHighlight]'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HighlightDirective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constructor(el: ElementRef)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el.nativeElement.style.backgroundColor = 'red';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1"/>
          <w:numId w:val="73"/>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Apply the attribute directive as an attribute to the host element(for example,</w:t>
      </w:r>
    </w:p>
    <w:p>
      <w:pPr>
        <w:pStyle w:val="Normal"/>
        <w:shd w:val="clear" w:color="auto" w:fill="FFFFFF"/>
        <w:spacing w:lineRule="auto" w:line="240" w:before="240" w:after="240"/>
        <w:ind w:left="1440" w:hanging="0"/>
        <w:rPr>
          <w:rFonts w:ascii="Segoe UI" w:hAnsi="Segoe UI" w:eastAsia="Times New Roman" w:cs="Segoe UI"/>
          <w:color w:val="24292E"/>
          <w:sz w:val="24"/>
          <w:szCs w:val="24"/>
        </w:rPr>
      </w:pPr>
      <w:r>
        <w:rPr>
          <w:rFonts w:eastAsia="Times New Roman" w:cs="Segoe UI" w:ascii="Segoe UI" w:hAnsi="Segoe UI"/>
          <w:color w:val="000000"/>
          <w:sz w:val="24"/>
          <w:szCs w:val="24"/>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&lt;p appHighlight&gt;Highlight me!&lt;/p&gt;</w:t>
      </w:r>
    </w:p>
    <w:p>
      <w:pPr>
        <w:pStyle w:val="Normal"/>
        <w:numPr>
          <w:ilvl w:val="1"/>
          <w:numId w:val="74"/>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Run the application to see the highlight behavior on paragraph element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serve</w:t>
      </w:r>
    </w:p>
    <w:p>
      <w:pPr>
        <w:pStyle w:val="Normal"/>
        <w:numPr>
          <w:ilvl w:val="0"/>
          <w:numId w:val="74"/>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Angular Router?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Router is a mechanism in which navigation happens from one view to the next as users perform application tasks. It borrows the concepts or model of browser's application navigation.</w:t>
      </w:r>
    </w:p>
    <w:p>
      <w:pPr>
        <w:pStyle w:val="Normal"/>
        <w:numPr>
          <w:ilvl w:val="0"/>
          <w:numId w:val="74"/>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purpose of base href tag?</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routing application should add element to the index.html as the first child in the tag inorder to indicate how to compose navigation URLs. If app folder is the application root then you can set the href value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&lt;base href="/"&gt;</w:t>
      </w:r>
    </w:p>
    <w:p>
      <w:pPr>
        <w:pStyle w:val="Normal"/>
        <w:numPr>
          <w:ilvl w:val="0"/>
          <w:numId w:val="74"/>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router imports?</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Angular Router which represents a particular component view for a given URL is not part of Angular Core. It is available in library named </w:t>
      </w:r>
      <w:r>
        <w:rPr>
          <w:rFonts w:eastAsia="Times New Roman" w:cs="Consolas" w:ascii="Consolas" w:hAnsi="Consolas"/>
          <w:color w:val="000000"/>
          <w:sz w:val="20"/>
          <w:szCs w:val="20"/>
        </w:rPr>
        <w:t>@angular/router</w:t>
      </w:r>
      <w:r>
        <w:rPr>
          <w:rFonts w:eastAsia="Times New Roman" w:cs="Segoe UI" w:ascii="Segoe UI" w:hAnsi="Segoe UI"/>
          <w:color w:val="000000"/>
          <w:sz w:val="24"/>
          <w:szCs w:val="24"/>
        </w:rPr>
        <w:t> to import required router components. For example, we import them in app module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RouterModule, Routes } from '@angular/router';</w:t>
      </w:r>
    </w:p>
    <w:p>
      <w:pPr>
        <w:pStyle w:val="Normal"/>
        <w:numPr>
          <w:ilvl w:val="0"/>
          <w:numId w:val="74"/>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router outlet?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RouterOutlet is a directive from the router library and it acts as a placeholder that marks the spot in the template where the router should display the components for that outlet. Router outlet is used like a 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&lt;router-outlet&gt;&lt;/router-outlet&gt;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 Routed components go here --&gt;</w:t>
      </w:r>
    </w:p>
    <w:p>
      <w:pPr>
        <w:pStyle w:val="Normal"/>
        <w:numPr>
          <w:ilvl w:val="0"/>
          <w:numId w:val="74"/>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router links?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RouterLink is a directive on the anchor tags give the router control over those elements. Since the navigation paths are fixed, you can assign string values to router-link directive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&lt;h1&gt;Angular Router&lt;/h1&gt;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&lt;nav&gt;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&lt;a routerLink="/todosList" &gt;List of todos&lt;/a&gt;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&lt;a routerLink="/completed" &gt;Completed todos&lt;/a&gt;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&lt;/nav&gt;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&lt;router-outlet&gt;&lt;/router-outlet&gt;</w:t>
      </w:r>
    </w:p>
    <w:p>
      <w:pPr>
        <w:pStyle w:val="Normal"/>
        <w:numPr>
          <w:ilvl w:val="0"/>
          <w:numId w:val="74"/>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active router links?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RouterLinkActive is a directive that toggles css classes for active RouterLink bindings based on the current RouterState. i.e, the Router will add CSS classes when this link is active and and remove when the link is inactive. For example, you can add them to RouterLinks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&lt;h1&gt;Angular Router&lt;/h1&gt;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&lt;nav&gt;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&lt;a routerLink="/todosList" routerLinkActive="active"&gt;List of todos&lt;/a&gt;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&lt;a routerLink="/completed" routerLinkActive="active"&gt;Completed todos&lt;/a&gt;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&lt;/nav&gt;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&lt;router-outlet&gt;&lt;/router-outlet&gt;</w:t>
      </w:r>
    </w:p>
    <w:p>
      <w:pPr>
        <w:pStyle w:val="Normal"/>
        <w:numPr>
          <w:ilvl w:val="0"/>
          <w:numId w:val="74"/>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router state?</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RouterState is a tree of activated routes. Every node in this tree knows about the "consumed" URL segments, the extracted parameters, and the resolved data. You can access the current RouterState from anywhere in the application using the </w:t>
      </w:r>
      <w:r>
        <w:rPr>
          <w:rFonts w:eastAsia="Times New Roman" w:cs="Consolas" w:ascii="Consolas" w:hAnsi="Consolas"/>
          <w:color w:val="000000"/>
          <w:sz w:val="20"/>
          <w:szCs w:val="20"/>
        </w:rPr>
        <w:t>Router service</w:t>
      </w:r>
      <w:r>
        <w:rPr>
          <w:rFonts w:eastAsia="Times New Roman" w:cs="Segoe UI" w:ascii="Segoe UI" w:hAnsi="Segoe UI"/>
          <w:color w:val="000000"/>
          <w:sz w:val="24"/>
          <w:szCs w:val="24"/>
        </w:rPr>
        <w:t> and the </w:t>
      </w:r>
      <w:r>
        <w:rPr>
          <w:rFonts w:eastAsia="Times New Roman" w:cs="Consolas" w:ascii="Consolas" w:hAnsi="Consolas"/>
          <w:color w:val="000000"/>
          <w:sz w:val="20"/>
          <w:szCs w:val="20"/>
        </w:rPr>
        <w:t>routerState</w:t>
      </w:r>
      <w:r>
        <w:rPr>
          <w:rFonts w:eastAsia="Times New Roman" w:cs="Segoe UI" w:ascii="Segoe UI" w:hAnsi="Segoe UI"/>
          <w:color w:val="000000"/>
          <w:sz w:val="24"/>
          <w:szCs w:val="24"/>
        </w:rPr>
        <w:t> property.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@Component({templateUrl:'template.html'})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class MyComponent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constructor(router: Router)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state: RouterState = router.routerState;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root: ActivatedRoute = state.root;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child = root.firstChild;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id: Observable&lt;string&gt; = child.params.map(p =&gt; p.id);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74"/>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router events?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During each navigation, the Router emits navigation events through the Router.events property allowing you to track the lifecycle of the route. The sequence of router events is as below,</w:t>
      </w:r>
    </w:p>
    <w:p>
      <w:pPr>
        <w:pStyle w:val="Normal"/>
        <w:numPr>
          <w:ilvl w:val="1"/>
          <w:numId w:val="7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NavigationStart,</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RouteConfigLoadStart,</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RouteConfigLoadEnd,</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RoutesRecognized,</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GuardsCheckStart,</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ChildActivationStart,</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ActivationStart,</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GuardsCheckEnd,</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ResolveStart,</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ResolveEnd,</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ActivationEnd</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ChildActivationEnd</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NavigationEnd,</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NavigationCancel,</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NavigationError</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Scroll</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activated route?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ActivatedRoute contains the information about a route associated with a component loaded in an outlet. It can also be used to traverse the router state tree. The ActivatedRoute will be injected as a router service to access the information. In the below example, you can access route path and parameters,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class MyComponent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constructor(route: ActivatedRoute)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id: Observable&lt;string&gt; = route.params.pipe(map(p =&gt; p.id));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url: Observable&lt;string&gt; = route.url.pipe(map(segments =&gt; segments.join('')));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route.data includes both `data` and `resolve`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user = route.data.pipe(map(d =&gt; d.user));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define routes?</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router must be configured with a list of route definitions. You configures the router with routes via the </w:t>
      </w:r>
      <w:r>
        <w:rPr>
          <w:rFonts w:eastAsia="Times New Roman" w:cs="Consolas" w:ascii="Consolas" w:hAnsi="Consolas"/>
          <w:color w:val="000000"/>
          <w:sz w:val="20"/>
          <w:szCs w:val="20"/>
        </w:rPr>
        <w:t>RouterModule.forRoot()</w:t>
      </w:r>
      <w:r>
        <w:rPr>
          <w:rFonts w:eastAsia="Times New Roman" w:cs="Segoe UI" w:ascii="Segoe UI" w:hAnsi="Segoe UI"/>
          <w:color w:val="000000"/>
          <w:sz w:val="24"/>
          <w:szCs w:val="24"/>
        </w:rPr>
        <w:t> method, and adds the result to the AppModule's </w:t>
      </w:r>
      <w:r>
        <w:rPr>
          <w:rFonts w:eastAsia="Times New Roman" w:cs="Consolas" w:ascii="Consolas" w:hAnsi="Consolas"/>
          <w:color w:val="000000"/>
          <w:sz w:val="20"/>
          <w:szCs w:val="20"/>
        </w:rPr>
        <w:t>imports</w:t>
      </w:r>
      <w:r>
        <w:rPr>
          <w:rFonts w:eastAsia="Times New Roman" w:cs="Segoe UI" w:ascii="Segoe UI" w:hAnsi="Segoe UI"/>
          <w:color w:val="000000"/>
          <w:sz w:val="24"/>
          <w:szCs w:val="24"/>
        </w:rPr>
        <w:t> array.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appRoutes: Routes =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path: 'todo/:id',      component: TodoDetailComponent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path: 'todos',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component: TodosListComponent,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data: { title: 'Todos List'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path: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redirectTo: '/todos',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pathMatch: 'full'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path: '**', component: PageNotFoundComponent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imports: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RouterModule.forRoot(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appRoutes,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enableTracing: true } // &lt;-- debugging purposes only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other imports here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AppModule { }</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purpose of Wildcard route?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If the URL doesn't match any predefined routes then it causes the router to throw an error and crash the app. In this case, you can use wildcard route. A wildcard route has a path consisting of two asterisks to match every URL. For example, you can define PageNotFoundComponent for wildcard route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path: '**', component: PageNotFoundComponent }</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Do I need a Routing Module always?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No, the Routing Module is a design choice. You can skip routing Module (for example, AppRoutingModule) when the configuration is simple and merge the routing configuration directly into the companion module (for example, AppModule). But it is recommended when the configuration is complex and includes specialized guard and resolver services.</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Angular Universal?</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Universal is a server-side rendering module for Angular applications in various scenarios. This is a community driven project and available under @angular/platform-server package. Recently Angular Universal is integrated with Angular CLI.</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different types of compilation in Angular?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offers two ways to compile your application,</w:t>
      </w:r>
    </w:p>
    <w:p>
      <w:pPr>
        <w:pStyle w:val="Normal"/>
        <w:numPr>
          <w:ilvl w:val="1"/>
          <w:numId w:val="7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Just-in-Time (JIT)</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Ahead-of-Time (AOT)</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JIT?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Just-in-Time (JIT) is a type of compilation that compiles your app in the browser at runtime. JIT compilation is the default when you run the ng build (build only) or ng serve (build and serve locally) CLI commands. i.e, the below commands used for JIT compilation,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build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serve</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AOT?</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Ahead-of-Time (AOT) is a type of compilation that compiles your app at build time. For AOT compilation, include the </w:t>
      </w:r>
      <w:r>
        <w:rPr>
          <w:rFonts w:eastAsia="Times New Roman" w:cs="Consolas" w:ascii="Consolas" w:hAnsi="Consolas"/>
          <w:color w:val="000000"/>
          <w:sz w:val="20"/>
          <w:szCs w:val="20"/>
        </w:rPr>
        <w:t>--aot</w:t>
      </w:r>
      <w:r>
        <w:rPr>
          <w:rFonts w:eastAsia="Times New Roman" w:cs="Segoe UI" w:ascii="Segoe UI" w:hAnsi="Segoe UI"/>
          <w:color w:val="000000"/>
          <w:sz w:val="24"/>
          <w:szCs w:val="24"/>
        </w:rPr>
        <w:t> option with the ng build or ng serve command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build --aot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serve --aot</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b/>
          <w:bCs/>
          <w:color w:val="000000"/>
          <w:sz w:val="24"/>
          <w:szCs w:val="24"/>
        </w:rPr>
        <w:t>Note:</w:t>
      </w:r>
      <w:r>
        <w:rPr>
          <w:rFonts w:eastAsia="Times New Roman" w:cs="Segoe UI" w:ascii="Segoe UI" w:hAnsi="Segoe UI"/>
          <w:color w:val="000000"/>
          <w:sz w:val="24"/>
          <w:szCs w:val="24"/>
        </w:rPr>
        <w:t> The ng build command with the --prod meta-flag (</w:t>
      </w:r>
      <w:r>
        <w:rPr>
          <w:rFonts w:eastAsia="Times New Roman" w:cs="Consolas" w:ascii="Consolas" w:hAnsi="Consolas"/>
          <w:color w:val="000000"/>
          <w:sz w:val="20"/>
          <w:szCs w:val="20"/>
        </w:rPr>
        <w:t>ng build --prod</w:t>
      </w:r>
      <w:r>
        <w:rPr>
          <w:rFonts w:eastAsia="Times New Roman" w:cs="Segoe UI" w:ascii="Segoe UI" w:hAnsi="Segoe UI"/>
          <w:color w:val="000000"/>
          <w:sz w:val="24"/>
          <w:szCs w:val="24"/>
        </w:rPr>
        <w:t>) compiles with AOT by default.</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Why do we need compilation process?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Angular components and templates cannot be understood by the browser directly. Due to that Angular applications require a compilation process before they can run in a browser. For example, In AOT compilation, both Angular HTML and TypeScript code converted into efficient JavaScript code during the build phase before browser runs it.</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advantages with AOT?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Below are the list of AOT benefits,</w:t>
      </w:r>
    </w:p>
    <w:p>
      <w:pPr>
        <w:pStyle w:val="Normal"/>
        <w:numPr>
          <w:ilvl w:val="1"/>
          <w:numId w:val="7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Faster rendering:</w:t>
      </w:r>
      <w:r>
        <w:rPr>
          <w:rFonts w:eastAsia="Times New Roman" w:cs="Segoe UI" w:ascii="Segoe UI" w:hAnsi="Segoe UI"/>
          <w:color w:val="000000"/>
          <w:sz w:val="24"/>
          <w:szCs w:val="24"/>
        </w:rPr>
        <w:t> The browser downloads a pre-compiled version of the application. So it can render the application immediately without compiling the app.</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Fewer asynchronous requests:</w:t>
      </w:r>
      <w:r>
        <w:rPr>
          <w:rFonts w:eastAsia="Times New Roman" w:cs="Segoe UI" w:ascii="Segoe UI" w:hAnsi="Segoe UI"/>
          <w:color w:val="000000"/>
          <w:sz w:val="24"/>
          <w:szCs w:val="24"/>
        </w:rPr>
        <w:t> It inlines external HTML templates and CSS style sheets within the application javascript which eliminates separate ajax requests.</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Smaller Angular framework download size:</w:t>
      </w:r>
      <w:r>
        <w:rPr>
          <w:rFonts w:eastAsia="Times New Roman" w:cs="Segoe UI" w:ascii="Segoe UI" w:hAnsi="Segoe UI"/>
          <w:color w:val="000000"/>
          <w:sz w:val="24"/>
          <w:szCs w:val="24"/>
        </w:rPr>
        <w:t> Doesn't require downloading the Angular compiler. Hence it dramatically reduces the application payload.</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Detect template errors earlier:</w:t>
      </w:r>
      <w:r>
        <w:rPr>
          <w:rFonts w:eastAsia="Times New Roman" w:cs="Segoe UI" w:ascii="Segoe UI" w:hAnsi="Segoe UI"/>
          <w:color w:val="000000"/>
          <w:sz w:val="24"/>
          <w:szCs w:val="24"/>
        </w:rPr>
        <w:t> Detects and reports template binding errors during the build step itself</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Better security:</w:t>
      </w:r>
      <w:r>
        <w:rPr>
          <w:rFonts w:eastAsia="Times New Roman" w:cs="Segoe UI" w:ascii="Segoe UI" w:hAnsi="Segoe UI"/>
          <w:color w:val="000000"/>
          <w:sz w:val="24"/>
          <w:szCs w:val="24"/>
        </w:rPr>
        <w:t> It compiles HTML templates and components into JavaScript. So there won't be any injection attacks.</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ways to control AOT compilation?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control your app compilation in two ways</w:t>
      </w:r>
    </w:p>
    <w:p>
      <w:pPr>
        <w:pStyle w:val="Normal"/>
        <w:numPr>
          <w:ilvl w:val="1"/>
          <w:numId w:val="7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By providing template compiler options in the </w:t>
      </w:r>
      <w:r>
        <w:rPr>
          <w:rFonts w:eastAsia="Times New Roman" w:cs="Consolas" w:ascii="Consolas" w:hAnsi="Consolas"/>
          <w:color w:val="000000"/>
          <w:sz w:val="20"/>
          <w:szCs w:val="20"/>
        </w:rPr>
        <w:t>tsconfig.json</w:t>
      </w:r>
      <w:r>
        <w:rPr>
          <w:rFonts w:eastAsia="Times New Roman" w:cs="Segoe UI" w:ascii="Segoe UI" w:hAnsi="Segoe UI"/>
          <w:color w:val="000000"/>
          <w:sz w:val="24"/>
          <w:szCs w:val="24"/>
        </w:rPr>
        <w:t> file</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By configuring Angular metadata with decorators</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restrictions of metadata?</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In Angular, You must write metadata with the following general constraints,</w:t>
      </w:r>
    </w:p>
    <w:p>
      <w:pPr>
        <w:pStyle w:val="Normal"/>
        <w:numPr>
          <w:ilvl w:val="1"/>
          <w:numId w:val="7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Write expression syntax with in the supported range of javascript features</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The compiler can only reference symbols which are exported</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Only call the functions supported by the compiler</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Decorated and data-bound class members must be public.</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two phases of AOT?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AOT compiler works in three phases,</w:t>
      </w:r>
    </w:p>
    <w:p>
      <w:pPr>
        <w:pStyle w:val="Normal"/>
        <w:numPr>
          <w:ilvl w:val="1"/>
          <w:numId w:val="7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Code Analysis:</w:t>
      </w:r>
      <w:r>
        <w:rPr>
          <w:rFonts w:eastAsia="Times New Roman" w:cs="Segoe UI" w:ascii="Segoe UI" w:hAnsi="Segoe UI"/>
          <w:color w:val="000000"/>
          <w:sz w:val="24"/>
          <w:szCs w:val="24"/>
        </w:rPr>
        <w:t> The compiler records a representation of the source</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Code generation:</w:t>
      </w:r>
      <w:r>
        <w:rPr>
          <w:rFonts w:eastAsia="Times New Roman" w:cs="Segoe UI" w:ascii="Segoe UI" w:hAnsi="Segoe UI"/>
          <w:color w:val="000000"/>
          <w:sz w:val="24"/>
          <w:szCs w:val="24"/>
        </w:rPr>
        <w:t> It handles the interpretation as well as places restrictions on what it interprets.</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Validation:</w:t>
      </w:r>
      <w:r>
        <w:rPr>
          <w:rFonts w:eastAsia="Times New Roman" w:cs="Segoe UI" w:ascii="Segoe UI" w:hAnsi="Segoe UI"/>
          <w:color w:val="000000"/>
          <w:sz w:val="24"/>
          <w:szCs w:val="24"/>
        </w:rPr>
        <w:t> In this phase, the Angular template compiler uses the TypeScript compiler to validate the binding expressions in templates.</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Can I use arrow functions in AOT?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No, Arrow functions or lambda functions can’t be used to assign values to the decorator properties. For example, the following snippet is invalid: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providers: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 MyService, useFactory: () =&gt; getService()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To fix this, it has to be changed as following exported function: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function getService(){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new MyService();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providers: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 MyService, useFactory: getService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If you still use arrow function, it generates an error node in place of the function. When the compiler later interprets this node, it reports an error to turn the arrow function into an exported function. </w:t>
      </w:r>
      <w:r>
        <w:rPr>
          <w:rFonts w:eastAsia="Times New Roman" w:cs="Segoe UI" w:ascii="Segoe UI" w:hAnsi="Segoe UI"/>
          <w:b/>
          <w:bCs/>
          <w:color w:val="000000"/>
          <w:sz w:val="24"/>
          <w:szCs w:val="24"/>
        </w:rPr>
        <w:t>Note:</w:t>
      </w:r>
      <w:r>
        <w:rPr>
          <w:rFonts w:eastAsia="Times New Roman" w:cs="Segoe UI" w:ascii="Segoe UI" w:hAnsi="Segoe UI"/>
          <w:color w:val="000000"/>
          <w:sz w:val="24"/>
          <w:szCs w:val="24"/>
        </w:rPr>
        <w:t> From Angular5 onwards, the compiler automatically performs this rewriting while emitting the .js file.</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purpose of metadata json files?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metadata.json file can be treated as a diagram of the overall structure of a decorator's metadata, represented as an abstract syntax tree(AST). During the analysis phase, the AOT collector scan the metadata recorded in the Angular decorators and outputs metadata information in .metadata.json files, one per .d.ts file.</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Can I use any javascript feature for expression syntax in AOT?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No, the AOT collector understands a subset of (or limited) JavaScript features. If an expression uses unsupported syntax, the collector writes an error node to the .metadata.json file. Later point of time, the compiler reports an error if it needs that piece of metadata to generate the application code.</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folding?</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compiler can only resolve references to exported symbols in the metadata. Where as some of the non-exported members are folded while generating the code. i.e Folding is a process in which the collector evaluate an expression during collection and record the result in the .metadata.json instead of the original expression. For example, the compiler couldn't refer selector reference because it is not exported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let selector = 'app-root';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selector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Will be folded into inline selector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'app-root'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Remember that the compiler can’t fold everything. For example, spread operator on arrays, objects created using new keywords and function calls.</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macros?</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AOT compiler supports macros in the form of functions or static methods that return an expression in a </w:t>
      </w:r>
      <w:r>
        <w:rPr>
          <w:rFonts w:eastAsia="Times New Roman" w:cs="Consolas" w:ascii="Consolas" w:hAnsi="Consolas"/>
          <w:color w:val="000000"/>
          <w:sz w:val="20"/>
          <w:szCs w:val="20"/>
        </w:rPr>
        <w:t>single return expression</w:t>
      </w:r>
      <w:r>
        <w:rPr>
          <w:rFonts w:eastAsia="Times New Roman" w:cs="Segoe UI" w:ascii="Segoe UI" w:hAnsi="Segoe UI"/>
          <w:color w:val="000000"/>
          <w:sz w:val="24"/>
          <w:szCs w:val="24"/>
        </w:rPr>
        <w:t>. For example, let us take a below macro function,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function wrapInArray&lt;T&gt;(value: T): 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[value];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use it inside metadata as an expression,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declarations: wrapInArray(TypicalComponent)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TypicalModule {}</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compiler treats the macro expression as it written directly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declarations: [TypicalComponent]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TypicalModule {}</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Give an example of few metadata errors?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Below are some of the errors encountered in metadata,</w:t>
      </w:r>
    </w:p>
    <w:p>
      <w:pPr>
        <w:pStyle w:val="Normal"/>
        <w:numPr>
          <w:ilvl w:val="1"/>
          <w:numId w:val="7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Expression form not supported:</w:t>
      </w:r>
      <w:r>
        <w:rPr>
          <w:rFonts w:eastAsia="Times New Roman" w:cs="Segoe UI" w:ascii="Segoe UI" w:hAnsi="Segoe UI"/>
          <w:color w:val="000000"/>
          <w:sz w:val="24"/>
          <w:szCs w:val="24"/>
        </w:rPr>
        <w:t> Some of the language features outside of the compiler's restricted expression syntax used in angular metadata can produce this error. Let's see some of these examples,</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1. export class User { ... }</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prop = typeof User; // typeof is not valid in metadata</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2. { provide: 'token', useValue: { [prop]: 'value' } }; // bracket notation is not valid in metadata</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 Reference to a local (non-exported) symbol:** The compiler encountered a referenced to a locally defined symbol that either wasn't exported or wasn't initialized. Let's take example of this error,</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ERROR</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let username: string; // neither exported nor initialized</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'my-component',</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 ,</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providers: [</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provide: User, useValue: username }</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MyComponent {}</w:t>
      </w:r>
    </w:p>
    <w:p>
      <w:pPr>
        <w:pStyle w:val="Normal"/>
        <w:shd w:val="clear" w:color="auto" w:fill="FFFFFF"/>
        <w:spacing w:lineRule="auto" w:line="240" w:before="0" w:afterAutospacing="1"/>
        <w:ind w:left="144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fix this by either exporting or initializing the value,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let username: string; // exported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(or)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let username = 'John'; // initialized</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Function calls are not supported:</w:t>
      </w:r>
      <w:r>
        <w:rPr>
          <w:rFonts w:eastAsia="Times New Roman" w:cs="Segoe UI" w:ascii="Segoe UI" w:hAnsi="Segoe UI"/>
          <w:color w:val="000000"/>
          <w:sz w:val="24"/>
          <w:szCs w:val="24"/>
        </w:rPr>
        <w:t> The compiler does not currently support function expressions or lambda functions. For example, you cannot set a provider's useFactory to an anonymous function or arrow function as below.</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providers: [</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provide: MyStrategy, useFactory: function() { ... } },</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provide: OtherStrategy, useFactory: () =&gt; { ... }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FFFFF"/>
        <w:spacing w:lineRule="auto" w:line="240" w:before="0" w:afterAutospacing="1"/>
        <w:ind w:left="144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fix this with exported function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function myStrategy() { ...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function otherStrategy() { ...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 // metadata</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providers: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provide: MyStrategy, useFactory: myStrategy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provide: OtherStrategy, useFactory: otherStrategy },</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Destructured variable or constant not supported:</w:t>
      </w:r>
      <w:r>
        <w:rPr>
          <w:rFonts w:eastAsia="Times New Roman" w:cs="Segoe UI" w:ascii="Segoe UI" w:hAnsi="Segoe UI"/>
          <w:color w:val="000000"/>
          <w:sz w:val="24"/>
          <w:szCs w:val="24"/>
        </w:rPr>
        <w:t> The compiler does not support references to variables assigned by destructuring. For example, you cannot write something like this:</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import { user } from './user';</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destructured assignment to name and age</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const {name, age} = user;</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//metadata</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providers: [</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 Name, useValue: name},</w:t>
      </w:r>
    </w:p>
    <w:p>
      <w:pPr>
        <w:pStyle w:val="Normal"/>
        <w:numPr>
          <w:ilvl w:val="1"/>
          <w:numId w:val="75"/>
        </w:numPr>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36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 Age, useValue: age},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FFFFF"/>
        <w:spacing w:lineRule="auto" w:line="240" w:before="0" w:afterAutospacing="1"/>
        <w:ind w:left="144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fix this by non-destructured values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user } from './user';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 //metadata</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providers: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 Name, useValue: user.name},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 Age, useValue: user.age},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4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metadata rewriting?</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Metadata rewriting is the process in which the compiler converts the expression initializing the fields such as useClass, useValue, useFactory, and data into an exported variable, which replaces the expression. Remember that the compiler does this rewriting during the emit of the .js file but not in definition files( .d.ts file).</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provide configuration inheritance?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Compiler supports configuration inheritance through extends in the tsconfig.json on angularCompilerOptions. i.e, The configuration from the base file(for example, tsconfig.base.json) are loaded first, then overridden by those in the inheriting config file.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"extends": "../tsconfig.base.json",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"compilerOptions":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"experimentalDecorators": true,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"angularCompilerOptions":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"fullTemplateTypeCheck": true,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"preserveWhitespaces": true,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specify angular template compiler options?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angular template compiler options are specified as members of the </w:t>
      </w:r>
      <w:r>
        <w:rPr>
          <w:rFonts w:eastAsia="Times New Roman" w:cs="Segoe UI" w:ascii="Segoe UI" w:hAnsi="Segoe UI"/>
          <w:b/>
          <w:bCs/>
          <w:color w:val="000000"/>
          <w:sz w:val="24"/>
          <w:szCs w:val="24"/>
        </w:rPr>
        <w:t>angularCompilerOptions</w:t>
      </w:r>
      <w:r>
        <w:rPr>
          <w:rFonts w:eastAsia="Times New Roman" w:cs="Segoe UI" w:ascii="Segoe UI" w:hAnsi="Segoe UI"/>
          <w:color w:val="000000"/>
          <w:sz w:val="24"/>
          <w:szCs w:val="24"/>
        </w:rPr>
        <w:t> object in the tsconfig.json file. These options will be specified adjecent to typescript compiler options.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"compilerOptions":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"experimentalDecorators": true,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"angularCompilerOptions":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"fullTemplateTypeCheck": true,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"preserveWhitespaces": true,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enable binding expression validation?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enable binding expression validation explicitly by adding the compiler option </w:t>
      </w:r>
      <w:r>
        <w:rPr>
          <w:rFonts w:eastAsia="Times New Roman" w:cs="Segoe UI" w:ascii="Segoe UI" w:hAnsi="Segoe UI"/>
          <w:b/>
          <w:bCs/>
          <w:color w:val="000000"/>
          <w:sz w:val="24"/>
          <w:szCs w:val="24"/>
        </w:rPr>
        <w:t>fullTemplateTypeCheck</w:t>
      </w:r>
      <w:r>
        <w:rPr>
          <w:rFonts w:eastAsia="Times New Roman" w:cs="Segoe UI" w:ascii="Segoe UI" w:hAnsi="Segoe UI"/>
          <w:color w:val="000000"/>
          <w:sz w:val="24"/>
          <w:szCs w:val="24"/>
        </w:rPr>
        <w:t> in the "angularCompilerOptions" of the project's tsconfig.json. It produces error messages when a type error is detected in a template binding expression. For example, consider the following 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'{{user.contacts.email}}'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class MyComponent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user?: User;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This will produce the following error: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my.component.ts.MyComponent.html(1,1): : Property 'contacts' does not exist on type 'User'. Did you mean 'contact'?</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purpose of any type cast function?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disable binding expression type checking using $any() type cast function(by surrounding the expression). In the following example, the error Property contacts does not exist is suppressed by casting user to the any type.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'{{$any(user).contacts.email}}'</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$any() cast function also works with this to allow access to undeclared members of the 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'{{$any(this).contacts.email}}'</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Non null type assertion operator?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use the non-null type assertion operator to suppress the Object is possibly 'undefined' error. In the following example, the user and contact properties are always set together, implying that contact is always non-null if user is non-null. The error is suppressed in the example by using contact!.email.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'&lt;span *ngIf="user"&gt; {{user.name}} contacted through {{contact!.email}} &lt;/span&gt;'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class MyComponent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user?: User;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contact?: Contact;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setData(user: User, contact: Contact)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this.user = user;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this.contact = contact;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type narrowing?</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expression used in an ngIf directive is used to narrow type unions in the Angular template compiler similar to if expression in typescript. So *ngIf allows the typeScript compiler to infer that the data used in the binding expression will never be undefined.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'&lt;span *ngIf="user"&gt; {{user.contact.email}} &lt;/span&gt;'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class MyComponent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user?: User;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describe various dependencies in angular application?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dependencies section of package.json with in an angular application can be divided as follow,</w:t>
      </w:r>
    </w:p>
    <w:p>
      <w:pPr>
        <w:pStyle w:val="Normal"/>
        <w:numPr>
          <w:ilvl w:val="1"/>
          <w:numId w:val="7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Angular packages:</w:t>
      </w:r>
      <w:r>
        <w:rPr>
          <w:rFonts w:eastAsia="Times New Roman" w:cs="Segoe UI" w:ascii="Segoe UI" w:hAnsi="Segoe UI"/>
          <w:color w:val="000000"/>
          <w:sz w:val="24"/>
          <w:szCs w:val="24"/>
        </w:rPr>
        <w:t> Angular core and optional modules; their package names begin @angular/.</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Support packages:</w:t>
      </w:r>
      <w:r>
        <w:rPr>
          <w:rFonts w:eastAsia="Times New Roman" w:cs="Segoe UI" w:ascii="Segoe UI" w:hAnsi="Segoe UI"/>
          <w:color w:val="000000"/>
          <w:sz w:val="24"/>
          <w:szCs w:val="24"/>
        </w:rPr>
        <w:t> Third-party libraries that must be present for Angular apps to run.</w:t>
      </w:r>
    </w:p>
    <w:p>
      <w:pPr>
        <w:pStyle w:val="Normal"/>
        <w:numPr>
          <w:ilvl w:val="1"/>
          <w:numId w:val="7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Polyfill packages:</w:t>
      </w:r>
      <w:r>
        <w:rPr>
          <w:rFonts w:eastAsia="Times New Roman" w:cs="Segoe UI" w:ascii="Segoe UI" w:hAnsi="Segoe UI"/>
          <w:color w:val="000000"/>
          <w:sz w:val="24"/>
          <w:szCs w:val="24"/>
        </w:rPr>
        <w:t> Polyfills plug gaps in a browser's JavaScript implementation.</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zone?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Zone is an execution context that persists across async tasks. Angular relies on zone.js to run Angular's change detection processes when native JavaScript operations raise events</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purpose of common module?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commonly-needed services, pipes, and directives provided by @angular/common module. Apart from these HttpClientModule is available under @angular/common/http.</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codelyzer?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Codelyzer provides set of tslint rules for static code analysis of Angular TypeScript projects. ou can run the static code analyzer over web apps, NativeScript, Ionic etc. Angular CLI has support for this and it can be use as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new codelyzer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lint</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angular animation?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Angular's animation system is built on CSS functionality in order to animate any property that the browser considers animatable. These properties includes positions, sizes, transforms, colors, borders etc. The Angular modules for animations are </w:t>
      </w:r>
      <w:r>
        <w:rPr>
          <w:rFonts w:eastAsia="Times New Roman" w:cs="Segoe UI" w:ascii="Segoe UI" w:hAnsi="Segoe UI"/>
          <w:b/>
          <w:bCs/>
          <w:color w:val="000000"/>
          <w:sz w:val="24"/>
          <w:szCs w:val="24"/>
        </w:rPr>
        <w:t>@angular/animations</w:t>
      </w:r>
      <w:r>
        <w:rPr>
          <w:rFonts w:eastAsia="Times New Roman" w:cs="Segoe UI" w:ascii="Segoe UI" w:hAnsi="Segoe UI"/>
          <w:color w:val="000000"/>
          <w:sz w:val="24"/>
          <w:szCs w:val="24"/>
        </w:rPr>
        <w:t> and </w:t>
      </w:r>
      <w:r>
        <w:rPr>
          <w:rFonts w:eastAsia="Times New Roman" w:cs="Segoe UI" w:ascii="Segoe UI" w:hAnsi="Segoe UI"/>
          <w:b/>
          <w:bCs/>
          <w:color w:val="000000"/>
          <w:sz w:val="24"/>
          <w:szCs w:val="24"/>
        </w:rPr>
        <w:t>@angular/platform-browser</w:t>
      </w:r>
      <w:r>
        <w:rPr>
          <w:rFonts w:eastAsia="Times New Roman" w:cs="Segoe UI" w:ascii="Segoe UI" w:hAnsi="Segoe UI"/>
          <w:color w:val="000000"/>
          <w:sz w:val="24"/>
          <w:szCs w:val="24"/>
        </w:rPr>
        <w:t> and these dependencies are automatically added to your project when you create a project using Angular CLI.</w:t>
      </w:r>
    </w:p>
    <w:p>
      <w:pPr>
        <w:pStyle w:val="Normal"/>
        <w:numPr>
          <w:ilvl w:val="0"/>
          <w:numId w:val="7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steps to use animation module?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need to follow below steps to implement animation in your angular project,</w:t>
      </w:r>
    </w:p>
    <w:p>
      <w:pPr>
        <w:pStyle w:val="Normal"/>
        <w:numPr>
          <w:ilvl w:val="1"/>
          <w:numId w:val="75"/>
        </w:numPr>
        <w:shd w:val="clear" w:color="auto" w:fill="FFFFFF"/>
        <w:spacing w:lineRule="auto" w:line="240" w:beforeAutospacing="1" w:afterAutospacing="1"/>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Enabling the animations module:</w:t>
      </w:r>
      <w:r>
        <w:rPr>
          <w:rFonts w:eastAsia="Times New Roman" w:cs="Segoe UI" w:ascii="Segoe UI" w:hAnsi="Segoe UI"/>
          <w:color w:val="000000"/>
          <w:sz w:val="24"/>
          <w:szCs w:val="24"/>
        </w:rPr>
        <w:t> Import BrowserAnimationsModule to add animation capabilities into your Angular root application module(for example, src/app/app.module.ts).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NgModule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BrowserModule } from '@angular/platform-browser';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BrowserAnimationsModule } from '@angular/platform-browser/animations';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imports: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BrowserModule,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BrowserAnimationsModule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declarations: [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bootstrap: [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AppModule { }</w:t>
      </w:r>
    </w:p>
    <w:p>
      <w:pPr>
        <w:pStyle w:val="Normal"/>
        <w:numPr>
          <w:ilvl w:val="1"/>
          <w:numId w:val="76"/>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b/>
          <w:bCs/>
          <w:color w:val="000000"/>
          <w:sz w:val="24"/>
          <w:szCs w:val="24"/>
        </w:rPr>
        <w:t>Importing animation functions into component files:</w:t>
      </w:r>
      <w:r>
        <w:rPr>
          <w:rFonts w:eastAsia="Times New Roman" w:cs="Segoe UI" w:ascii="Segoe UI" w:hAnsi="Segoe UI"/>
          <w:color w:val="000000"/>
          <w:sz w:val="24"/>
          <w:szCs w:val="24"/>
        </w:rPr>
        <w:t> Import required animation functions from @angular/animations in component files(for example, src/app/app.component.ts).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trigger,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state,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style,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animate,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transition,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from '@angular/animations';</w:t>
      </w:r>
    </w:p>
    <w:p>
      <w:pPr>
        <w:pStyle w:val="Normal"/>
        <w:numPr>
          <w:ilvl w:val="1"/>
          <w:numId w:val="77"/>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b/>
          <w:bCs/>
          <w:color w:val="000000"/>
          <w:sz w:val="24"/>
          <w:szCs w:val="24"/>
        </w:rPr>
        <w:t>Adding the animation metadata property:</w:t>
      </w:r>
      <w:r>
        <w:rPr>
          <w:rFonts w:eastAsia="Times New Roman" w:cs="Segoe UI" w:ascii="Segoe UI" w:hAnsi="Segoe UI"/>
          <w:color w:val="000000"/>
          <w:sz w:val="24"/>
          <w:szCs w:val="24"/>
        </w:rPr>
        <w:t> add a metadata property called animations: within the @Component() decorator in component files(for example, src/app/app.component.ts)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'app-root',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templateUrl: 'app.component.html',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styleUrls: ['app.component.css'],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animations: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animation triggers go here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7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State function?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Angular's state() function is used to define different states to call at the end of each transition. This function takes two arguments: a unique name like open or closed and a style() function. For example, you can write a open state function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state('open', style({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height: '300px',</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opacity: 0.5,</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backgroundColor: 'blue'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7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Style function?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style function is used to define a set of styles to associate with a given state name. You need to use it along with state() function to set CSS style attributes. For example, in the close state, the button has a height of 100 pixels, an opacity of 0.8, and a background color of green.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state('close', style({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height: '100px',</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opacity: 0.8,</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backgroundColor: 'green'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b/>
          <w:bCs/>
          <w:color w:val="000000"/>
          <w:sz w:val="24"/>
          <w:szCs w:val="24"/>
        </w:rPr>
        <w:t>Note:</w:t>
      </w:r>
      <w:r>
        <w:rPr>
          <w:rFonts w:eastAsia="Times New Roman" w:cs="Segoe UI" w:ascii="Segoe UI" w:hAnsi="Segoe UI"/>
          <w:color w:val="000000"/>
          <w:sz w:val="24"/>
          <w:szCs w:val="24"/>
        </w:rPr>
        <w:t> The style attributes must be in camelCase</w:t>
      </w:r>
    </w:p>
    <w:p>
      <w:pPr>
        <w:pStyle w:val="Normal"/>
        <w:numPr>
          <w:ilvl w:val="0"/>
          <w:numId w:val="7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the purpose of animate function?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Animations are a powerful way to implement sophisticated and compelling animations for your Angular single page web application.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Component, OnInit, Input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trigger, state, style, animate, transition } from '@angular/animations';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selector: 'app-animate',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templateUrl: `&lt;div [@changeState]="currentState" class="myblock mx-auto"&gt;&lt;/div&gt;`,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styleUrls: `.myblock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background-color: green;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width: 300px;</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height: 250px;</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border-radius: 5px;</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margin: 5rem;</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animations: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trigger('changeState',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state('state1', style({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backgroundColor: 'green',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transform: 'scale(1)'</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state('state2', style({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backgroundColor: 'red',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transform: 'scale(1.5)'</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transition('*=&gt;state1', animate('300ms')),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transition('*=&gt;state2', animate('2000ms'))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AnimateComponent implements OnInit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@Input() currentState;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 {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ngOnInit()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7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transition function?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animation transition function is used to specify the changes that occur between one state and another over a period of time. It accepts two arguments: the first argument accepts an expression that defines the direction between two transition states, and the second argument accepts an animate() function. Let's take an example state transition from open to closed with an half second transition between states.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transition('open =&gt; closed',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animate('500ms')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7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to inject the dynamic script in angular?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Using DomSanitizer we can inject the dynamic Html,Style,Script,Url.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Component, OnInit } from '@angular/core';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import { DomSanitizer } from '@angular/platform-browser';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@Component({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selector: 'my-app',</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&lt;div [innerHtml]="htmlSnippet"&gt;&lt;/div&gt;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export class App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constructor(protected sanitizer: DomSanitizer)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htmlSnippet: string = this.sanitizer.bypassSecurityTrustScript("&lt;script&gt;safeCode()&lt;/script&gt;");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numPr>
          <w:ilvl w:val="0"/>
          <w:numId w:val="7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 service worker and its role in Angular?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service worker is a script that runs in the web browser and manages caching for an application. Starting from 5.0.0 version, Angular ships with a service worker implementation. Angular service worker is designed to optimize the end user experience of using an application over a slow or unreliable network connection, while also minimizing the risks of serving outdated content.</w:t>
      </w:r>
    </w:p>
    <w:p>
      <w:pPr>
        <w:pStyle w:val="Normal"/>
        <w:numPr>
          <w:ilvl w:val="0"/>
          <w:numId w:val="7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design goals of service workers?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Below are the list of design goals of Angular's service workers,</w:t>
      </w:r>
    </w:p>
    <w:p>
      <w:pPr>
        <w:pStyle w:val="Normal"/>
        <w:numPr>
          <w:ilvl w:val="1"/>
          <w:numId w:val="78"/>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It caches an application just like installing a native application</w:t>
      </w:r>
    </w:p>
    <w:p>
      <w:pPr>
        <w:pStyle w:val="Normal"/>
        <w:numPr>
          <w:ilvl w:val="1"/>
          <w:numId w:val="78"/>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A running application continues to run with the same version of all files without any incompatible files</w:t>
      </w:r>
    </w:p>
    <w:p>
      <w:pPr>
        <w:pStyle w:val="Normal"/>
        <w:numPr>
          <w:ilvl w:val="1"/>
          <w:numId w:val="78"/>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When you refresh the application, it loads the latest fully cached version</w:t>
      </w:r>
    </w:p>
    <w:p>
      <w:pPr>
        <w:pStyle w:val="Normal"/>
        <w:numPr>
          <w:ilvl w:val="1"/>
          <w:numId w:val="78"/>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When changes are published then it immediately updates in the background</w:t>
      </w:r>
    </w:p>
    <w:p>
      <w:pPr>
        <w:pStyle w:val="Normal"/>
        <w:numPr>
          <w:ilvl w:val="1"/>
          <w:numId w:val="78"/>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Service workers saves the bandwidth by downloading the resources only when they changed.</w:t>
      </w:r>
    </w:p>
    <w:p>
      <w:pPr>
        <w:pStyle w:val="Normal"/>
        <w:numPr>
          <w:ilvl w:val="0"/>
          <w:numId w:val="7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differences between AngularJS and Angular with respect to dependency injection?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Dependency injection is a common component in both AngularJS and Angular, but there are some key differences between the two frameworks in how it actually works. | AngularJS | Angular | |---- | --------- | Dependency injection tokens are always strings | Tokens can have different types. They are often classes and sometimes can be strings. | | There is exactly one injector even though it is a multi-module applications | There is a tree hierarchy of injectors, with a root injector and an additional injector for each component. |</w:t>
      </w:r>
    </w:p>
    <w:p>
      <w:pPr>
        <w:pStyle w:val="Normal"/>
        <w:numPr>
          <w:ilvl w:val="0"/>
          <w:numId w:val="78"/>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Angular Ivy?</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Ivy is a new rendering engine for Angular. You can choose to opt in a preview version of Ivy from Angular version 8.</w:t>
      </w:r>
    </w:p>
    <w:p>
      <w:pPr>
        <w:pStyle w:val="Normal"/>
        <w:numPr>
          <w:ilvl w:val="1"/>
          <w:numId w:val="78"/>
        </w:numPr>
        <w:shd w:val="clear" w:color="auto" w:fill="FFFFFF"/>
        <w:spacing w:lineRule="auto" w:line="240" w:beforeAutospacing="1" w:afterAutospacing="1"/>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You can enable ivy in a new project by using the --enable-ivy flag with the ng new command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new ivy-demo-app --enable-ivy</w:t>
      </w:r>
    </w:p>
    <w:p>
      <w:pPr>
        <w:pStyle w:val="Normal"/>
        <w:numPr>
          <w:ilvl w:val="1"/>
          <w:numId w:val="79"/>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You can add it to an existing project by adding </w:t>
      </w:r>
      <w:r>
        <w:rPr>
          <w:rFonts w:eastAsia="Times New Roman" w:cs="Consolas" w:ascii="Consolas" w:hAnsi="Consolas"/>
          <w:color w:val="000000"/>
          <w:sz w:val="20"/>
          <w:szCs w:val="20"/>
        </w:rPr>
        <w:t>enableIvy</w:t>
      </w:r>
      <w:r>
        <w:rPr>
          <w:rFonts w:eastAsia="Times New Roman" w:cs="Segoe UI" w:ascii="Segoe UI" w:hAnsi="Segoe UI"/>
          <w:color w:val="000000"/>
          <w:sz w:val="24"/>
          <w:szCs w:val="24"/>
        </w:rPr>
        <w:t> option in the </w:t>
      </w:r>
      <w:r>
        <w:rPr>
          <w:rFonts w:eastAsia="Times New Roman" w:cs="Consolas" w:ascii="Consolas" w:hAnsi="Consolas"/>
          <w:color w:val="000000"/>
          <w:sz w:val="20"/>
          <w:szCs w:val="20"/>
        </w:rPr>
        <w:t>angularCompilerOptions</w:t>
      </w:r>
      <w:r>
        <w:rPr>
          <w:rFonts w:eastAsia="Times New Roman" w:cs="Segoe UI" w:ascii="Segoe UI" w:hAnsi="Segoe UI"/>
          <w:color w:val="000000"/>
          <w:sz w:val="24"/>
          <w:szCs w:val="24"/>
        </w:rPr>
        <w:t> in your project's </w:t>
      </w:r>
      <w:r>
        <w:rPr>
          <w:rFonts w:eastAsia="Times New Roman" w:cs="Consolas" w:ascii="Consolas" w:hAnsi="Consolas"/>
          <w:color w:val="000000"/>
          <w:sz w:val="20"/>
          <w:szCs w:val="20"/>
        </w:rPr>
        <w:t>tsconfig.app.json</w:t>
      </w:r>
      <w:r>
        <w:rPr>
          <w:rFonts w:eastAsia="Times New Roman" w:cs="Segoe UI" w:ascii="Segoe UI" w:hAnsi="Segoe UI"/>
          <w:color w:val="000000"/>
          <w:sz w:val="24"/>
          <w:szCs w:val="24"/>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"compilerOptions": { ...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"angularCompilerOptions":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"enableIvy": true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79"/>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features included in ivy preview?</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expect below features with Ivy preview,</w:t>
      </w:r>
    </w:p>
    <w:p>
      <w:pPr>
        <w:pStyle w:val="Normal"/>
        <w:numPr>
          <w:ilvl w:val="1"/>
          <w:numId w:val="80"/>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Generated code that is easier to read and debug at runtime</w:t>
      </w:r>
    </w:p>
    <w:p>
      <w:pPr>
        <w:pStyle w:val="Normal"/>
        <w:numPr>
          <w:ilvl w:val="1"/>
          <w:numId w:val="80"/>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Faster re-build time</w:t>
      </w:r>
    </w:p>
    <w:p>
      <w:pPr>
        <w:pStyle w:val="Normal"/>
        <w:numPr>
          <w:ilvl w:val="1"/>
          <w:numId w:val="80"/>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Improved payload size</w:t>
      </w:r>
    </w:p>
    <w:p>
      <w:pPr>
        <w:pStyle w:val="Normal"/>
        <w:numPr>
          <w:ilvl w:val="1"/>
          <w:numId w:val="80"/>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Improved template type checking</w:t>
      </w:r>
    </w:p>
    <w:p>
      <w:pPr>
        <w:pStyle w:val="Normal"/>
        <w:numPr>
          <w:ilvl w:val="0"/>
          <w:numId w:val="8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Can I use AOT compilation with Ivy?</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Yes, it is a recommended configuration. Also, AOT compilation with Ivy is faster. So you need set the default build options(with in angular.json) for your project to always use AOT compilation.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"projects":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"my-project":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"architect":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"build":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"options":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"aot": true,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0"/>
          <w:numId w:val="8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Angular Language Service?</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Angular Language Service is a way to get completions, errors, hints, and navigation inside your Angular templates whether they are external in an HTML file or embedded in annotations/decorators in a string. It has the ability to autodetect that you are opening an Angular file, reads your </w:t>
      </w:r>
      <w:r>
        <w:rPr>
          <w:rFonts w:eastAsia="Times New Roman" w:cs="Consolas" w:ascii="Consolas" w:hAnsi="Consolas"/>
          <w:color w:val="000000"/>
          <w:sz w:val="20"/>
          <w:szCs w:val="20"/>
        </w:rPr>
        <w:t>tsconfig.json</w:t>
      </w:r>
      <w:r>
        <w:rPr>
          <w:rFonts w:eastAsia="Times New Roman" w:cs="Segoe UI" w:ascii="Segoe UI" w:hAnsi="Segoe UI"/>
          <w:color w:val="000000"/>
          <w:sz w:val="24"/>
          <w:szCs w:val="24"/>
        </w:rPr>
        <w:t> file, finds all the templates you have in your application, and then provides all the language services.</w:t>
      </w:r>
    </w:p>
    <w:p>
      <w:pPr>
        <w:pStyle w:val="Normal"/>
        <w:numPr>
          <w:ilvl w:val="0"/>
          <w:numId w:val="8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install angular language service in the project?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install Angular Language Service in your project with the following npm command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npm install --save-dev @angular/language-service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After that add the following to the "compilerOptions" section of your project's tsconfig.json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"plugins":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{"name": "@angular/language-service"}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b/>
          <w:bCs/>
          <w:color w:val="000000"/>
          <w:sz w:val="24"/>
          <w:szCs w:val="24"/>
        </w:rPr>
        <w:t>Note:</w:t>
      </w:r>
      <w:r>
        <w:rPr>
          <w:rFonts w:eastAsia="Times New Roman" w:cs="Segoe UI" w:ascii="Segoe UI" w:hAnsi="Segoe UI"/>
          <w:color w:val="000000"/>
          <w:sz w:val="24"/>
          <w:szCs w:val="24"/>
        </w:rPr>
        <w:t> The completion and diagnostic services works for .ts files only. You need to use custom plugins for supporting HTML files.</w:t>
      </w:r>
    </w:p>
    <w:p>
      <w:pPr>
        <w:pStyle w:val="Normal"/>
        <w:numPr>
          <w:ilvl w:val="0"/>
          <w:numId w:val="8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Is there any editor support for Angular Language Service?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Yes, Angular Language Service is currently available for Visual Studio Code and WebStorm IDEs. You need to install angular language service using an extension and devDependency respectively. In sublime editor, you need to install typescript which has has a language service plugin model.</w:t>
      </w:r>
    </w:p>
    <w:p>
      <w:pPr>
        <w:pStyle w:val="Normal"/>
        <w:numPr>
          <w:ilvl w:val="0"/>
          <w:numId w:val="8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Explain the features provided by Angular Language Service?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Basically there are 3 main features provided by Angular Language Service,</w:t>
      </w:r>
    </w:p>
    <w:p>
      <w:pPr>
        <w:pStyle w:val="Normal"/>
        <w:numPr>
          <w:ilvl w:val="1"/>
          <w:numId w:val="80"/>
        </w:numPr>
        <w:shd w:val="clear" w:color="auto" w:fill="FFFFFF"/>
        <w:spacing w:lineRule="auto" w:line="240" w:beforeAutospacing="1" w:afterAutospacing="1"/>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Autocompletion:</w:t>
      </w:r>
      <w:r>
        <w:rPr>
          <w:rFonts w:eastAsia="Times New Roman" w:cs="Segoe UI" w:ascii="Segoe UI" w:hAnsi="Segoe UI"/>
          <w:color w:val="000000"/>
          <w:sz w:val="24"/>
          <w:szCs w:val="24"/>
        </w:rPr>
        <w:t> Autocompletion can speed up your development time by providing you with contextual possibilities and hints as you type with in an interpolation and elements.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drawing>
          <wp:inline distT="0" distB="0" distL="0" distR="0">
            <wp:extent cx="4572000" cy="685800"/>
            <wp:effectExtent l="0" t="0" r="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pic:cNvPicPr>
                      <a:picLocks noChangeAspect="1" noChangeArrowheads="1"/>
                    </pic:cNvPicPr>
                  </pic:nvPicPr>
                  <pic:blipFill>
                    <a:blip r:embed="rId24"/>
                    <a:stretch>
                      <a:fillRect/>
                    </a:stretch>
                  </pic:blipFill>
                  <pic:spPr bwMode="auto">
                    <a:xfrm>
                      <a:off x="0" y="0"/>
                      <a:ext cx="4572000" cy="685800"/>
                    </a:xfrm>
                    <a:prstGeom prst="rect">
                      <a:avLst/>
                    </a:prstGeom>
                  </pic:spPr>
                </pic:pic>
              </a:graphicData>
            </a:graphic>
          </wp:inline>
        </w:drawing>
      </w:r>
    </w:p>
    <w:p>
      <w:pPr>
        <w:pStyle w:val="Normal"/>
        <w:numPr>
          <w:ilvl w:val="1"/>
          <w:numId w:val="81"/>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b/>
          <w:bCs/>
          <w:color w:val="000000"/>
          <w:sz w:val="24"/>
          <w:szCs w:val="24"/>
        </w:rPr>
        <w:t>Error checking:</w:t>
      </w:r>
      <w:r>
        <w:rPr>
          <w:rFonts w:eastAsia="Times New Roman" w:cs="Segoe UI" w:ascii="Segoe UI" w:hAnsi="Segoe UI"/>
          <w:color w:val="000000"/>
          <w:sz w:val="24"/>
          <w:szCs w:val="24"/>
        </w:rPr>
        <w:t> It can also warn you of mistakes in your code.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drawing>
          <wp:inline distT="0" distB="0" distL="0" distR="0">
            <wp:extent cx="4572000" cy="1200150"/>
            <wp:effectExtent l="0" t="0" r="0" b="0"/>
            <wp:docPr id="15"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ScreenShot"/>
                    <pic:cNvPicPr>
                      <a:picLocks noChangeAspect="1" noChangeArrowheads="1"/>
                    </pic:cNvPicPr>
                  </pic:nvPicPr>
                  <pic:blipFill>
                    <a:blip r:embed="rId25"/>
                    <a:stretch>
                      <a:fillRect/>
                    </a:stretch>
                  </pic:blipFill>
                  <pic:spPr bwMode="auto">
                    <a:xfrm>
                      <a:off x="0" y="0"/>
                      <a:ext cx="4572000" cy="1200150"/>
                    </a:xfrm>
                    <a:prstGeom prst="rect">
                      <a:avLst/>
                    </a:prstGeom>
                  </pic:spPr>
                </pic:pic>
              </a:graphicData>
            </a:graphic>
          </wp:inline>
        </w:drawing>
      </w:r>
    </w:p>
    <w:p>
      <w:pPr>
        <w:pStyle w:val="Normal"/>
        <w:numPr>
          <w:ilvl w:val="1"/>
          <w:numId w:val="82"/>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b/>
          <w:bCs/>
          <w:color w:val="000000"/>
          <w:sz w:val="24"/>
          <w:szCs w:val="24"/>
        </w:rPr>
        <w:t>Navigation:</w:t>
      </w:r>
      <w:r>
        <w:rPr>
          <w:rFonts w:eastAsia="Times New Roman" w:cs="Segoe UI" w:ascii="Segoe UI" w:hAnsi="Segoe UI"/>
          <w:color w:val="000000"/>
          <w:sz w:val="24"/>
          <w:szCs w:val="24"/>
        </w:rPr>
        <w:t> Navigation allows you to hover a component, directive, module and then click and press F12 to go directly to its definition.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drawing>
          <wp:inline distT="0" distB="0" distL="0" distR="0">
            <wp:extent cx="3733800" cy="1771650"/>
            <wp:effectExtent l="0" t="0" r="0" b="0"/>
            <wp:docPr id="16" name="Picture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ScreenShot"/>
                    <pic:cNvPicPr>
                      <a:picLocks noChangeAspect="1" noChangeArrowheads="1"/>
                    </pic:cNvPicPr>
                  </pic:nvPicPr>
                  <pic:blipFill>
                    <a:blip r:embed="rId26"/>
                    <a:stretch>
                      <a:fillRect/>
                    </a:stretch>
                  </pic:blipFill>
                  <pic:spPr bwMode="auto">
                    <a:xfrm>
                      <a:off x="0" y="0"/>
                      <a:ext cx="3733800" cy="1771650"/>
                    </a:xfrm>
                    <a:prstGeom prst="rect">
                      <a:avLst/>
                    </a:prstGeom>
                  </pic:spPr>
                </pic:pic>
              </a:graphicData>
            </a:graphic>
          </wp:inline>
        </w:drawing>
      </w:r>
    </w:p>
    <w:p>
      <w:pPr>
        <w:pStyle w:val="Normal"/>
        <w:numPr>
          <w:ilvl w:val="0"/>
          <w:numId w:val="82"/>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add web workers in your application?</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add web worker anywhere in your application. For example, If the file that contains your expensive computation is </w:t>
      </w:r>
      <w:r>
        <w:rPr>
          <w:rFonts w:eastAsia="Times New Roman" w:cs="Consolas" w:ascii="Consolas" w:hAnsi="Consolas"/>
          <w:color w:val="000000"/>
          <w:sz w:val="20"/>
          <w:szCs w:val="20"/>
        </w:rPr>
        <w:t>src/app/app.component.ts</w:t>
      </w:r>
      <w:r>
        <w:rPr>
          <w:rFonts w:eastAsia="Times New Roman" w:cs="Segoe UI" w:ascii="Segoe UI" w:hAnsi="Segoe UI"/>
          <w:color w:val="000000"/>
          <w:sz w:val="24"/>
          <w:szCs w:val="24"/>
        </w:rPr>
        <w:t>, you can add a Web Worker using </w:t>
      </w:r>
      <w:r>
        <w:rPr>
          <w:rFonts w:eastAsia="Times New Roman" w:cs="Consolas" w:ascii="Consolas" w:hAnsi="Consolas"/>
          <w:color w:val="000000"/>
          <w:sz w:val="20"/>
          <w:szCs w:val="20"/>
        </w:rPr>
        <w:t>ng generate web-worker app</w:t>
      </w:r>
      <w:r>
        <w:rPr>
          <w:rFonts w:eastAsia="Times New Roman" w:cs="Segoe UI" w:ascii="Segoe UI" w:hAnsi="Segoe UI"/>
          <w:color w:val="000000"/>
          <w:sz w:val="24"/>
          <w:szCs w:val="24"/>
        </w:rPr>
        <w:t> command which will create </w:t>
      </w:r>
      <w:r>
        <w:rPr>
          <w:rFonts w:eastAsia="Times New Roman" w:cs="Consolas" w:ascii="Consolas" w:hAnsi="Consolas"/>
          <w:color w:val="000000"/>
          <w:sz w:val="20"/>
          <w:szCs w:val="20"/>
        </w:rPr>
        <w:t>src/app/app.worker.ts</w:t>
      </w:r>
      <w:r>
        <w:rPr>
          <w:rFonts w:eastAsia="Times New Roman" w:cs="Segoe UI" w:ascii="Segoe UI" w:hAnsi="Segoe UI"/>
          <w:color w:val="000000"/>
          <w:sz w:val="24"/>
          <w:szCs w:val="24"/>
        </w:rPr>
        <w:t> web worker file. This command will perform below actions,</w:t>
      </w:r>
    </w:p>
    <w:p>
      <w:pPr>
        <w:pStyle w:val="Normal"/>
        <w:numPr>
          <w:ilvl w:val="1"/>
          <w:numId w:val="83"/>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Configure your project to use Web Workers</w:t>
      </w:r>
    </w:p>
    <w:p>
      <w:pPr>
        <w:pStyle w:val="Normal"/>
        <w:numPr>
          <w:ilvl w:val="1"/>
          <w:numId w:val="83"/>
        </w:numPr>
        <w:shd w:val="clear" w:color="auto" w:fill="FFFFFF"/>
        <w:spacing w:lineRule="auto" w:line="240" w:before="60" w:afterAutospacing="1"/>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Adds app.worker.ts to receive messages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addEventListener('message', ({ data }) =&gt;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response = `worker response to ${data}`;</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postMessage(response);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numPr>
          <w:ilvl w:val="1"/>
          <w:numId w:val="84"/>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color w:val="000000"/>
          <w:sz w:val="24"/>
          <w:szCs w:val="24"/>
        </w:rPr>
        <w:t>The component </w:t>
      </w:r>
      <w:r>
        <w:rPr>
          <w:rFonts w:eastAsia="Times New Roman" w:cs="Consolas" w:ascii="Consolas" w:hAnsi="Consolas"/>
          <w:color w:val="000000"/>
          <w:sz w:val="20"/>
          <w:szCs w:val="20"/>
        </w:rPr>
        <w:t>app.component.ts</w:t>
      </w:r>
      <w:r>
        <w:rPr>
          <w:rFonts w:eastAsia="Times New Roman" w:cs="Segoe UI" w:ascii="Segoe UI" w:hAnsi="Segoe UI"/>
          <w:color w:val="000000"/>
          <w:sz w:val="24"/>
          <w:szCs w:val="24"/>
        </w:rPr>
        <w:t> file updated with web worker file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if (typeof Worker !== 'undefined')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Create a new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worker = new Worker('./app.worker', { type: 'module'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worker.onmessage = ({ data }) =&gt;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console.log('page got message: $\{data\}');</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worker.postMessage('hello');</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else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Web Workers are not supported in this environment.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b/>
          <w:bCs/>
          <w:color w:val="000000"/>
          <w:sz w:val="24"/>
          <w:szCs w:val="24"/>
        </w:rPr>
        <w:t>Note:</w:t>
      </w:r>
      <w:r>
        <w:rPr>
          <w:rFonts w:eastAsia="Times New Roman" w:cs="Segoe UI" w:ascii="Segoe UI" w:hAnsi="Segoe UI"/>
          <w:color w:val="000000"/>
          <w:sz w:val="24"/>
          <w:szCs w:val="24"/>
        </w:rPr>
        <w:t> You may need to refactor your initial scaffolding web worker code for sending messages to and from.</w:t>
      </w:r>
    </w:p>
    <w:p>
      <w:pPr>
        <w:pStyle w:val="Normal"/>
        <w:numPr>
          <w:ilvl w:val="0"/>
          <w:numId w:val="84"/>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limitations with web workers?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need to remember two important things when using Web Workers in Angular projects,</w:t>
      </w:r>
    </w:p>
    <w:p>
      <w:pPr>
        <w:pStyle w:val="Normal"/>
        <w:numPr>
          <w:ilvl w:val="1"/>
          <w:numId w:val="8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Some environments or platforms(like @angular/platform-server) used in Server-side Rendering, don't support Web Workers. In this case you need to provide a fallback mechanism to perform the computations to work in this environments.</w:t>
      </w:r>
    </w:p>
    <w:p>
      <w:pPr>
        <w:pStyle w:val="Normal"/>
        <w:numPr>
          <w:ilvl w:val="1"/>
          <w:numId w:val="85"/>
        </w:numPr>
        <w:shd w:val="clear" w:color="auto" w:fill="FFFFFF"/>
        <w:spacing w:lineRule="auto" w:line="240" w:before="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Running Angular in web worker using </w:t>
      </w:r>
      <w:r>
        <w:rPr>
          <w:rFonts w:eastAsia="Times New Roman" w:cs="Consolas" w:ascii="Consolas" w:hAnsi="Consolas"/>
          <w:color w:val="000000"/>
          <w:sz w:val="20"/>
          <w:szCs w:val="20"/>
        </w:rPr>
        <w:t>@angular/platform-webworker</w:t>
      </w:r>
      <w:r>
        <w:rPr>
          <w:rFonts w:eastAsia="Times New Roman" w:cs="Segoe UI" w:ascii="Segoe UI" w:hAnsi="Segoe UI"/>
          <w:color w:val="000000"/>
          <w:sz w:val="24"/>
          <w:szCs w:val="24"/>
        </w:rPr>
        <w:t> is not yet supported in Angular CLI.</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Angular CLI Builder?</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In Angular8, the CLI Builder API is stable and available to developers who want to customize the </w:t>
      </w:r>
      <w:r>
        <w:rPr>
          <w:rFonts w:eastAsia="Times New Roman" w:cs="Consolas" w:ascii="Consolas" w:hAnsi="Consolas"/>
          <w:color w:val="000000"/>
          <w:sz w:val="20"/>
          <w:szCs w:val="20"/>
        </w:rPr>
        <w:t>Angular CLI</w:t>
      </w:r>
      <w:r>
        <w:rPr>
          <w:rFonts w:eastAsia="Times New Roman" w:cs="Segoe UI" w:ascii="Segoe UI" w:hAnsi="Segoe UI"/>
          <w:color w:val="000000"/>
          <w:sz w:val="24"/>
          <w:szCs w:val="24"/>
        </w:rPr>
        <w:t> by adding or modifying commands. For example, you could supply a builder to perform an entirely new task, or to change which third-party tool is used by an existing command.</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 builder?</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builder function ia a function that uses the </w:t>
      </w:r>
      <w:r>
        <w:rPr>
          <w:rFonts w:eastAsia="Times New Roman" w:cs="Consolas" w:ascii="Consolas" w:hAnsi="Consolas"/>
          <w:color w:val="000000"/>
          <w:sz w:val="20"/>
          <w:szCs w:val="20"/>
        </w:rPr>
        <w:t>Architect API</w:t>
      </w:r>
      <w:r>
        <w:rPr>
          <w:rFonts w:eastAsia="Times New Roman" w:cs="Segoe UI" w:ascii="Segoe UI" w:hAnsi="Segoe UI"/>
          <w:color w:val="000000"/>
          <w:sz w:val="24"/>
          <w:szCs w:val="24"/>
        </w:rPr>
        <w:t> to perform a complex process such as "build" or "test". The builder code is defined in an npm package. For example, BrowserBuilder runs a webpack build for a browser target and KarmaBuilder starts the Karma server and runs a webpack build for unit tests.</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invoke a builder?</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Angular CLI command </w:t>
      </w:r>
      <w:r>
        <w:rPr>
          <w:rFonts w:eastAsia="Times New Roman" w:cs="Consolas" w:ascii="Consolas" w:hAnsi="Consolas"/>
          <w:color w:val="000000"/>
          <w:sz w:val="20"/>
          <w:szCs w:val="20"/>
        </w:rPr>
        <w:t>ng run</w:t>
      </w:r>
      <w:r>
        <w:rPr>
          <w:rFonts w:eastAsia="Times New Roman" w:cs="Segoe UI" w:ascii="Segoe UI" w:hAnsi="Segoe UI"/>
          <w:color w:val="000000"/>
          <w:sz w:val="24"/>
          <w:szCs w:val="24"/>
        </w:rPr>
        <w:t> is used to invoke a builder with a specific target configuration. The workspace configuration file, </w:t>
      </w:r>
      <w:r>
        <w:rPr>
          <w:rFonts w:eastAsia="Times New Roman" w:cs="Consolas" w:ascii="Consolas" w:hAnsi="Consolas"/>
          <w:color w:val="000000"/>
          <w:sz w:val="20"/>
          <w:szCs w:val="20"/>
        </w:rPr>
        <w:t>angular.json</w:t>
      </w:r>
      <w:r>
        <w:rPr>
          <w:rFonts w:eastAsia="Times New Roman" w:cs="Segoe UI" w:ascii="Segoe UI" w:hAnsi="Segoe UI"/>
          <w:color w:val="000000"/>
          <w:sz w:val="24"/>
          <w:szCs w:val="24"/>
        </w:rPr>
        <w:t>, contains default configurations for built-in builders.</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create app shell in Angular?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 App shell is a way to render a portion of your application via a route at build time. This is useful to first paint of your application that appears quickly because the browser can render static HTML and CSS without the need to initialize JavaScript. You can achieve this using Angular CLI which generates an app shell for running server-side of your app.</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generate appShell [options] (or)</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g appShell [options]</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case types in Angular?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Angular uses capitalization conventions to distinguish the names of various types. Angular follows the list of the below case types.</w:t>
      </w:r>
    </w:p>
    <w:p>
      <w:pPr>
        <w:pStyle w:val="Normal"/>
        <w:numPr>
          <w:ilvl w:val="1"/>
          <w:numId w:val="8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camelCase :</w:t>
      </w:r>
      <w:r>
        <w:rPr>
          <w:rFonts w:eastAsia="Times New Roman" w:cs="Segoe UI" w:ascii="Segoe UI" w:hAnsi="Segoe UI"/>
          <w:color w:val="000000"/>
          <w:sz w:val="24"/>
          <w:szCs w:val="24"/>
        </w:rPr>
        <w:t> Symbols, properties, methods, pipe names, non-component directive selectors, constants uses lowercase on the first letter of the item. For example, "selectedUser"</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UpperCamelCase (or PascalCase):</w:t>
      </w:r>
      <w:r>
        <w:rPr>
          <w:rFonts w:eastAsia="Times New Roman" w:cs="Segoe UI" w:ascii="Segoe UI" w:hAnsi="Segoe UI"/>
          <w:color w:val="000000"/>
          <w:sz w:val="24"/>
          <w:szCs w:val="24"/>
        </w:rPr>
        <w:t> Class names, including classes that define components, interfaces, NgModules, directives, and pipes uses uppercase on the first letter of the item.</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dash-case (or "kebab-case"):</w:t>
      </w:r>
      <w:r>
        <w:rPr>
          <w:rFonts w:eastAsia="Times New Roman" w:cs="Segoe UI" w:ascii="Segoe UI" w:hAnsi="Segoe UI"/>
          <w:color w:val="000000"/>
          <w:sz w:val="24"/>
          <w:szCs w:val="24"/>
        </w:rPr>
        <w:t> The descriptive part of file names, component selectors uses dashes between the words. For example, "app-user-list".</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UPPER_UNDERSCORE_CASE:</w:t>
      </w:r>
      <w:r>
        <w:rPr>
          <w:rFonts w:eastAsia="Times New Roman" w:cs="Segoe UI" w:ascii="Segoe UI" w:hAnsi="Segoe UI"/>
          <w:color w:val="000000"/>
          <w:sz w:val="24"/>
          <w:szCs w:val="24"/>
        </w:rPr>
        <w:t> All constants uses capital letters connected with underscores. For example, "NUMBER_OF_USERS".</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class decorators in Angular?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class decorator is a decorator that appears immediately before a class definition, which declares the class to be of the given type, and provides metadata suitable to the type The following list of decorators comes under class decorators,</w:t>
      </w:r>
    </w:p>
    <w:p>
      <w:pPr>
        <w:pStyle w:val="Normal"/>
        <w:numPr>
          <w:ilvl w:val="1"/>
          <w:numId w:val="8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@Component()</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@Directive()</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@Pipe()</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@Injectable()</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@NgModule()</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class field decorators?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class field decorators are the statements declared immediately before a field in a class definition that defines the type of that field. Some of the examples are: @input and @output,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@Input() myProperty;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@Output() myEvent = new EventEmitter();</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declarable in Angular?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Declarable is a class type that you can add to the declarations list of an NgModule. The class types such as components, directives, and pipes comes can be declared in the module.</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restrictions on declarable classes?</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Below classes shouldn't be declared,</w:t>
      </w:r>
    </w:p>
    <w:p>
      <w:pPr>
        <w:pStyle w:val="Normal"/>
        <w:numPr>
          <w:ilvl w:val="1"/>
          <w:numId w:val="8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A class that's already declared in another NgModule</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Ngmodule classes</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Service classes</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Helper classes</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 DI token?</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DI token is a lookup token associated with a dependency provider in dependency injection system. The injector maintains an internal token-provider map that it references when asked for a dependency and the DI token is the key to the map. Let's take example of DI Token usage,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BASE_URL = new InjectionToken&lt;string&gt;('BaseUrl');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injector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Injector.create({providers: [{provide: BASE_URL, useValue: 'http://some-domain.com'}]});</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const url = injector.get(BASE_URL);</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Angular DSL?</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domain-specific language (DSL) is a computer language specialized to a particular application domain. Angular has its own Domain Specific Language (DSL) which allows us to write Angular specific html-like syntax on top of normal html. It has its own compiler that compiles this syntax to html that the browser can understand. This DSL is defined in NgModules such as animations, forms, and routing and navigation. Basically you will see 3 main syntax in Angular DSL.</w:t>
      </w:r>
    </w:p>
    <w:p>
      <w:pPr>
        <w:pStyle w:val="Normal"/>
        <w:numPr>
          <w:ilvl w:val="1"/>
          <w:numId w:val="8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Consolas" w:ascii="Consolas" w:hAnsi="Consolas"/>
          <w:color w:val="000000"/>
          <w:sz w:val="20"/>
          <w:szCs w:val="20"/>
        </w:rPr>
        <w:t>()</w:t>
      </w:r>
      <w:r>
        <w:rPr>
          <w:rFonts w:eastAsia="Times New Roman" w:cs="Segoe UI" w:ascii="Segoe UI" w:hAnsi="Segoe UI"/>
          <w:color w:val="000000"/>
          <w:sz w:val="24"/>
          <w:szCs w:val="24"/>
        </w:rPr>
        <w:t>: Used for Output and DOM events.</w:t>
      </w:r>
    </w:p>
    <w:p>
      <w:pPr>
        <w:pStyle w:val="Normal"/>
        <w:numPr>
          <w:ilvl w:val="1"/>
          <w:numId w:val="85"/>
        </w:numPr>
        <w:shd w:val="clear" w:color="auto" w:fill="FFFFFF"/>
        <w:spacing w:lineRule="auto" w:line="240" w:before="0" w:after="0"/>
        <w:ind w:left="1440" w:hanging="360"/>
        <w:rPr>
          <w:rFonts w:ascii="Segoe UI" w:hAnsi="Segoe UI" w:eastAsia="Times New Roman" w:cs="Segoe UI"/>
          <w:color w:val="24292E"/>
          <w:sz w:val="24"/>
          <w:szCs w:val="24"/>
        </w:rPr>
      </w:pPr>
      <w:r>
        <w:rPr>
          <w:rFonts w:eastAsia="Times New Roman" w:cs="Consolas" w:ascii="Consolas" w:hAnsi="Consolas"/>
          <w:color w:val="000000"/>
          <w:sz w:val="20"/>
          <w:szCs w:val="20"/>
        </w:rPr>
        <w:t>[]</w:t>
      </w:r>
      <w:r>
        <w:rPr>
          <w:rFonts w:eastAsia="Times New Roman" w:cs="Segoe UI" w:ascii="Segoe UI" w:hAnsi="Segoe UI"/>
          <w:color w:val="000000"/>
          <w:sz w:val="24"/>
          <w:szCs w:val="24"/>
        </w:rPr>
        <w:t>: Used for Input and specific DOM element attributes.</w:t>
      </w:r>
    </w:p>
    <w:p>
      <w:pPr>
        <w:pStyle w:val="Normal"/>
        <w:numPr>
          <w:ilvl w:val="1"/>
          <w:numId w:val="85"/>
        </w:numPr>
        <w:shd w:val="clear" w:color="auto" w:fill="FFFFFF"/>
        <w:spacing w:lineRule="auto" w:line="240" w:before="0" w:after="0"/>
        <w:ind w:left="1440" w:hanging="360"/>
        <w:rPr>
          <w:rFonts w:ascii="Segoe UI" w:hAnsi="Segoe UI" w:eastAsia="Times New Roman" w:cs="Segoe UI"/>
          <w:color w:val="24292E"/>
          <w:sz w:val="24"/>
          <w:szCs w:val="24"/>
        </w:rPr>
      </w:pPr>
      <w:r>
        <w:rPr>
          <w:rFonts w:eastAsia="Times New Roman" w:cs="Consolas" w:ascii="Consolas" w:hAnsi="Consolas"/>
          <w:color w:val="000000"/>
          <w:sz w:val="20"/>
          <w:szCs w:val="20"/>
        </w:rPr>
        <w:t>*</w:t>
      </w:r>
      <w:r>
        <w:rPr>
          <w:rFonts w:eastAsia="Times New Roman" w:cs="Segoe UI" w:ascii="Segoe UI" w:hAnsi="Segoe UI"/>
          <w:color w:val="000000"/>
          <w:sz w:val="24"/>
          <w:szCs w:val="24"/>
        </w:rPr>
        <w:t>: Structural directives(*ngFor or *ngIf) will affect/change the DOM structure.</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an rxjs subject in Angular</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 RxJS Subject is a special type of Observable that allows values to be multicasted to many Observers. While plain Observables are unicast (each subscribed Observer owns an independent execution of the Observable), Subjects are multicast.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Subject is like an Observable, but can multicast to many Observers. Subjects are like EventEmitters: they maintain a registry of many listeners.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import { Subject } from 'rxjs';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subject = new Subject&lt;number&gt;();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subject.subscribe({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 (v) =&gt; console.log(`observerA: ${v}`)</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subject.subscribe({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 (v) =&gt; console.log(`observerB: ${v}`)</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subject.next(1);</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subject.next(2);</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Bazel tool?</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Bazel is a powerful build tool developed and massively used by Google and it can keep track of the dependencies between different packages and build targets. In Angular8, you can build your CLI application with Bazel. </w:t>
      </w:r>
      <w:r>
        <w:rPr>
          <w:rFonts w:eastAsia="Times New Roman" w:cs="Segoe UI" w:ascii="Segoe UI" w:hAnsi="Segoe UI"/>
          <w:b/>
          <w:bCs/>
          <w:color w:val="000000"/>
          <w:sz w:val="24"/>
          <w:szCs w:val="24"/>
        </w:rPr>
        <w:t>Note:</w:t>
      </w:r>
      <w:r>
        <w:rPr>
          <w:rFonts w:eastAsia="Times New Roman" w:cs="Segoe UI" w:ascii="Segoe UI" w:hAnsi="Segoe UI"/>
          <w:color w:val="000000"/>
          <w:sz w:val="24"/>
          <w:szCs w:val="24"/>
        </w:rPr>
        <w:t> The Angular framework itself is built with Bazel.</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are the advantages of Bazel tool?</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Below are the list of key advantages of Bazel tool,</w:t>
      </w:r>
    </w:p>
    <w:p>
      <w:pPr>
        <w:pStyle w:val="Normal"/>
        <w:numPr>
          <w:ilvl w:val="1"/>
          <w:numId w:val="85"/>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It creates the possibility of building your back-ends and front-ends with the same tool</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The incremental build and tests</w:t>
      </w:r>
    </w:p>
    <w:p>
      <w:pPr>
        <w:pStyle w:val="Normal"/>
        <w:numPr>
          <w:ilvl w:val="1"/>
          <w:numId w:val="85"/>
        </w:numPr>
        <w:shd w:val="clear" w:color="auto" w:fill="FFFFFF"/>
        <w:spacing w:lineRule="auto" w:line="240" w:before="6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It creates the possibility to have remote builds and cache on a build farm.</w:t>
      </w:r>
    </w:p>
    <w:p>
      <w:pPr>
        <w:pStyle w:val="Normal"/>
        <w:numPr>
          <w:ilvl w:val="0"/>
          <w:numId w:val="85"/>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use Bazel with Angular CLI?</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The @angular/bazel package provides a builder that allows Angular CLI to use Bazel as the build tool.</w:t>
      </w:r>
    </w:p>
    <w:p>
      <w:pPr>
        <w:pStyle w:val="Normal"/>
        <w:numPr>
          <w:ilvl w:val="1"/>
          <w:numId w:val="85"/>
        </w:numPr>
        <w:shd w:val="clear" w:color="auto" w:fill="FFFFFF"/>
        <w:spacing w:lineRule="auto" w:line="240" w:beforeAutospacing="1" w:afterAutospacing="1"/>
        <w:ind w:left="1440" w:hanging="360"/>
        <w:rPr>
          <w:rFonts w:ascii="Segoe UI" w:hAnsi="Segoe UI" w:eastAsia="Times New Roman" w:cs="Segoe UI"/>
          <w:color w:val="24292E"/>
          <w:sz w:val="24"/>
          <w:szCs w:val="24"/>
        </w:rPr>
      </w:pPr>
      <w:r>
        <w:rPr>
          <w:rFonts w:eastAsia="Times New Roman" w:cs="Segoe UI" w:ascii="Segoe UI" w:hAnsi="Segoe UI"/>
          <w:b/>
          <w:bCs/>
          <w:color w:val="000000"/>
          <w:sz w:val="24"/>
          <w:szCs w:val="24"/>
        </w:rPr>
        <w:t>Use in an existing applciation:</w:t>
      </w:r>
      <w:r>
        <w:rPr>
          <w:rFonts w:eastAsia="Times New Roman" w:cs="Segoe UI" w:ascii="Segoe UI" w:hAnsi="Segoe UI"/>
          <w:color w:val="000000"/>
          <w:sz w:val="24"/>
          <w:szCs w:val="24"/>
        </w:rPr>
        <w:t> Add @angular/bazel using CLI</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add @angular/bazel</w:t>
      </w:r>
    </w:p>
    <w:p>
      <w:pPr>
        <w:pStyle w:val="Normal"/>
        <w:numPr>
          <w:ilvl w:val="1"/>
          <w:numId w:val="86"/>
        </w:numPr>
        <w:shd w:val="clear" w:color="auto" w:fill="FFFFFF"/>
        <w:spacing w:lineRule="auto" w:line="240" w:beforeAutospacing="1" w:afterAutospacing="1"/>
        <w:rPr>
          <w:rFonts w:ascii="Segoe UI" w:hAnsi="Segoe UI" w:eastAsia="Times New Roman" w:cs="Segoe UI"/>
          <w:color w:val="24292E"/>
          <w:sz w:val="24"/>
          <w:szCs w:val="24"/>
        </w:rPr>
      </w:pPr>
      <w:r>
        <w:rPr>
          <w:rFonts w:eastAsia="Times New Roman" w:cs="Segoe UI" w:ascii="Segoe UI" w:hAnsi="Segoe UI"/>
          <w:b/>
          <w:bCs/>
          <w:color w:val="000000"/>
          <w:sz w:val="24"/>
          <w:szCs w:val="24"/>
        </w:rPr>
        <w:t>Use in a new application:</w:t>
      </w:r>
      <w:r>
        <w:rPr>
          <w:rFonts w:eastAsia="Times New Roman" w:cs="Segoe UI" w:ascii="Segoe UI" w:hAnsi="Segoe UI"/>
          <w:color w:val="000000"/>
          <w:sz w:val="24"/>
          <w:szCs w:val="24"/>
        </w:rPr>
        <w:t> Install the package and create the application with collection option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npm install -g @angular/bazel</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 new --collection=@angular/bazel</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When you use ng build and ng serve commands, Bazel is used behind the scenes and outputs the results in dist/bin folder.</w:t>
      </w:r>
    </w:p>
    <w:p>
      <w:pPr>
        <w:pStyle w:val="Normal"/>
        <w:numPr>
          <w:ilvl w:val="0"/>
          <w:numId w:val="86"/>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run Bazel directly?</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Sometimes you may want to bypass the Angular CLI builder and run Bazel directly using Bazel CLI. You can install it globally using @bazel/bazel npm package. i.e, Bazel CLI is available under @bazel/bazel package. After you can apply the below common commands,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bazel build [targets] // Compile the default output artifacts of the given targets.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bazel test [targets] // Run the tests with *_test targets found in the pattern.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bazel run [target]: Compile the program represented by target and then run it.</w:t>
      </w:r>
    </w:p>
    <w:p>
      <w:pPr>
        <w:pStyle w:val="Normal"/>
        <w:numPr>
          <w:ilvl w:val="0"/>
          <w:numId w:val="86"/>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is platform in Angular?</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 platform is the context in which an Angular application runs. The most common platform for Angular applications is a web browser, but it can also be an operating system for a mobile device, or a web server. The runtime-platform is provided by the @angular/platform-* packages and these packages allow applications that make use of </w:t>
      </w:r>
      <w:r>
        <w:rPr>
          <w:rFonts w:eastAsia="Times New Roman" w:cs="Consolas" w:ascii="Consolas" w:hAnsi="Consolas"/>
          <w:color w:val="000000"/>
          <w:sz w:val="20"/>
          <w:szCs w:val="20"/>
        </w:rPr>
        <w:t>@angular/core</w:t>
      </w:r>
      <w:r>
        <w:rPr>
          <w:rFonts w:eastAsia="Times New Roman" w:cs="Segoe UI" w:ascii="Segoe UI" w:hAnsi="Segoe UI"/>
          <w:color w:val="000000"/>
          <w:sz w:val="24"/>
          <w:szCs w:val="24"/>
        </w:rPr>
        <w:t>and </w:t>
      </w:r>
      <w:r>
        <w:rPr>
          <w:rFonts w:eastAsia="Times New Roman" w:cs="Consolas" w:ascii="Consolas" w:hAnsi="Consolas"/>
          <w:color w:val="000000"/>
          <w:sz w:val="20"/>
          <w:szCs w:val="20"/>
        </w:rPr>
        <w:t>@angular/common</w:t>
      </w:r>
      <w:r>
        <w:rPr>
          <w:rFonts w:eastAsia="Times New Roman" w:cs="Segoe UI" w:ascii="Segoe UI" w:hAnsi="Segoe UI"/>
          <w:color w:val="000000"/>
          <w:sz w:val="24"/>
          <w:szCs w:val="24"/>
        </w:rPr>
        <w:t> to execute in different environments. i.e, Angular can be used as platform-independent framework in different environments, For example,</w:t>
      </w:r>
    </w:p>
    <w:p>
      <w:pPr>
        <w:pStyle w:val="Normal"/>
        <w:numPr>
          <w:ilvl w:val="1"/>
          <w:numId w:val="87"/>
        </w:numPr>
        <w:shd w:val="clear" w:color="auto" w:fill="FFFFFF"/>
        <w:spacing w:lineRule="auto" w:line="240" w:beforeAutospacing="1"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While running in the browser, it uses </w:t>
      </w:r>
      <w:r>
        <w:rPr>
          <w:rFonts w:eastAsia="Times New Roman" w:cs="Consolas" w:ascii="Consolas" w:hAnsi="Consolas"/>
          <w:color w:val="000000"/>
          <w:sz w:val="20"/>
          <w:szCs w:val="20"/>
        </w:rPr>
        <w:t>platform-browser</w:t>
      </w:r>
      <w:r>
        <w:rPr>
          <w:rFonts w:eastAsia="Times New Roman" w:cs="Segoe UI" w:ascii="Segoe UI" w:hAnsi="Segoe UI"/>
          <w:color w:val="000000"/>
          <w:sz w:val="24"/>
          <w:szCs w:val="24"/>
        </w:rPr>
        <w:t> package.</w:t>
      </w:r>
    </w:p>
    <w:p>
      <w:pPr>
        <w:pStyle w:val="Normal"/>
        <w:numPr>
          <w:ilvl w:val="1"/>
          <w:numId w:val="87"/>
        </w:numPr>
        <w:shd w:val="clear" w:color="auto" w:fill="FFFFFF"/>
        <w:spacing w:lineRule="auto" w:line="240" w:before="0" w:after="0"/>
        <w:ind w:left="1440" w:hanging="360"/>
        <w:rPr>
          <w:rFonts w:ascii="Segoe UI" w:hAnsi="Segoe UI" w:eastAsia="Times New Roman" w:cs="Segoe UI"/>
          <w:color w:val="24292E"/>
          <w:sz w:val="24"/>
          <w:szCs w:val="24"/>
        </w:rPr>
      </w:pPr>
      <w:r>
        <w:rPr>
          <w:rFonts w:eastAsia="Times New Roman" w:cs="Segoe UI" w:ascii="Segoe UI" w:hAnsi="Segoe UI"/>
          <w:color w:val="000000"/>
          <w:sz w:val="24"/>
          <w:szCs w:val="24"/>
        </w:rPr>
        <w:t>When SSR(server-side rendering ) is used, it uses </w:t>
      </w:r>
      <w:r>
        <w:rPr>
          <w:rFonts w:eastAsia="Times New Roman" w:cs="Consolas" w:ascii="Consolas" w:hAnsi="Consolas"/>
          <w:color w:val="000000"/>
          <w:sz w:val="20"/>
          <w:szCs w:val="20"/>
        </w:rPr>
        <w:t>platform-server</w:t>
      </w:r>
      <w:r>
        <w:rPr>
          <w:rFonts w:eastAsia="Times New Roman" w:cs="Segoe UI" w:ascii="Segoe UI" w:hAnsi="Segoe UI"/>
          <w:color w:val="000000"/>
          <w:sz w:val="24"/>
          <w:szCs w:val="24"/>
        </w:rPr>
        <w:t> package for providing web server implementation.</w:t>
      </w:r>
    </w:p>
    <w:p>
      <w:pPr>
        <w:pStyle w:val="Normal"/>
        <w:numPr>
          <w:ilvl w:val="0"/>
          <w:numId w:val="8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What happens if I import the same module twice?</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If multiple modules imports the same module then angular evaluates it only once (When it encounters the module first time). It follows this condition even the module appears at any level in a hierarchy of imported NgModules.</w:t>
      </w:r>
    </w:p>
    <w:p>
      <w:pPr>
        <w:pStyle w:val="Normal"/>
        <w:numPr>
          <w:ilvl w:val="0"/>
          <w:numId w:val="87"/>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000000"/>
          <w:sz w:val="30"/>
          <w:szCs w:val="30"/>
        </w:rPr>
        <w:t>How do you select an element with in a component template?</w:t>
      </w:r>
    </w:p>
    <w:p>
      <w:pPr>
        <w:pStyle w:val="Normal"/>
        <w:shd w:val="clear" w:color="auto" w:fill="FFFFFF"/>
        <w:spacing w:lineRule="auto" w:line="240" w:before="0" w:after="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You can use </w:t>
      </w:r>
      <w:r>
        <w:rPr>
          <w:rFonts w:eastAsia="Times New Roman" w:cs="Consolas" w:ascii="Consolas" w:hAnsi="Consolas"/>
          <w:color w:val="000000"/>
          <w:sz w:val="20"/>
          <w:szCs w:val="20"/>
        </w:rPr>
        <w:t>@ViewChild</w:t>
      </w:r>
      <w:r>
        <w:rPr>
          <w:rFonts w:eastAsia="Times New Roman" w:cs="Segoe UI" w:ascii="Segoe UI" w:hAnsi="Segoe UI"/>
          <w:color w:val="000000"/>
          <w:sz w:val="24"/>
          <w:szCs w:val="24"/>
        </w:rPr>
        <w:t> directive to access elements in the view directly. Let's take input element with a reference,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&lt;input #uname&gt;</w:t>
      </w:r>
    </w:p>
    <w:p>
      <w:pPr>
        <w:pStyle w:val="Normal"/>
        <w:shd w:val="clear" w:color="auto" w:fill="FFFFFF"/>
        <w:spacing w:lineRule="auto" w:line="240" w:before="240" w:after="240"/>
        <w:ind w:left="720" w:hanging="0"/>
        <w:rPr>
          <w:rFonts w:ascii="Segoe UI" w:hAnsi="Segoe UI" w:eastAsia="Times New Roman" w:cs="Segoe UI"/>
          <w:color w:val="24292E"/>
          <w:sz w:val="24"/>
          <w:szCs w:val="24"/>
        </w:rPr>
      </w:pPr>
      <w:r>
        <w:rPr>
          <w:rFonts w:eastAsia="Times New Roman" w:cs="Segoe UI" w:ascii="Segoe UI" w:hAnsi="Segoe UI"/>
          <w:color w:val="000000"/>
          <w:sz w:val="24"/>
          <w:szCs w:val="24"/>
        </w:rPr>
        <w:t>and define view child directive and access it in ngAfterViewInit lifecycle hook</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@ViewChild('uname') input;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ngAfterViewInit()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console.log(this.input.nativeElement.value);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4292E"/>
          <w:sz w:val="20"/>
          <w:szCs w:val="20"/>
        </w:rPr>
      </w:pPr>
      <w:r>
        <w:rPr>
          <w:rFonts w:eastAsia="Times New Roman" w:cs="Consolas" w:ascii="Consolas" w:hAnsi="Consolas"/>
          <w:color w:val="000000"/>
          <w:sz w:val="20"/>
          <w:szCs w:val="20"/>
        </w:rPr>
        <w:t>}</w:t>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Q1. What is Angular 4 and how it differs from Angular 1.x?</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Angular 4 is a Javascript framework built around the concept of components, and more precisely, with the Web Components standard in mind. It was rewritten from scratch by the Angular team using Typescript (although we can use it with </w:t>
      </w:r>
      <w:r>
        <w:rPr>
          <w:rFonts w:eastAsia="Times New Roman" w:cs="Times New Roman" w:ascii="Georgia" w:hAnsi="Georgia"/>
          <w:i/>
          <w:iCs/>
          <w:color w:val="000000"/>
          <w:spacing w:val="-1"/>
          <w:sz w:val="32"/>
          <w:szCs w:val="32"/>
        </w:rPr>
        <w:t>ES5</w:t>
      </w:r>
      <w:r>
        <w:rPr>
          <w:rFonts w:eastAsia="Times New Roman" w:cs="Times New Roman" w:ascii="Georgia" w:hAnsi="Georgia"/>
          <w:color w:val="000000"/>
          <w:spacing w:val="-1"/>
          <w:sz w:val="32"/>
          <w:szCs w:val="32"/>
        </w:rPr>
        <w:t>, </w:t>
      </w:r>
      <w:r>
        <w:rPr>
          <w:rFonts w:eastAsia="Times New Roman" w:cs="Times New Roman" w:ascii="Georgia" w:hAnsi="Georgia"/>
          <w:i/>
          <w:iCs/>
          <w:color w:val="000000"/>
          <w:spacing w:val="-1"/>
          <w:sz w:val="32"/>
          <w:szCs w:val="32"/>
        </w:rPr>
        <w:t>ES6</w:t>
      </w:r>
      <w:r>
        <w:rPr>
          <w:rFonts w:eastAsia="Times New Roman" w:cs="Times New Roman" w:ascii="Georgia" w:hAnsi="Georgia"/>
          <w:color w:val="000000"/>
          <w:spacing w:val="-1"/>
          <w:sz w:val="32"/>
          <w:szCs w:val="32"/>
        </w:rPr>
        <w:t>, or </w:t>
      </w:r>
      <w:r>
        <w:rPr>
          <w:rFonts w:eastAsia="Times New Roman" w:cs="Times New Roman" w:ascii="Georgia" w:hAnsi="Georgia"/>
          <w:i/>
          <w:iCs/>
          <w:color w:val="000000"/>
          <w:spacing w:val="-1"/>
          <w:sz w:val="32"/>
          <w:szCs w:val="32"/>
        </w:rPr>
        <w:t>Dart</w:t>
      </w:r>
      <w:r>
        <w:rPr>
          <w:rFonts w:eastAsia="Times New Roman" w:cs="Times New Roman" w:ascii="Georgia" w:hAnsi="Georgia"/>
          <w:color w:val="000000"/>
          <w:spacing w:val="-1"/>
          <w:sz w:val="32"/>
          <w:szCs w:val="32"/>
        </w:rPr>
        <w:t> as well).</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Angular 4 is a big change for us compared to 1.x. Because it is a completely different framework than 1.x, and is not backward-compatible. Angular 4 is written entirely in Typescript and meets the ECMAScript 6 specification. The main differences are:</w:t>
      </w:r>
    </w:p>
    <w:p>
      <w:pPr>
        <w:pStyle w:val="Normal"/>
        <w:numPr>
          <w:ilvl w:val="0"/>
          <w:numId w:val="88"/>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Angular 4 is entirely component based. </w:t>
      </w:r>
      <w:r>
        <w:rPr>
          <w:rFonts w:eastAsia="Times New Roman" w:cs="Courier New" w:ascii="Courier New" w:hAnsi="Courier New"/>
          <w:color w:val="000000"/>
          <w:spacing w:val="-1"/>
          <w:sz w:val="24"/>
          <w:szCs w:val="24"/>
        </w:rPr>
        <w:t>Controllers</w:t>
      </w:r>
      <w:r>
        <w:rPr>
          <w:rFonts w:eastAsia="Times New Roman" w:cs="Segoe UI" w:ascii="Georgia" w:hAnsi="Georgia"/>
          <w:color w:val="000000"/>
          <w:spacing w:val="-1"/>
          <w:sz w:val="32"/>
          <w:szCs w:val="32"/>
        </w:rPr>
        <w:t> and </w:t>
      </w:r>
      <w:r>
        <w:rPr>
          <w:rFonts w:eastAsia="Times New Roman" w:cs="Courier New" w:ascii="Courier New" w:hAnsi="Courier New"/>
          <w:color w:val="000000"/>
          <w:spacing w:val="-1"/>
          <w:sz w:val="24"/>
          <w:szCs w:val="24"/>
        </w:rPr>
        <w:t>$scope</w:t>
      </w:r>
      <w:r>
        <w:rPr>
          <w:rFonts w:eastAsia="Times New Roman" w:cs="Segoe UI" w:ascii="Georgia" w:hAnsi="Georgia"/>
          <w:color w:val="000000"/>
          <w:spacing w:val="-1"/>
          <w:sz w:val="32"/>
          <w:szCs w:val="32"/>
        </w:rPr>
        <w:t> are no longer used. They have been replaced by components and directives.</w:t>
      </w:r>
    </w:p>
    <w:p>
      <w:pPr>
        <w:pStyle w:val="Normal"/>
        <w:numPr>
          <w:ilvl w:val="0"/>
          <w:numId w:val="88"/>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Angular 4 uses TypeScript. TypeScript will not be used in the browser directly. So the program code is compiled to JavaScript. This can be achieved with “Traceur”.</w:t>
      </w:r>
    </w:p>
    <w:p>
      <w:pPr>
        <w:pStyle w:val="Normal"/>
        <w:numPr>
          <w:ilvl w:val="0"/>
          <w:numId w:val="88"/>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The digest cycle from Angular 1.x has been replaced by another internal mechanism known as “</w:t>
      </w:r>
      <w:r>
        <w:rPr>
          <w:rFonts w:eastAsia="Times New Roman" w:cs="Segoe UI" w:ascii="Georgia" w:hAnsi="Georgia"/>
          <w:b/>
          <w:bCs/>
          <w:color w:val="000000"/>
          <w:spacing w:val="-1"/>
          <w:sz w:val="32"/>
          <w:szCs w:val="32"/>
        </w:rPr>
        <w:t>Change Detection</w:t>
      </w:r>
      <w:r>
        <w:rPr>
          <w:rFonts w:eastAsia="Times New Roman" w:cs="Segoe UI" w:ascii="Georgia" w:hAnsi="Georgia"/>
          <w:color w:val="000000"/>
          <w:spacing w:val="-1"/>
          <w:sz w:val="32"/>
          <w:szCs w:val="32"/>
        </w:rPr>
        <w:t>”. This feature, along with other improvements and tweaks, yields a considerable increase in performance.</w:t>
      </w:r>
    </w:p>
    <w:p>
      <w:pPr>
        <w:pStyle w:val="Normal"/>
        <w:numPr>
          <w:ilvl w:val="0"/>
          <w:numId w:val="88"/>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Unlike Angular 1.x where we can get most of the functionalities in angular.js file, Angular 4 follows module pattern. We need to import the functions ourself and export them when we need anywhere else.</w:t>
      </w:r>
    </w:p>
    <w:p>
      <w:pPr>
        <w:pStyle w:val="Normal"/>
        <w:numPr>
          <w:ilvl w:val="0"/>
          <w:numId w:val="88"/>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There are no more </w:t>
      </w:r>
      <w:r>
        <w:rPr>
          <w:rFonts w:eastAsia="Times New Roman" w:cs="Courier New" w:ascii="Courier New" w:hAnsi="Courier New"/>
          <w:color w:val="000000"/>
          <w:spacing w:val="-1"/>
          <w:sz w:val="24"/>
          <w:szCs w:val="24"/>
        </w:rPr>
        <w:t>factory</w:t>
      </w:r>
      <w:r>
        <w:rPr>
          <w:rFonts w:eastAsia="Times New Roman" w:cs="Segoe UI" w:ascii="Georgia" w:hAnsi="Georgia"/>
          <w:color w:val="000000"/>
          <w:spacing w:val="-1"/>
          <w:sz w:val="32"/>
          <w:szCs w:val="32"/>
        </w:rPr>
        <w:t>, </w:t>
      </w:r>
      <w:r>
        <w:rPr>
          <w:rFonts w:eastAsia="Times New Roman" w:cs="Courier New" w:ascii="Courier New" w:hAnsi="Courier New"/>
          <w:color w:val="000000"/>
          <w:spacing w:val="-1"/>
          <w:sz w:val="24"/>
          <w:szCs w:val="24"/>
        </w:rPr>
        <w:t>service</w:t>
      </w:r>
      <w:r>
        <w:rPr>
          <w:rFonts w:eastAsia="Times New Roman" w:cs="Segoe UI" w:ascii="Georgia" w:hAnsi="Georgia"/>
          <w:color w:val="000000"/>
          <w:spacing w:val="-1"/>
          <w:sz w:val="32"/>
          <w:szCs w:val="32"/>
        </w:rPr>
        <w:t>, </w:t>
      </w:r>
      <w:r>
        <w:rPr>
          <w:rFonts w:eastAsia="Times New Roman" w:cs="Courier New" w:ascii="Courier New" w:hAnsi="Courier New"/>
          <w:color w:val="000000"/>
          <w:spacing w:val="-1"/>
          <w:sz w:val="24"/>
          <w:szCs w:val="24"/>
        </w:rPr>
        <w:t>provider</w:t>
      </w:r>
      <w:r>
        <w:rPr>
          <w:rFonts w:eastAsia="Times New Roman" w:cs="Segoe UI" w:ascii="Georgia" w:hAnsi="Georgia"/>
          <w:color w:val="000000"/>
          <w:spacing w:val="-1"/>
          <w:sz w:val="32"/>
          <w:szCs w:val="32"/>
        </w:rPr>
        <w:t> in Angular 4. We need to use </w:t>
      </w:r>
      <w:r>
        <w:rPr>
          <w:rFonts w:eastAsia="Times New Roman" w:cs="Courier New" w:ascii="Courier New" w:hAnsi="Courier New"/>
          <w:color w:val="000000"/>
          <w:spacing w:val="-1"/>
          <w:sz w:val="24"/>
          <w:szCs w:val="24"/>
        </w:rPr>
        <w:t>class</w:t>
      </w:r>
      <w:r>
        <w:rPr>
          <w:rFonts w:eastAsia="Times New Roman" w:cs="Segoe UI" w:ascii="Georgia" w:hAnsi="Georgia"/>
          <w:color w:val="000000"/>
          <w:spacing w:val="-1"/>
          <w:sz w:val="32"/>
          <w:szCs w:val="32"/>
        </w:rPr>
        <w:t> for declaring a service.</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Q2. What is component decorators in Angular 4?</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The main objectives of decorators is to add some metadata to the class that will tell Angular 4 how to process a class. Or in another words, Decorators are functions that modify JavaScript classes. Angular has many decorators that attach metadata to classes so that it knows what those classes mean and how they should work.</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If we consider Component in Angular 4, we will have following options to configure.</w:t>
      </w:r>
    </w:p>
    <w:p>
      <w:pPr>
        <w:pStyle w:val="Normal"/>
        <w:numPr>
          <w:ilvl w:val="0"/>
          <w:numId w:val="89"/>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Segoe UI" w:ascii="Georgia" w:hAnsi="Georgia"/>
          <w:b/>
          <w:bCs/>
          <w:color w:val="000000"/>
          <w:spacing w:val="-1"/>
          <w:sz w:val="32"/>
          <w:szCs w:val="32"/>
        </w:rPr>
        <w:t>selector:</w:t>
      </w:r>
      <w:r>
        <w:rPr>
          <w:rFonts w:eastAsia="Times New Roman" w:cs="Segoe UI" w:ascii="Georgia" w:hAnsi="Georgia"/>
          <w:color w:val="000000"/>
          <w:spacing w:val="-1"/>
          <w:sz w:val="32"/>
          <w:szCs w:val="32"/>
        </w:rPr>
        <w:t> — define the name of the HTML element in which our component will live.</w:t>
      </w:r>
    </w:p>
    <w:p>
      <w:pPr>
        <w:pStyle w:val="Normal"/>
        <w:numPr>
          <w:ilvl w:val="0"/>
          <w:numId w:val="89"/>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b/>
          <w:bCs/>
          <w:color w:val="000000"/>
          <w:spacing w:val="-1"/>
          <w:sz w:val="32"/>
          <w:szCs w:val="32"/>
        </w:rPr>
        <w:t>template</w:t>
      </w:r>
      <w:r>
        <w:rPr>
          <w:rFonts w:eastAsia="Times New Roman" w:cs="Segoe UI" w:ascii="Georgia" w:hAnsi="Georgia"/>
          <w:color w:val="000000"/>
          <w:spacing w:val="-1"/>
          <w:sz w:val="32"/>
          <w:szCs w:val="32"/>
        </w:rPr>
        <w:t> or </w:t>
      </w:r>
      <w:r>
        <w:rPr>
          <w:rFonts w:eastAsia="Times New Roman" w:cs="Segoe UI" w:ascii="Georgia" w:hAnsi="Georgia"/>
          <w:b/>
          <w:bCs/>
          <w:color w:val="000000"/>
          <w:spacing w:val="-1"/>
          <w:sz w:val="32"/>
          <w:szCs w:val="32"/>
        </w:rPr>
        <w:t>templateUrl:</w:t>
      </w:r>
      <w:r>
        <w:rPr>
          <w:rFonts w:eastAsia="Times New Roman" w:cs="Segoe UI" w:ascii="Georgia" w:hAnsi="Georgia"/>
          <w:color w:val="000000"/>
          <w:spacing w:val="-1"/>
          <w:sz w:val="32"/>
          <w:szCs w:val="32"/>
        </w:rPr>
        <w:t> — It can be inline string or link an external html file. It allows us to tie logic from our component directly to a view.</w:t>
      </w:r>
    </w:p>
    <w:p>
      <w:pPr>
        <w:pStyle w:val="Normal"/>
        <w:numPr>
          <w:ilvl w:val="0"/>
          <w:numId w:val="89"/>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b/>
          <w:bCs/>
          <w:color w:val="000000"/>
          <w:spacing w:val="-1"/>
          <w:sz w:val="32"/>
          <w:szCs w:val="32"/>
        </w:rPr>
        <w:t>styles:</w:t>
      </w:r>
      <w:r>
        <w:rPr>
          <w:rFonts w:eastAsia="Times New Roman" w:cs="Segoe UI" w:ascii="Georgia" w:hAnsi="Georgia"/>
          <w:color w:val="000000"/>
          <w:spacing w:val="-1"/>
          <w:sz w:val="32"/>
          <w:szCs w:val="32"/>
        </w:rPr>
        <w:t> — the styles array for our specific component. We can also link external CSS by </w:t>
      </w:r>
      <w:r>
        <w:rPr>
          <w:rFonts w:eastAsia="Times New Roman" w:cs="Segoe UI" w:ascii="Georgia" w:hAnsi="Georgia"/>
          <w:b/>
          <w:bCs/>
          <w:color w:val="000000"/>
          <w:spacing w:val="-1"/>
          <w:sz w:val="32"/>
          <w:szCs w:val="32"/>
        </w:rPr>
        <w:t>styleUrls</w:t>
      </w:r>
      <w:r>
        <w:rPr>
          <w:rFonts w:eastAsia="Times New Roman" w:cs="Segoe UI" w:ascii="Georgia" w:hAnsi="Georgia"/>
          <w:color w:val="000000"/>
          <w:spacing w:val="-1"/>
          <w:sz w:val="32"/>
          <w:szCs w:val="32"/>
        </w:rPr>
        <w:t>.</w:t>
      </w:r>
    </w:p>
    <w:p>
      <w:pPr>
        <w:pStyle w:val="Normal"/>
        <w:numPr>
          <w:ilvl w:val="0"/>
          <w:numId w:val="89"/>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b/>
          <w:bCs/>
          <w:color w:val="000000"/>
          <w:spacing w:val="-1"/>
          <w:sz w:val="32"/>
          <w:szCs w:val="32"/>
        </w:rPr>
        <w:t>directives:</w:t>
      </w:r>
      <w:r>
        <w:rPr>
          <w:rFonts w:eastAsia="Times New Roman" w:cs="Segoe UI" w:ascii="Georgia" w:hAnsi="Georgia"/>
          <w:color w:val="000000"/>
          <w:spacing w:val="-1"/>
          <w:sz w:val="32"/>
          <w:szCs w:val="32"/>
        </w:rPr>
        <w:t> — another component directives we want to use inside our components.</w:t>
      </w:r>
    </w:p>
    <w:p>
      <w:pPr>
        <w:pStyle w:val="Normal"/>
        <w:numPr>
          <w:ilvl w:val="0"/>
          <w:numId w:val="89"/>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b/>
          <w:bCs/>
          <w:color w:val="000000"/>
          <w:spacing w:val="-1"/>
          <w:sz w:val="32"/>
          <w:szCs w:val="32"/>
        </w:rPr>
        <w:t>providers:</w:t>
      </w:r>
      <w:r>
        <w:rPr>
          <w:rFonts w:eastAsia="Times New Roman" w:cs="Segoe UI" w:ascii="Georgia" w:hAnsi="Georgia"/>
          <w:color w:val="000000"/>
          <w:spacing w:val="-1"/>
          <w:sz w:val="32"/>
          <w:szCs w:val="32"/>
        </w:rPr>
        <w:t> — This is the place we are passing the services that we need insider our components.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Immediately after this decorator or right to it, we need to export a class where our variables and functions reside that our component uses.</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4657725" cy="923925"/>
            <wp:effectExtent l="0" t="0" r="0" b="0"/>
            <wp:docPr id="17" name="Picture 18" descr="https://miro.medium.com/max/60/1*vPd3-cKqWDx0GwxT2sU-9g.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https://miro.medium.com/max/60/1*vPd3-cKqWDx0GwxT2sU-9g.jpeg?q=20"/>
                    <pic:cNvPicPr>
                      <a:picLocks noChangeAspect="1" noChangeArrowheads="1"/>
                    </pic:cNvPicPr>
                  </pic:nvPicPr>
                  <pic:blipFill>
                    <a:blip r:embed="rId27"/>
                    <a:stretch>
                      <a:fillRect/>
                    </a:stretch>
                  </pic:blipFill>
                  <pic:spPr bwMode="auto">
                    <a:xfrm>
                      <a:off x="0" y="0"/>
                      <a:ext cx="4657725" cy="92392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4657725" cy="923925"/>
            <wp:effectExtent l="0" t="0" r="0" b="0"/>
            <wp:docPr id="18" name="Picture 19" descr="https://miro.medium.com/max/489/1*vPd3-cKqWDx0GwxT2sU-9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https://miro.medium.com/max/489/1*vPd3-cKqWDx0GwxT2sU-9g.jpeg"/>
                    <pic:cNvPicPr>
                      <a:picLocks noChangeAspect="1" noChangeArrowheads="1"/>
                    </pic:cNvPicPr>
                  </pic:nvPicPr>
                  <pic:blipFill>
                    <a:blip r:embed="rId28"/>
                    <a:stretch>
                      <a:fillRect/>
                    </a:stretch>
                  </pic:blipFill>
                  <pic:spPr bwMode="auto">
                    <a:xfrm>
                      <a:off x="0" y="0"/>
                      <a:ext cx="4657725" cy="923925"/>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Q3. What is compilation in Angular 4? And what are the types of compilation in Angular 4?</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An Angular application consists largely of components and their HTML templates. Before the browser can render the application, the components and templates must be converted to executable JavaScript by the </w:t>
      </w:r>
      <w:r>
        <w:rPr>
          <w:rFonts w:eastAsia="Times New Roman" w:cs="Times New Roman" w:ascii="Georgia" w:hAnsi="Georgia"/>
          <w:i/>
          <w:iCs/>
          <w:color w:val="000000"/>
          <w:spacing w:val="-1"/>
          <w:sz w:val="32"/>
          <w:szCs w:val="32"/>
        </w:rPr>
        <w:t>Angular compiler</w:t>
      </w:r>
      <w:r>
        <w:rPr>
          <w:rFonts w:eastAsia="Times New Roman" w:cs="Times New Roman" w:ascii="Georgia" w:hAnsi="Georgia"/>
          <w:color w:val="000000"/>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There is actually only one Angular compiler. The difference between AOT and JIT is a matter of timing and tooling. There are two types of compilation Angular 4 provides.</w:t>
      </w:r>
    </w:p>
    <w:p>
      <w:pPr>
        <w:pStyle w:val="Normal"/>
        <w:numPr>
          <w:ilvl w:val="0"/>
          <w:numId w:val="90"/>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Segoe UI" w:ascii="Georgia" w:hAnsi="Georgia"/>
          <w:b/>
          <w:bCs/>
          <w:color w:val="000000"/>
          <w:spacing w:val="-1"/>
          <w:sz w:val="32"/>
          <w:szCs w:val="32"/>
        </w:rPr>
        <w:t>Just-in-time (JIT) compilation:</w:t>
      </w:r>
      <w:r>
        <w:rPr>
          <w:rFonts w:eastAsia="Times New Roman" w:cs="Segoe UI" w:ascii="Georgia" w:hAnsi="Georgia"/>
          <w:color w:val="000000"/>
          <w:spacing w:val="-1"/>
          <w:sz w:val="32"/>
          <w:szCs w:val="32"/>
        </w:rPr>
        <w:t> This is a standard development approach which compiles our Typescript and html files in the browser at runtime, as the application loads. It is great but has disadvantages. Views take longer to render because of the in-browser compilation step. App size increases as it contains angular compiler and other library code that won’t actually need.</w:t>
      </w:r>
    </w:p>
    <w:p>
      <w:pPr>
        <w:pStyle w:val="Normal"/>
        <w:numPr>
          <w:ilvl w:val="0"/>
          <w:numId w:val="90"/>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b/>
          <w:bCs/>
          <w:color w:val="000000"/>
          <w:spacing w:val="-1"/>
          <w:sz w:val="32"/>
          <w:szCs w:val="32"/>
        </w:rPr>
        <w:t>Ahead-of-time (AOT) compilation:</w:t>
      </w:r>
      <w:r>
        <w:rPr>
          <w:rFonts w:eastAsia="Times New Roman" w:cs="Segoe UI" w:ascii="Georgia" w:hAnsi="Georgia"/>
          <w:color w:val="000000"/>
          <w:spacing w:val="-1"/>
          <w:sz w:val="32"/>
          <w:szCs w:val="32"/>
        </w:rPr>
        <w:t> With AOT, the compiler runs at the build time and the browser downloads only the pre compiled version of the application. The browser loads executable code so it can render the application immediately, without waiting to compile the app first. This compilation is better than JIT because of Fast rendering, smaller application size, security and detect template errors earlier.</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Q4. What is </w:t>
      </w:r>
      <w:r>
        <w:rPr>
          <w:rFonts w:eastAsia="Times New Roman" w:cs="Courier New" w:ascii="Georgia" w:hAnsi="Georgia"/>
          <w:b/>
          <w:bCs/>
          <w:color w:val="000000"/>
          <w:spacing w:val="-1"/>
          <w:sz w:val="24"/>
          <w:szCs w:val="24"/>
        </w:rPr>
        <w:t>@NgModule</w:t>
      </w:r>
      <w:r>
        <w:rPr>
          <w:rFonts w:eastAsia="Times New Roman" w:cs="Times New Roman" w:ascii="Georgia" w:hAnsi="Georgia"/>
          <w:b/>
          <w:bCs/>
          <w:color w:val="000000"/>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An </w:t>
      </w:r>
      <w:r>
        <w:rPr>
          <w:rFonts w:eastAsia="Times New Roman" w:cs="Courier New" w:ascii="Courier New" w:hAnsi="Courier New"/>
          <w:color w:val="000000"/>
          <w:spacing w:val="-1"/>
          <w:sz w:val="24"/>
          <w:szCs w:val="24"/>
        </w:rPr>
        <w:t>NgModule</w:t>
      </w:r>
      <w:r>
        <w:rPr>
          <w:rFonts w:eastAsia="Times New Roman" w:cs="Times New Roman" w:ascii="Georgia" w:hAnsi="Georgia"/>
          <w:color w:val="000000"/>
          <w:spacing w:val="-1"/>
          <w:sz w:val="32"/>
          <w:szCs w:val="32"/>
        </w:rPr>
        <w:t> class describes how the application parts fit together. Every application has at least one </w:t>
      </w:r>
      <w:r>
        <w:rPr>
          <w:rFonts w:eastAsia="Times New Roman" w:cs="Courier New" w:ascii="Courier New" w:hAnsi="Courier New"/>
          <w:color w:val="000000"/>
          <w:spacing w:val="-1"/>
          <w:sz w:val="24"/>
          <w:szCs w:val="24"/>
        </w:rPr>
        <w:t>NgModule</w:t>
      </w:r>
      <w:r>
        <w:rPr>
          <w:rFonts w:eastAsia="Times New Roman" w:cs="Times New Roman" w:ascii="Georgia" w:hAnsi="Georgia"/>
          <w:color w:val="000000"/>
          <w:spacing w:val="-1"/>
          <w:sz w:val="32"/>
          <w:szCs w:val="32"/>
        </w:rPr>
        <w:t>, the root module that we bootstrap to launch the application.</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6200775" cy="2952750"/>
            <wp:effectExtent l="0" t="0" r="0" b="0"/>
            <wp:docPr id="19" name="Picture 20" descr="https://miro.medium.com/max/60/1*9pRJxfO4TIHUe-hUDHitfg.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https://miro.medium.com/max/60/1*9pRJxfO4TIHUe-hUDHitfg.jpeg?q=20"/>
                    <pic:cNvPicPr>
                      <a:picLocks noChangeAspect="1" noChangeArrowheads="1"/>
                    </pic:cNvPicPr>
                  </pic:nvPicPr>
                  <pic:blipFill>
                    <a:blip r:embed="rId29"/>
                    <a:stretch>
                      <a:fillRect/>
                    </a:stretch>
                  </pic:blipFill>
                  <pic:spPr bwMode="auto">
                    <a:xfrm>
                      <a:off x="0" y="0"/>
                      <a:ext cx="6200775" cy="2952750"/>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6200775" cy="2952750"/>
            <wp:effectExtent l="0" t="0" r="0" b="0"/>
            <wp:docPr id="20" name="Picture 21" descr="https://miro.medium.com/max/651/1*9pRJxfO4TIHUe-hUDHit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https://miro.medium.com/max/651/1*9pRJxfO4TIHUe-hUDHitfg.jpeg"/>
                    <pic:cNvPicPr>
                      <a:picLocks noChangeAspect="1" noChangeArrowheads="1"/>
                    </pic:cNvPicPr>
                  </pic:nvPicPr>
                  <pic:blipFill>
                    <a:blip r:embed="rId30"/>
                    <a:stretch>
                      <a:fillRect/>
                    </a:stretch>
                  </pic:blipFill>
                  <pic:spPr bwMode="auto">
                    <a:xfrm>
                      <a:off x="0" y="0"/>
                      <a:ext cx="6200775" cy="295275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Here the </w:t>
      </w:r>
      <w:r>
        <w:rPr>
          <w:rFonts w:eastAsia="Times New Roman" w:cs="Courier New" w:ascii="Courier New" w:hAnsi="Courier New"/>
          <w:color w:val="000000"/>
          <w:spacing w:val="-1"/>
          <w:sz w:val="24"/>
          <w:szCs w:val="24"/>
        </w:rPr>
        <w:t>AppComponent</w:t>
      </w:r>
      <w:r>
        <w:rPr>
          <w:rFonts w:eastAsia="Times New Roman" w:cs="Times New Roman" w:ascii="Georgia" w:hAnsi="Georgia"/>
          <w:color w:val="000000"/>
          <w:spacing w:val="-1"/>
          <w:sz w:val="32"/>
          <w:szCs w:val="32"/>
        </w:rPr>
        <w:t> is the root module of our application that Angular creates and inserts it into the </w:t>
      </w:r>
      <w:r>
        <w:rPr>
          <w:rFonts w:eastAsia="Times New Roman" w:cs="Courier New" w:ascii="Courier New" w:hAnsi="Courier New"/>
          <w:color w:val="000000"/>
          <w:spacing w:val="-1"/>
          <w:sz w:val="24"/>
          <w:szCs w:val="24"/>
        </w:rPr>
        <w:t>index.html</w:t>
      </w:r>
      <w:r>
        <w:rPr>
          <w:rFonts w:eastAsia="Times New Roman" w:cs="Times New Roman" w:ascii="Georgia" w:hAnsi="Georgia"/>
          <w:color w:val="000000"/>
          <w:spacing w:val="-1"/>
          <w:sz w:val="32"/>
          <w:szCs w:val="32"/>
        </w:rPr>
        <w:t> page.</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Q5. What are all the </w:t>
      </w:r>
      <w:r>
        <w:rPr>
          <w:rFonts w:eastAsia="Times New Roman" w:cs="Times New Roman" w:ascii="Georgia" w:hAnsi="Georgia"/>
          <w:b/>
          <w:bCs/>
          <w:i/>
          <w:iCs/>
          <w:color w:val="000000"/>
          <w:spacing w:val="-1"/>
          <w:sz w:val="32"/>
          <w:szCs w:val="32"/>
        </w:rPr>
        <w:t>metadata</w:t>
      </w:r>
      <w:r>
        <w:rPr>
          <w:rFonts w:eastAsia="Times New Roman" w:cs="Times New Roman" w:ascii="Georgia" w:hAnsi="Georgia"/>
          <w:b/>
          <w:bCs/>
          <w:color w:val="000000"/>
          <w:spacing w:val="-1"/>
          <w:sz w:val="32"/>
          <w:szCs w:val="32"/>
        </w:rPr>
        <w:t> properties of </w:t>
      </w:r>
      <w:r>
        <w:rPr>
          <w:rFonts w:eastAsia="Times New Roman" w:cs="Courier New" w:ascii="Georgia" w:hAnsi="Georgia"/>
          <w:b/>
          <w:bCs/>
          <w:color w:val="000000"/>
          <w:spacing w:val="-1"/>
          <w:sz w:val="24"/>
          <w:szCs w:val="24"/>
        </w:rPr>
        <w:t>NgModule</w:t>
      </w:r>
      <w:r>
        <w:rPr>
          <w:rFonts w:eastAsia="Times New Roman" w:cs="Times New Roman" w:ascii="Georgia" w:hAnsi="Georgia"/>
          <w:b/>
          <w:bCs/>
          <w:color w:val="000000"/>
          <w:spacing w:val="-1"/>
          <w:sz w:val="32"/>
          <w:szCs w:val="32"/>
        </w:rPr>
        <w:t>? And what are they used for?</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Courier New" w:ascii="Courier New" w:hAnsi="Courier New"/>
          <w:color w:val="000000"/>
          <w:spacing w:val="-1"/>
          <w:sz w:val="24"/>
          <w:szCs w:val="24"/>
        </w:rPr>
        <w:t>@NgModule</w:t>
      </w:r>
      <w:r>
        <w:rPr>
          <w:rFonts w:eastAsia="Times New Roman" w:cs="Times New Roman" w:ascii="Georgia" w:hAnsi="Georgia"/>
          <w:color w:val="000000"/>
          <w:spacing w:val="-1"/>
          <w:sz w:val="32"/>
          <w:szCs w:val="32"/>
        </w:rPr>
        <w:t> accepts a metadata object that tells Angular how to compile and launch the application. The properties are:</w:t>
      </w:r>
    </w:p>
    <w:p>
      <w:pPr>
        <w:pStyle w:val="Normal"/>
        <w:numPr>
          <w:ilvl w:val="0"/>
          <w:numId w:val="91"/>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Courier New" w:ascii="Georgia" w:hAnsi="Georgia"/>
          <w:b/>
          <w:bCs/>
          <w:color w:val="000000"/>
          <w:spacing w:val="-1"/>
          <w:sz w:val="24"/>
          <w:szCs w:val="24"/>
        </w:rPr>
        <w:t>imports</w:t>
      </w:r>
      <w:r>
        <w:rPr>
          <w:rFonts w:eastAsia="Times New Roman" w:cs="Segoe UI" w:ascii="Georgia" w:hAnsi="Georgia"/>
          <w:color w:val="000000"/>
          <w:spacing w:val="-1"/>
          <w:sz w:val="32"/>
          <w:szCs w:val="32"/>
        </w:rPr>
        <w:t> – Modules that the application needs or depends on to run like, the </w:t>
      </w:r>
      <w:r>
        <w:rPr>
          <w:rFonts w:eastAsia="Times New Roman" w:cs="Courier New" w:ascii="Courier New" w:hAnsi="Courier New"/>
          <w:color w:val="000000"/>
          <w:spacing w:val="-1"/>
          <w:sz w:val="24"/>
          <w:szCs w:val="24"/>
        </w:rPr>
        <w:t>BrowserModule</w:t>
      </w:r>
      <w:r>
        <w:rPr>
          <w:rFonts w:eastAsia="Times New Roman" w:cs="Segoe UI" w:ascii="Georgia" w:hAnsi="Georgia"/>
          <w:color w:val="000000"/>
          <w:spacing w:val="-1"/>
          <w:sz w:val="32"/>
          <w:szCs w:val="32"/>
        </w:rPr>
        <w:t> that every application needs to run in a browser.</w:t>
      </w:r>
    </w:p>
    <w:p>
      <w:pPr>
        <w:pStyle w:val="Normal"/>
        <w:numPr>
          <w:ilvl w:val="0"/>
          <w:numId w:val="91"/>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Courier New" w:ascii="Georgia" w:hAnsi="Georgia"/>
          <w:b/>
          <w:bCs/>
          <w:color w:val="000000"/>
          <w:spacing w:val="-1"/>
          <w:sz w:val="24"/>
          <w:szCs w:val="24"/>
        </w:rPr>
        <w:t>declarations</w:t>
      </w:r>
      <w:r>
        <w:rPr>
          <w:rFonts w:eastAsia="Times New Roman" w:cs="Segoe UI" w:ascii="Georgia" w:hAnsi="Georgia"/>
          <w:color w:val="000000"/>
          <w:spacing w:val="-1"/>
          <w:sz w:val="32"/>
          <w:szCs w:val="32"/>
        </w:rPr>
        <w:t> – the application's components, which belongs to the </w:t>
      </w:r>
      <w:r>
        <w:rPr>
          <w:rFonts w:eastAsia="Times New Roman" w:cs="Courier New" w:ascii="Courier New" w:hAnsi="Courier New"/>
          <w:color w:val="000000"/>
          <w:spacing w:val="-1"/>
          <w:sz w:val="24"/>
          <w:szCs w:val="24"/>
        </w:rPr>
        <w:t>NgModule</w:t>
      </w:r>
      <w:r>
        <w:rPr>
          <w:rFonts w:eastAsia="Times New Roman" w:cs="Segoe UI" w:ascii="Georgia" w:hAnsi="Georgia"/>
          <w:color w:val="000000"/>
          <w:spacing w:val="-1"/>
          <w:sz w:val="32"/>
          <w:szCs w:val="32"/>
        </w:rPr>
        <w:t>class. We must declare every component in an </w:t>
      </w:r>
      <w:r>
        <w:rPr>
          <w:rFonts w:eastAsia="Times New Roman" w:cs="Courier New" w:ascii="Courier New" w:hAnsi="Courier New"/>
          <w:color w:val="000000"/>
          <w:spacing w:val="-1"/>
          <w:sz w:val="24"/>
          <w:szCs w:val="24"/>
        </w:rPr>
        <w:t>NgModule</w:t>
      </w:r>
      <w:r>
        <w:rPr>
          <w:rFonts w:eastAsia="Times New Roman" w:cs="Segoe UI" w:ascii="Georgia" w:hAnsi="Georgia"/>
          <w:color w:val="000000"/>
          <w:spacing w:val="-1"/>
          <w:sz w:val="32"/>
          <w:szCs w:val="32"/>
        </w:rPr>
        <w:t> class. If we use a component without declaring it, we'll see a clear error message in the browser console.</w:t>
      </w:r>
    </w:p>
    <w:p>
      <w:pPr>
        <w:pStyle w:val="Normal"/>
        <w:numPr>
          <w:ilvl w:val="0"/>
          <w:numId w:val="91"/>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Courier New" w:ascii="Georgia" w:hAnsi="Georgia"/>
          <w:b/>
          <w:bCs/>
          <w:color w:val="000000"/>
          <w:spacing w:val="-1"/>
          <w:sz w:val="24"/>
          <w:szCs w:val="24"/>
        </w:rPr>
        <w:t>bootstrap</w:t>
      </w:r>
      <w:r>
        <w:rPr>
          <w:rFonts w:eastAsia="Times New Roman" w:cs="Segoe UI" w:ascii="Georgia" w:hAnsi="Georgia"/>
          <w:color w:val="000000"/>
          <w:spacing w:val="-1"/>
          <w:sz w:val="32"/>
          <w:szCs w:val="32"/>
        </w:rPr>
        <w:t> – the root component that Angular creates and inserts into the </w:t>
      </w:r>
      <w:r>
        <w:rPr>
          <w:rFonts w:eastAsia="Times New Roman" w:cs="Courier New" w:ascii="Courier New" w:hAnsi="Courier New"/>
          <w:color w:val="000000"/>
          <w:spacing w:val="-1"/>
          <w:sz w:val="24"/>
          <w:szCs w:val="24"/>
        </w:rPr>
        <w:t>index.html</w:t>
      </w:r>
      <w:r>
        <w:rPr>
          <w:rFonts w:eastAsia="Times New Roman" w:cs="Segoe UI" w:ascii="Georgia" w:hAnsi="Georgia"/>
          <w:color w:val="000000"/>
          <w:spacing w:val="-1"/>
          <w:sz w:val="32"/>
          <w:szCs w:val="32"/>
        </w:rPr>
        <w:t> host web page. The application will be launched by creating the components listed in this array.</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Q6. What is Template reference variables?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A template reference variable (</w:t>
      </w:r>
      <w:r>
        <w:rPr>
          <w:rFonts w:eastAsia="Times New Roman" w:cs="Courier New" w:ascii="Courier New" w:hAnsi="Courier New"/>
          <w:color w:val="000000"/>
          <w:spacing w:val="-1"/>
          <w:sz w:val="24"/>
          <w:szCs w:val="24"/>
        </w:rPr>
        <w:t>#var</w:t>
      </w:r>
      <w:r>
        <w:rPr>
          <w:rFonts w:eastAsia="Times New Roman" w:cs="Times New Roman" w:ascii="Georgia" w:hAnsi="Georgia"/>
          <w:color w:val="000000"/>
          <w:spacing w:val="-1"/>
          <w:sz w:val="32"/>
          <w:szCs w:val="32"/>
        </w:rPr>
        <w:t>) is a reference to a DOM element within a template. We use hash symbol (#) to declare a reference variable in a template.</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029200" cy="628650"/>
            <wp:effectExtent l="0" t="0" r="0" b="0"/>
            <wp:docPr id="21" name="Picture 22" descr="https://miro.medium.com/max/60/1*gQZoMBShop0j4NWXXKnGow.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https://miro.medium.com/max/60/1*gQZoMBShop0j4NWXXKnGow.jpeg?q=20"/>
                    <pic:cNvPicPr>
                      <a:picLocks noChangeAspect="1" noChangeArrowheads="1"/>
                    </pic:cNvPicPr>
                  </pic:nvPicPr>
                  <pic:blipFill>
                    <a:blip r:embed="rId31"/>
                    <a:stretch>
                      <a:fillRect/>
                    </a:stretch>
                  </pic:blipFill>
                  <pic:spPr bwMode="auto">
                    <a:xfrm>
                      <a:off x="0" y="0"/>
                      <a:ext cx="5029200" cy="628650"/>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5029200" cy="628650"/>
            <wp:effectExtent l="0" t="0" r="0" b="0"/>
            <wp:docPr id="22" name="Picture 23" descr="https://miro.medium.com/max/528/1*gQZoMBShop0j4NWXXKnG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https://miro.medium.com/max/528/1*gQZoMBShop0j4NWXXKnGow.jpeg"/>
                    <pic:cNvPicPr>
                      <a:picLocks noChangeAspect="1" noChangeArrowheads="1"/>
                    </pic:cNvPicPr>
                  </pic:nvPicPr>
                  <pic:blipFill>
                    <a:blip r:embed="rId32"/>
                    <a:stretch>
                      <a:fillRect/>
                    </a:stretch>
                  </pic:blipFill>
                  <pic:spPr bwMode="auto">
                    <a:xfrm>
                      <a:off x="0" y="0"/>
                      <a:ext cx="5029200" cy="62865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In the above code the </w:t>
      </w:r>
      <w:r>
        <w:rPr>
          <w:rFonts w:eastAsia="Times New Roman" w:cs="Courier New" w:ascii="Courier New" w:hAnsi="Courier New"/>
          <w:color w:val="000000"/>
          <w:spacing w:val="-1"/>
          <w:sz w:val="24"/>
          <w:szCs w:val="24"/>
        </w:rPr>
        <w:t>#name</w:t>
      </w:r>
      <w:r>
        <w:rPr>
          <w:rFonts w:eastAsia="Times New Roman" w:cs="Times New Roman" w:ascii="Georgia" w:hAnsi="Georgia"/>
          <w:color w:val="000000"/>
          <w:spacing w:val="-1"/>
          <w:sz w:val="32"/>
          <w:szCs w:val="32"/>
        </w:rPr>
        <w:t> declares a variable on the </w:t>
      </w:r>
      <w:r>
        <w:rPr>
          <w:rFonts w:eastAsia="Times New Roman" w:cs="Courier New" w:ascii="Courier New" w:hAnsi="Courier New"/>
          <w:color w:val="000000"/>
          <w:spacing w:val="-1"/>
          <w:sz w:val="24"/>
          <w:szCs w:val="24"/>
        </w:rPr>
        <w:t>input</w:t>
      </w:r>
      <w:r>
        <w:rPr>
          <w:rFonts w:eastAsia="Times New Roman" w:cs="Times New Roman" w:ascii="Georgia" w:hAnsi="Georgia"/>
          <w:color w:val="000000"/>
          <w:spacing w:val="-1"/>
          <w:sz w:val="32"/>
          <w:szCs w:val="32"/>
        </w:rPr>
        <w:t> element. Here the </w:t>
      </w:r>
      <w:r>
        <w:rPr>
          <w:rFonts w:eastAsia="Times New Roman" w:cs="Courier New" w:ascii="Courier New" w:hAnsi="Courier New"/>
          <w:color w:val="000000"/>
          <w:spacing w:val="-1"/>
          <w:sz w:val="24"/>
          <w:szCs w:val="24"/>
        </w:rPr>
        <w:t>name</w:t>
      </w:r>
      <w:r>
        <w:rPr>
          <w:rFonts w:eastAsia="Times New Roman" w:cs="Times New Roman" w:ascii="Georgia" w:hAnsi="Georgia"/>
          <w:color w:val="000000"/>
          <w:spacing w:val="-1"/>
          <w:sz w:val="32"/>
          <w:szCs w:val="32"/>
        </w:rPr>
        <w:t> refers to the </w:t>
      </w:r>
      <w:r>
        <w:rPr>
          <w:rFonts w:eastAsia="Times New Roman" w:cs="Courier New" w:ascii="Courier New" w:hAnsi="Courier New"/>
          <w:i/>
          <w:iCs/>
          <w:color w:val="000000"/>
          <w:spacing w:val="-1"/>
          <w:sz w:val="24"/>
          <w:szCs w:val="24"/>
        </w:rPr>
        <w:t>input</w:t>
      </w:r>
      <w:r>
        <w:rPr>
          <w:rFonts w:eastAsia="Times New Roman" w:cs="Times New Roman" w:ascii="Georgia" w:hAnsi="Georgia"/>
          <w:color w:val="000000"/>
          <w:spacing w:val="-1"/>
          <w:sz w:val="32"/>
          <w:szCs w:val="32"/>
        </w:rPr>
        <w:t> element. Now we can access any property of the </w:t>
      </w:r>
      <w:r>
        <w:rPr>
          <w:rFonts w:eastAsia="Times New Roman" w:cs="Courier New" w:ascii="Courier New" w:hAnsi="Courier New"/>
          <w:color w:val="000000"/>
          <w:spacing w:val="-1"/>
          <w:sz w:val="24"/>
          <w:szCs w:val="24"/>
        </w:rPr>
        <w:t>input</w:t>
      </w:r>
      <w:r>
        <w:rPr>
          <w:rFonts w:eastAsia="Times New Roman" w:cs="Times New Roman" w:ascii="Georgia" w:hAnsi="Georgia"/>
          <w:color w:val="000000"/>
          <w:spacing w:val="-1"/>
          <w:sz w:val="32"/>
          <w:szCs w:val="32"/>
        </w:rPr>
        <w:t>DOM, using this reference variable. For example, we can get the value of the </w:t>
      </w:r>
      <w:r>
        <w:rPr>
          <w:rFonts w:eastAsia="Times New Roman" w:cs="Courier New" w:ascii="Courier New" w:hAnsi="Courier New"/>
          <w:color w:val="000000"/>
          <w:spacing w:val="-1"/>
          <w:sz w:val="24"/>
          <w:szCs w:val="24"/>
        </w:rPr>
        <w:t>input</w:t>
      </w:r>
      <w:r>
        <w:rPr>
          <w:rFonts w:eastAsia="Times New Roman" w:cs="Times New Roman" w:ascii="Georgia" w:hAnsi="Georgia"/>
          <w:color w:val="000000"/>
          <w:spacing w:val="-1"/>
          <w:sz w:val="32"/>
          <w:szCs w:val="32"/>
        </w:rPr>
        <w:t>element as </w:t>
      </w:r>
      <w:r>
        <w:rPr>
          <w:rFonts w:eastAsia="Times New Roman" w:cs="Courier New" w:ascii="Courier New" w:hAnsi="Courier New"/>
          <w:color w:val="000000"/>
          <w:spacing w:val="-1"/>
          <w:sz w:val="24"/>
          <w:szCs w:val="24"/>
        </w:rPr>
        <w:t>name.value</w:t>
      </w:r>
      <w:r>
        <w:rPr>
          <w:rFonts w:eastAsia="Times New Roman" w:cs="Times New Roman" w:ascii="Georgia" w:hAnsi="Georgia"/>
          <w:color w:val="000000"/>
          <w:spacing w:val="-1"/>
          <w:sz w:val="32"/>
          <w:szCs w:val="32"/>
        </w:rPr>
        <w:t> and the value of the placeholder property by </w:t>
      </w:r>
      <w:r>
        <w:rPr>
          <w:rFonts w:eastAsia="Times New Roman" w:cs="Courier New" w:ascii="Courier New" w:hAnsi="Courier New"/>
          <w:color w:val="000000"/>
          <w:spacing w:val="-1"/>
          <w:sz w:val="24"/>
          <w:szCs w:val="24"/>
        </w:rPr>
        <w:t>name.placeholder</w:t>
      </w:r>
      <w:r>
        <w:rPr>
          <w:rFonts w:eastAsia="Times New Roman" w:cs="Times New Roman" w:ascii="Georgia" w:hAnsi="Georgia"/>
          <w:color w:val="000000"/>
          <w:spacing w:val="-1"/>
          <w:sz w:val="32"/>
          <w:szCs w:val="32"/>
        </w:rPr>
        <w:t> anywhere in the template.</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Finally, a Template reference variable refers to its attached element, component or directive. It can be accessed anywhere in the entire template. We can also use </w:t>
      </w:r>
      <w:r>
        <w:rPr>
          <w:rFonts w:eastAsia="Times New Roman" w:cs="Courier New" w:ascii="Courier New" w:hAnsi="Courier New"/>
          <w:color w:val="000000"/>
          <w:spacing w:val="-1"/>
          <w:sz w:val="24"/>
          <w:szCs w:val="24"/>
        </w:rPr>
        <w:t>ref-</w:t>
      </w:r>
      <w:r>
        <w:rPr>
          <w:rFonts w:eastAsia="Times New Roman" w:cs="Times New Roman" w:ascii="Georgia" w:hAnsi="Georgia"/>
          <w:color w:val="000000"/>
          <w:spacing w:val="-1"/>
          <w:sz w:val="32"/>
          <w:szCs w:val="32"/>
        </w:rPr>
        <w:t> instead of #. Thus we can also write the above code as </w:t>
      </w:r>
      <w:r>
        <w:rPr>
          <w:rFonts w:eastAsia="Times New Roman" w:cs="Courier New" w:ascii="Courier New" w:hAnsi="Courier New"/>
          <w:color w:val="000000"/>
          <w:spacing w:val="-1"/>
          <w:sz w:val="24"/>
          <w:szCs w:val="24"/>
        </w:rPr>
        <w:t>ref-name</w:t>
      </w:r>
      <w:r>
        <w:rPr>
          <w:rFonts w:eastAsia="Times New Roman" w:cs="Times New Roman" w:ascii="Georgia" w:hAnsi="Georgia"/>
          <w:color w:val="000000"/>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Q7. What are structural directives?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Structural directives are responsible for HTML layout. They shape or reshape the DOM’s structure, typically by adding, removing, or manipulating elements. Structural directives are easy to recognize. An asterisk (*) precedes the directive attribute name as in this example.</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343525" cy="885825"/>
            <wp:effectExtent l="0" t="0" r="0" b="0"/>
            <wp:docPr id="23" name="Picture 24" descr="https://miro.medium.com/max/60/1*_fkCkQaNF1xvqGXMCTlKMw.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https://miro.medium.com/max/60/1*_fkCkQaNF1xvqGXMCTlKMw.jpeg?q=20"/>
                    <pic:cNvPicPr>
                      <a:picLocks noChangeAspect="1" noChangeArrowheads="1"/>
                    </pic:cNvPicPr>
                  </pic:nvPicPr>
                  <pic:blipFill>
                    <a:blip r:embed="rId33"/>
                    <a:stretch>
                      <a:fillRect/>
                    </a:stretch>
                  </pic:blipFill>
                  <pic:spPr bwMode="auto">
                    <a:xfrm>
                      <a:off x="0" y="0"/>
                      <a:ext cx="5343525" cy="88582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5343525" cy="885825"/>
            <wp:effectExtent l="0" t="0" r="0" b="0"/>
            <wp:docPr id="24" name="Picture 25" descr="https://miro.medium.com/max/561/1*_fkCkQaNF1xvqGXMCTlKM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https://miro.medium.com/max/561/1*_fkCkQaNF1xvqGXMCTlKMw.jpeg"/>
                    <pic:cNvPicPr>
                      <a:picLocks noChangeAspect="1" noChangeArrowheads="1"/>
                    </pic:cNvPicPr>
                  </pic:nvPicPr>
                  <pic:blipFill>
                    <a:blip r:embed="rId34"/>
                    <a:stretch>
                      <a:fillRect/>
                    </a:stretch>
                  </pic:blipFill>
                  <pic:spPr bwMode="auto">
                    <a:xfrm>
                      <a:off x="0" y="0"/>
                      <a:ext cx="5343525" cy="885825"/>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The </w:t>
      </w:r>
      <w:r>
        <w:rPr>
          <w:rFonts w:eastAsia="Times New Roman" w:cs="Courier New" w:ascii="Courier New" w:hAnsi="Courier New"/>
          <w:color w:val="000000"/>
          <w:spacing w:val="-1"/>
          <w:sz w:val="24"/>
          <w:szCs w:val="24"/>
        </w:rPr>
        <w:t>ngFor</w:t>
      </w:r>
      <w:r>
        <w:rPr>
          <w:rFonts w:eastAsia="Times New Roman" w:cs="Times New Roman" w:ascii="Georgia" w:hAnsi="Georgia"/>
          <w:color w:val="000000"/>
          <w:spacing w:val="-1"/>
          <w:sz w:val="32"/>
          <w:szCs w:val="32"/>
        </w:rPr>
        <w:t> directive iterates over the component's </w:t>
      </w:r>
      <w:r>
        <w:rPr>
          <w:rFonts w:eastAsia="Times New Roman" w:cs="Courier New" w:ascii="Courier New" w:hAnsi="Courier New"/>
          <w:color w:val="000000"/>
          <w:spacing w:val="-1"/>
          <w:sz w:val="24"/>
          <w:szCs w:val="24"/>
        </w:rPr>
        <w:t>names</w:t>
      </w:r>
      <w:r>
        <w:rPr>
          <w:rFonts w:eastAsia="Times New Roman" w:cs="Times New Roman" w:ascii="Georgia" w:hAnsi="Georgia"/>
          <w:color w:val="000000"/>
          <w:spacing w:val="-1"/>
          <w:sz w:val="32"/>
          <w:szCs w:val="32"/>
        </w:rPr>
        <w:t> array and renders an instance of this template for each </w:t>
      </w:r>
      <w:r>
        <w:rPr>
          <w:rFonts w:eastAsia="Times New Roman" w:cs="Courier New" w:ascii="Courier New" w:hAnsi="Courier New"/>
          <w:color w:val="000000"/>
          <w:spacing w:val="-1"/>
          <w:sz w:val="24"/>
          <w:szCs w:val="24"/>
        </w:rPr>
        <w:t>name</w:t>
      </w:r>
      <w:r>
        <w:rPr>
          <w:rFonts w:eastAsia="Times New Roman" w:cs="Times New Roman" w:ascii="Georgia" w:hAnsi="Georgia"/>
          <w:color w:val="000000"/>
          <w:spacing w:val="-1"/>
          <w:sz w:val="32"/>
          <w:szCs w:val="32"/>
        </w:rPr>
        <w:t> in that array.</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Some of the other structural directives in Angular are </w:t>
      </w:r>
      <w:r>
        <w:rPr>
          <w:rFonts w:eastAsia="Times New Roman" w:cs="Courier New" w:ascii="Courier New" w:hAnsi="Courier New"/>
          <w:color w:val="000000"/>
          <w:spacing w:val="-1"/>
          <w:sz w:val="24"/>
          <w:szCs w:val="24"/>
        </w:rPr>
        <w:t>ngIf</w:t>
      </w:r>
      <w:r>
        <w:rPr>
          <w:rFonts w:eastAsia="Times New Roman" w:cs="Times New Roman" w:ascii="Georgia" w:hAnsi="Georgia"/>
          <w:color w:val="000000"/>
          <w:spacing w:val="-1"/>
          <w:sz w:val="32"/>
          <w:szCs w:val="32"/>
        </w:rPr>
        <w:t> and </w:t>
      </w:r>
      <w:r>
        <w:rPr>
          <w:rFonts w:eastAsia="Times New Roman" w:cs="Courier New" w:ascii="Courier New" w:hAnsi="Courier New"/>
          <w:color w:val="000000"/>
          <w:spacing w:val="-1"/>
          <w:sz w:val="24"/>
          <w:szCs w:val="24"/>
        </w:rPr>
        <w:t>ngSwitch</w:t>
      </w:r>
      <w:r>
        <w:rPr>
          <w:rFonts w:eastAsia="Times New Roman" w:cs="Times New Roman" w:ascii="Georgia" w:hAnsi="Georgia"/>
          <w:color w:val="000000"/>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Q8. What is Directive in Angular 4? How it differs from Components?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Directives allow us to attach behavior to elements in the DOM, for example, doing something on mouse over or click. In Angular, a Directive decoraor (</w:t>
      </w:r>
      <w:r>
        <w:rPr>
          <w:rFonts w:eastAsia="Times New Roman" w:cs="Courier New" w:ascii="Courier New" w:hAnsi="Courier New"/>
          <w:color w:val="000000"/>
          <w:spacing w:val="-1"/>
          <w:sz w:val="24"/>
          <w:szCs w:val="24"/>
        </w:rPr>
        <w:t>@Directive</w:t>
      </w:r>
      <w:r>
        <w:rPr>
          <w:rFonts w:eastAsia="Times New Roman" w:cs="Times New Roman" w:ascii="Georgia" w:hAnsi="Georgia"/>
          <w:color w:val="000000"/>
          <w:spacing w:val="-1"/>
          <w:sz w:val="32"/>
          <w:szCs w:val="32"/>
        </w:rPr>
        <w:t>) is used to mark a class as an Angular directive and provides additional metadata that determines how the directive should be processed. Below are the metadata properties of a directive.</w:t>
      </w:r>
    </w:p>
    <w:p>
      <w:pPr>
        <w:pStyle w:val="Normal"/>
        <w:numPr>
          <w:ilvl w:val="0"/>
          <w:numId w:val="92"/>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Courier New" w:ascii="Courier New" w:hAnsi="Courier New"/>
          <w:color w:val="000000"/>
          <w:spacing w:val="-1"/>
          <w:sz w:val="24"/>
          <w:szCs w:val="24"/>
        </w:rPr>
        <w:t>selector</w:t>
      </w:r>
      <w:r>
        <w:rPr>
          <w:rFonts w:eastAsia="Times New Roman" w:cs="Segoe UI" w:ascii="Georgia" w:hAnsi="Georgia"/>
          <w:color w:val="000000"/>
          <w:spacing w:val="-1"/>
          <w:sz w:val="32"/>
          <w:szCs w:val="32"/>
        </w:rPr>
        <w:t> - css selector that identifies this component in a template</w:t>
      </w:r>
    </w:p>
    <w:p>
      <w:pPr>
        <w:pStyle w:val="Normal"/>
        <w:numPr>
          <w:ilvl w:val="0"/>
          <w:numId w:val="92"/>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Courier New" w:ascii="Courier New" w:hAnsi="Courier New"/>
          <w:color w:val="000000"/>
          <w:spacing w:val="-1"/>
          <w:sz w:val="24"/>
          <w:szCs w:val="24"/>
        </w:rPr>
        <w:t>host</w:t>
      </w:r>
      <w:r>
        <w:rPr>
          <w:rFonts w:eastAsia="Times New Roman" w:cs="Segoe UI" w:ascii="Georgia" w:hAnsi="Georgia"/>
          <w:color w:val="000000"/>
          <w:spacing w:val="-1"/>
          <w:sz w:val="32"/>
          <w:szCs w:val="32"/>
        </w:rPr>
        <w:t> - map of class property to host element bindings for events, properties and attributes</w:t>
      </w:r>
    </w:p>
    <w:p>
      <w:pPr>
        <w:pStyle w:val="Normal"/>
        <w:numPr>
          <w:ilvl w:val="0"/>
          <w:numId w:val="92"/>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Courier New" w:ascii="Courier New" w:hAnsi="Courier New"/>
          <w:color w:val="000000"/>
          <w:spacing w:val="-1"/>
          <w:sz w:val="24"/>
          <w:szCs w:val="24"/>
        </w:rPr>
        <w:t>inputs</w:t>
      </w:r>
      <w:r>
        <w:rPr>
          <w:rFonts w:eastAsia="Times New Roman" w:cs="Segoe UI" w:ascii="Georgia" w:hAnsi="Georgia"/>
          <w:color w:val="000000"/>
          <w:spacing w:val="-1"/>
          <w:sz w:val="32"/>
          <w:szCs w:val="32"/>
        </w:rPr>
        <w:t> - list of class property names to data-bind as component inputs</w:t>
      </w:r>
    </w:p>
    <w:p>
      <w:pPr>
        <w:pStyle w:val="Normal"/>
        <w:numPr>
          <w:ilvl w:val="0"/>
          <w:numId w:val="92"/>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Courier New" w:ascii="Courier New" w:hAnsi="Courier New"/>
          <w:color w:val="000000"/>
          <w:spacing w:val="-1"/>
          <w:sz w:val="24"/>
          <w:szCs w:val="24"/>
        </w:rPr>
        <w:t>outputs</w:t>
      </w:r>
      <w:r>
        <w:rPr>
          <w:rFonts w:eastAsia="Times New Roman" w:cs="Segoe UI" w:ascii="Georgia" w:hAnsi="Georgia"/>
          <w:color w:val="000000"/>
          <w:spacing w:val="-1"/>
          <w:sz w:val="32"/>
          <w:szCs w:val="32"/>
        </w:rPr>
        <w:t> - list of class property names that expose output events that others can subscribe to</w:t>
      </w:r>
    </w:p>
    <w:p>
      <w:pPr>
        <w:pStyle w:val="Normal"/>
        <w:numPr>
          <w:ilvl w:val="0"/>
          <w:numId w:val="92"/>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Courier New" w:ascii="Courier New" w:hAnsi="Courier New"/>
          <w:color w:val="000000"/>
          <w:spacing w:val="-1"/>
          <w:sz w:val="24"/>
          <w:szCs w:val="24"/>
        </w:rPr>
        <w:t>providers</w:t>
      </w:r>
      <w:r>
        <w:rPr>
          <w:rFonts w:eastAsia="Times New Roman" w:cs="Segoe UI" w:ascii="Georgia" w:hAnsi="Georgia"/>
          <w:color w:val="000000"/>
          <w:spacing w:val="-1"/>
          <w:sz w:val="32"/>
          <w:szCs w:val="32"/>
        </w:rPr>
        <w:t> - list of providers available to this component and its children</w:t>
      </w:r>
    </w:p>
    <w:p>
      <w:pPr>
        <w:pStyle w:val="Normal"/>
        <w:numPr>
          <w:ilvl w:val="0"/>
          <w:numId w:val="92"/>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Courier New" w:ascii="Courier New" w:hAnsi="Courier New"/>
          <w:color w:val="000000"/>
          <w:spacing w:val="-1"/>
          <w:sz w:val="24"/>
          <w:szCs w:val="24"/>
        </w:rPr>
        <w:t>queries</w:t>
      </w:r>
      <w:r>
        <w:rPr>
          <w:rFonts w:eastAsia="Times New Roman" w:cs="Segoe UI" w:ascii="Georgia" w:hAnsi="Georgia"/>
          <w:color w:val="000000"/>
          <w:spacing w:val="-1"/>
          <w:sz w:val="32"/>
          <w:szCs w:val="32"/>
        </w:rPr>
        <w:t> - configure queries that can be injected into the component</w:t>
      </w:r>
    </w:p>
    <w:p>
      <w:pPr>
        <w:pStyle w:val="Normal"/>
        <w:numPr>
          <w:ilvl w:val="0"/>
          <w:numId w:val="92"/>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Courier New" w:ascii="Courier New" w:hAnsi="Courier New"/>
          <w:color w:val="000000"/>
          <w:spacing w:val="-1"/>
          <w:sz w:val="24"/>
          <w:szCs w:val="24"/>
        </w:rPr>
        <w:t>exportAs</w:t>
      </w:r>
      <w:r>
        <w:rPr>
          <w:rFonts w:eastAsia="Times New Roman" w:cs="Segoe UI" w:ascii="Georgia" w:hAnsi="Georgia"/>
          <w:color w:val="000000"/>
          <w:spacing w:val="-1"/>
          <w:sz w:val="32"/>
          <w:szCs w:val="32"/>
        </w:rPr>
        <w:t> - name under which the component instance is exported in a template</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A Component is a directive with a template. So we should use a Component whenever we want reusable set of DOM elements with behaviors of UI. And we should use a Directive whenever we want reusable behavior to supplement the DOM.</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Q9. What are all the types of Directives?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There are three types of directives in Angular. They are </w:t>
      </w:r>
      <w:r>
        <w:rPr>
          <w:rFonts w:eastAsia="Times New Roman" w:cs="Times New Roman" w:ascii="Georgia" w:hAnsi="Georgia"/>
          <w:b/>
          <w:bCs/>
          <w:color w:val="000000"/>
          <w:spacing w:val="-1"/>
          <w:sz w:val="32"/>
          <w:szCs w:val="32"/>
        </w:rPr>
        <w:t>attribute directives</w:t>
      </w:r>
      <w:r>
        <w:rPr>
          <w:rFonts w:eastAsia="Times New Roman" w:cs="Times New Roman" w:ascii="Georgia" w:hAnsi="Georgia"/>
          <w:color w:val="000000"/>
          <w:spacing w:val="-1"/>
          <w:sz w:val="32"/>
          <w:szCs w:val="32"/>
        </w:rPr>
        <w:t>, </w:t>
      </w:r>
      <w:r>
        <w:rPr>
          <w:rFonts w:eastAsia="Times New Roman" w:cs="Times New Roman" w:ascii="Georgia" w:hAnsi="Georgia"/>
          <w:b/>
          <w:bCs/>
          <w:color w:val="000000"/>
          <w:spacing w:val="-1"/>
          <w:sz w:val="32"/>
          <w:szCs w:val="32"/>
        </w:rPr>
        <w:t>structural directives</w:t>
      </w:r>
      <w:r>
        <w:rPr>
          <w:rFonts w:eastAsia="Times New Roman" w:cs="Times New Roman" w:ascii="Georgia" w:hAnsi="Georgia"/>
          <w:color w:val="000000"/>
          <w:spacing w:val="-1"/>
          <w:sz w:val="32"/>
          <w:szCs w:val="32"/>
        </w:rPr>
        <w:t>, and </w:t>
      </w:r>
      <w:r>
        <w:rPr>
          <w:rFonts w:eastAsia="Times New Roman" w:cs="Times New Roman" w:ascii="Georgia" w:hAnsi="Georgia"/>
          <w:b/>
          <w:bCs/>
          <w:color w:val="000000"/>
          <w:spacing w:val="-1"/>
          <w:sz w:val="32"/>
          <w:szCs w:val="32"/>
        </w:rPr>
        <w:t>components</w:t>
      </w:r>
      <w:r>
        <w:rPr>
          <w:rFonts w:eastAsia="Times New Roman" w:cs="Times New Roman" w:ascii="Georgia" w:hAnsi="Georgia"/>
          <w:color w:val="000000"/>
          <w:spacing w:val="-1"/>
          <w:sz w:val="32"/>
          <w:szCs w:val="32"/>
        </w:rPr>
        <w:t>.</w:t>
      </w:r>
    </w:p>
    <w:p>
      <w:pPr>
        <w:pStyle w:val="Normal"/>
        <w:numPr>
          <w:ilvl w:val="0"/>
          <w:numId w:val="93"/>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Segoe UI" w:ascii="Georgia" w:hAnsi="Georgia"/>
          <w:b/>
          <w:bCs/>
          <w:color w:val="000000"/>
          <w:spacing w:val="-1"/>
          <w:sz w:val="32"/>
          <w:szCs w:val="32"/>
        </w:rPr>
        <w:t>Structural directives</w:t>
      </w:r>
      <w:r>
        <w:rPr>
          <w:rFonts w:eastAsia="Times New Roman" w:cs="Segoe UI" w:ascii="Georgia" w:hAnsi="Georgia"/>
          <w:color w:val="000000"/>
          <w:spacing w:val="-1"/>
          <w:sz w:val="32"/>
          <w:szCs w:val="32"/>
        </w:rPr>
        <w:t> change the DOM layout by adding and removing DOM elements. For example, </w:t>
      </w:r>
      <w:r>
        <w:rPr>
          <w:rFonts w:eastAsia="Times New Roman" w:cs="Courier New" w:ascii="Courier New" w:hAnsi="Courier New"/>
          <w:color w:val="000000"/>
          <w:spacing w:val="-1"/>
          <w:sz w:val="24"/>
          <w:szCs w:val="24"/>
        </w:rPr>
        <w:t>*ngIf</w:t>
      </w:r>
      <w:r>
        <w:rPr>
          <w:rFonts w:eastAsia="Times New Roman" w:cs="Segoe UI" w:ascii="Georgia" w:hAnsi="Georgia"/>
          <w:color w:val="000000"/>
          <w:spacing w:val="-1"/>
          <w:sz w:val="32"/>
          <w:szCs w:val="32"/>
        </w:rPr>
        <w:t> and </w:t>
      </w:r>
      <w:r>
        <w:rPr>
          <w:rFonts w:eastAsia="Times New Roman" w:cs="Courier New" w:ascii="Courier New" w:hAnsi="Courier New"/>
          <w:color w:val="000000"/>
          <w:spacing w:val="-1"/>
          <w:sz w:val="24"/>
          <w:szCs w:val="24"/>
        </w:rPr>
        <w:t>*ngFor</w:t>
      </w:r>
    </w:p>
    <w:p>
      <w:pPr>
        <w:pStyle w:val="Normal"/>
        <w:numPr>
          <w:ilvl w:val="0"/>
          <w:numId w:val="93"/>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b/>
          <w:bCs/>
          <w:color w:val="000000"/>
          <w:spacing w:val="-1"/>
          <w:sz w:val="32"/>
          <w:szCs w:val="32"/>
        </w:rPr>
        <w:t>Attribute directives</w:t>
      </w:r>
      <w:r>
        <w:rPr>
          <w:rFonts w:eastAsia="Times New Roman" w:cs="Segoe UI" w:ascii="Georgia" w:hAnsi="Georgia"/>
          <w:color w:val="000000"/>
          <w:spacing w:val="-1"/>
          <w:sz w:val="32"/>
          <w:szCs w:val="32"/>
        </w:rPr>
        <w:t> change the appearance or behavior of an element. . For example, </w:t>
      </w:r>
      <w:r>
        <w:rPr>
          <w:rFonts w:eastAsia="Times New Roman" w:cs="Courier New" w:ascii="Courier New" w:hAnsi="Courier New"/>
          <w:color w:val="000000"/>
          <w:spacing w:val="-1"/>
          <w:sz w:val="24"/>
          <w:szCs w:val="24"/>
        </w:rPr>
        <w:t>*ngStyle</w:t>
      </w:r>
      <w:r>
        <w:rPr>
          <w:rFonts w:eastAsia="Times New Roman" w:cs="Segoe UI" w:ascii="Georgia" w:hAnsi="Georgia"/>
          <w:color w:val="000000"/>
          <w:spacing w:val="-1"/>
          <w:sz w:val="32"/>
          <w:szCs w:val="32"/>
        </w:rPr>
        <w:t> and </w:t>
      </w:r>
      <w:r>
        <w:rPr>
          <w:rFonts w:eastAsia="Times New Roman" w:cs="Courier New" w:ascii="Courier New" w:hAnsi="Courier New"/>
          <w:color w:val="000000"/>
          <w:spacing w:val="-1"/>
          <w:sz w:val="24"/>
          <w:szCs w:val="24"/>
        </w:rPr>
        <w:t>*ngClass</w:t>
      </w:r>
    </w:p>
    <w:p>
      <w:pPr>
        <w:pStyle w:val="Normal"/>
        <w:numPr>
          <w:ilvl w:val="0"/>
          <w:numId w:val="93"/>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b/>
          <w:bCs/>
          <w:color w:val="000000"/>
          <w:spacing w:val="-1"/>
          <w:sz w:val="32"/>
          <w:szCs w:val="32"/>
        </w:rPr>
        <w:t>Components</w:t>
      </w:r>
      <w:r>
        <w:rPr>
          <w:rFonts w:eastAsia="Times New Roman" w:cs="Segoe UI" w:ascii="Georgia" w:hAnsi="Georgia"/>
          <w:color w:val="000000"/>
          <w:spacing w:val="-1"/>
          <w:sz w:val="32"/>
          <w:szCs w:val="32"/>
        </w:rPr>
        <w:t> are basically directives with a template.</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Q10. What are all the uses of a service?</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Services encapsulates business logic and separates them from UI concerns or the controller concerns, which governs them both.</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Services focus on functionality thus benefits in maintainability. The separation of UI logic from business logic is intended to reduce the coupling between the UI layer and the Model layer, leading to a cleaner design that is easier to develop, test, and maintain.</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Q11. What is Pure and Impure Pipes?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Courier New" w:ascii="Courier New" w:hAnsi="Courier New"/>
          <w:color w:val="000000"/>
          <w:spacing w:val="-1"/>
          <w:sz w:val="24"/>
          <w:szCs w:val="24"/>
        </w:rPr>
        <w:t>Pure pipes</w:t>
      </w:r>
      <w:r>
        <w:rPr>
          <w:rFonts w:eastAsia="Times New Roman" w:cs="Times New Roman" w:ascii="Georgia" w:hAnsi="Georgia"/>
          <w:color w:val="000000"/>
          <w:spacing w:val="-1"/>
          <w:sz w:val="32"/>
          <w:szCs w:val="32"/>
        </w:rPr>
        <w:t> are stateless that flow input date without remembering anything or causing detectable side-effects. Pipes are pure by default, hence most pipes are pure. We can make a pipe impure by setting its pure flag to </w:t>
      </w:r>
      <w:r>
        <w:rPr>
          <w:rFonts w:eastAsia="Times New Roman" w:cs="Courier New" w:ascii="Courier New" w:hAnsi="Courier New"/>
          <w:color w:val="000000"/>
          <w:spacing w:val="-1"/>
          <w:sz w:val="24"/>
          <w:szCs w:val="24"/>
        </w:rPr>
        <w:t>false</w:t>
      </w:r>
      <w:r>
        <w:rPr>
          <w:rFonts w:eastAsia="Times New Roman" w:cs="Times New Roman" w:ascii="Georgia" w:hAnsi="Georgia"/>
          <w:color w:val="000000"/>
          <w:spacing w:val="-1"/>
          <w:sz w:val="32"/>
          <w:szCs w:val="32"/>
        </w:rPr>
        <w:t>. Angular executes a pure pipe only when it detects a </w:t>
      </w:r>
      <w:r>
        <w:rPr>
          <w:rFonts w:eastAsia="Times New Roman" w:cs="Times New Roman" w:ascii="Georgia" w:hAnsi="Georgia"/>
          <w:i/>
          <w:iCs/>
          <w:color w:val="000000"/>
          <w:spacing w:val="-1"/>
          <w:sz w:val="32"/>
          <w:szCs w:val="32"/>
        </w:rPr>
        <w:t>pure</w:t>
      </w:r>
      <w:r>
        <w:rPr>
          <w:rFonts w:eastAsia="Times New Roman" w:cs="Times New Roman" w:ascii="Georgia" w:hAnsi="Georgia"/>
          <w:color w:val="000000"/>
          <w:spacing w:val="-1"/>
          <w:sz w:val="32"/>
          <w:szCs w:val="32"/>
        </w:rPr>
        <w:t> change to the input value. A pure change is either a change to a primitive input value or a changed object reference.</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Courier New" w:ascii="Courier New" w:hAnsi="Courier New"/>
          <w:color w:val="000000"/>
          <w:spacing w:val="-1"/>
          <w:sz w:val="24"/>
          <w:szCs w:val="24"/>
        </w:rPr>
        <w:t>Impure pipes</w:t>
      </w:r>
      <w:r>
        <w:rPr>
          <w:rFonts w:eastAsia="Times New Roman" w:cs="Times New Roman" w:ascii="Georgia" w:hAnsi="Georgia"/>
          <w:color w:val="000000"/>
          <w:spacing w:val="-1"/>
          <w:sz w:val="32"/>
          <w:szCs w:val="32"/>
        </w:rPr>
        <w:t> are those which can manage the state of the data they transform. A pipe that creates an HTTP request, stores the response and displays the output, is a impure or stateful pipe. Stateful Pipes should be used cautiously. Angular provides </w:t>
      </w:r>
      <w:r>
        <w:rPr>
          <w:rFonts w:eastAsia="Times New Roman" w:cs="Courier New" w:ascii="Courier New" w:hAnsi="Courier New"/>
          <w:color w:val="000000"/>
          <w:spacing w:val="-1"/>
          <w:sz w:val="24"/>
          <w:szCs w:val="24"/>
        </w:rPr>
        <w:t>AsyncPipe</w:t>
      </w:r>
      <w:r>
        <w:rPr>
          <w:rFonts w:eastAsia="Times New Roman" w:cs="Times New Roman" w:ascii="Georgia" w:hAnsi="Georgia"/>
          <w:color w:val="000000"/>
          <w:spacing w:val="-1"/>
          <w:sz w:val="32"/>
          <w:szCs w:val="32"/>
        </w:rPr>
        <w:t>, which is stateful. In the following code, the pipe only calls the server when the request URL changes and it caches the server response. The code uses the Angular http client to retrieve data:</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676900" cy="5762625"/>
            <wp:effectExtent l="0" t="0" r="0" b="0"/>
            <wp:docPr id="25" name="Picture 26" descr="https://miro.medium.com/max/60/1*-5j-XE0WK3mt17j55WyZMQ.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https://miro.medium.com/max/60/1*-5j-XE0WK3mt17j55WyZMQ.jpeg?q=20"/>
                    <pic:cNvPicPr>
                      <a:picLocks noChangeAspect="1" noChangeArrowheads="1"/>
                    </pic:cNvPicPr>
                  </pic:nvPicPr>
                  <pic:blipFill>
                    <a:blip r:embed="rId35"/>
                    <a:stretch>
                      <a:fillRect/>
                    </a:stretch>
                  </pic:blipFill>
                  <pic:spPr bwMode="auto">
                    <a:xfrm>
                      <a:off x="0" y="0"/>
                      <a:ext cx="5676900" cy="576262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5676900" cy="5762625"/>
            <wp:effectExtent l="0" t="0" r="0" b="0"/>
            <wp:docPr id="26" name="Picture 27" descr="https://miro.medium.com/max/596/1*-5j-XE0WK3mt17j55WyZM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https://miro.medium.com/max/596/1*-5j-XE0WK3mt17j55WyZMQ.jpeg"/>
                    <pic:cNvPicPr>
                      <a:picLocks noChangeAspect="1" noChangeArrowheads="1"/>
                    </pic:cNvPicPr>
                  </pic:nvPicPr>
                  <pic:blipFill>
                    <a:blip r:embed="rId36"/>
                    <a:stretch>
                      <a:fillRect/>
                    </a:stretch>
                  </pic:blipFill>
                  <pic:spPr bwMode="auto">
                    <a:xfrm>
                      <a:off x="0" y="0"/>
                      <a:ext cx="5676900" cy="5762625"/>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Q12. What is Redux and </w:t>
      </w:r>
      <w:r>
        <w:rPr>
          <w:rFonts w:eastAsia="Times New Roman" w:cs="Courier New" w:ascii="Georgia" w:hAnsi="Georgia"/>
          <w:b/>
          <w:bCs/>
          <w:color w:val="000000"/>
          <w:spacing w:val="-1"/>
          <w:sz w:val="24"/>
          <w:szCs w:val="24"/>
        </w:rPr>
        <w:t>@ngRx</w:t>
      </w:r>
      <w:r>
        <w:rPr>
          <w:rFonts w:eastAsia="Times New Roman" w:cs="Times New Roman" w:ascii="Georgia" w:hAnsi="Georgia"/>
          <w:b/>
          <w:bCs/>
          <w:color w:val="000000"/>
          <w:spacing w:val="-1"/>
          <w:sz w:val="32"/>
          <w:szCs w:val="32"/>
        </w:rPr>
        <w:t>?</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Redux is an application state manager for JavaScript applications, and keeps with the core principles of the Flux-architecture by having a unidirectional data flow in our application. Redux applications have only one global, read-only application state. This state is calculated by “reducing” over a collection or stream of actions that update it in controlled ways.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Courier New" w:ascii="Courier New" w:hAnsi="Courier New"/>
          <w:color w:val="000000"/>
          <w:spacing w:val="-1"/>
          <w:sz w:val="24"/>
          <w:szCs w:val="24"/>
        </w:rPr>
        <w:t>@ngrx</w:t>
      </w:r>
      <w:r>
        <w:rPr>
          <w:rFonts w:eastAsia="Times New Roman" w:cs="Times New Roman" w:ascii="Georgia" w:hAnsi="Georgia"/>
          <w:color w:val="000000"/>
          <w:spacing w:val="-1"/>
          <w:sz w:val="32"/>
          <w:szCs w:val="32"/>
        </w:rPr>
        <w:t> is a set of modules that implement the same way of managing state as well as some of the middleware and tools in the Redux ecosystem. In other way, </w:t>
      </w:r>
      <w:r>
        <w:rPr>
          <w:rFonts w:eastAsia="Times New Roman" w:cs="Courier New" w:ascii="Courier New" w:hAnsi="Courier New"/>
          <w:color w:val="000000"/>
          <w:spacing w:val="-1"/>
          <w:sz w:val="24"/>
          <w:szCs w:val="24"/>
        </w:rPr>
        <w:t>ngrx</w:t>
      </w:r>
      <w:r>
        <w:rPr>
          <w:rFonts w:eastAsia="Times New Roman" w:cs="Times New Roman" w:ascii="Georgia" w:hAnsi="Georgia"/>
          <w:color w:val="000000"/>
          <w:spacing w:val="-1"/>
          <w:sz w:val="32"/>
          <w:szCs w:val="32"/>
        </w:rPr>
        <w:t> is a collection of reactive libraries for angular, containing a redux implementation and many other useful libraries.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Using this technique, we keep our application state in Store and everything saved in the store is read only. The only way to change the state is to emit an action, an object describing what happened.</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Q13. How to prevent security threads in Angular App? What are all the ways we could secure our App?</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Some of them are:</w:t>
      </w:r>
    </w:p>
    <w:p>
      <w:pPr>
        <w:pStyle w:val="Normal"/>
        <w:numPr>
          <w:ilvl w:val="0"/>
          <w:numId w:val="94"/>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Avoid using/injecting dynamic HTML content to your component.</w:t>
      </w:r>
    </w:p>
    <w:p>
      <w:pPr>
        <w:pStyle w:val="Normal"/>
        <w:numPr>
          <w:ilvl w:val="0"/>
          <w:numId w:val="94"/>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If using external HTML which is coming from database or somewhere outside the application, sanitize it before using.</w:t>
      </w:r>
    </w:p>
    <w:p>
      <w:pPr>
        <w:pStyle w:val="Normal"/>
        <w:numPr>
          <w:ilvl w:val="0"/>
          <w:numId w:val="94"/>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Try not to put external urls in the application unless it is trusted. Avoid url re-direction unless it is trusted.</w:t>
      </w:r>
    </w:p>
    <w:p>
      <w:pPr>
        <w:pStyle w:val="Normal"/>
        <w:numPr>
          <w:ilvl w:val="0"/>
          <w:numId w:val="94"/>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Consider using AOT compilation or offline compilation.</w:t>
      </w:r>
    </w:p>
    <w:p>
      <w:pPr>
        <w:pStyle w:val="Normal"/>
        <w:numPr>
          <w:ilvl w:val="0"/>
          <w:numId w:val="94"/>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Try to prevent XSRF attack by restricting the api and use of the app for known or secure environment/browsers.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Q14. How to optimize Angular app?</w:t>
      </w:r>
    </w:p>
    <w:p>
      <w:pPr>
        <w:pStyle w:val="Normal"/>
        <w:numPr>
          <w:ilvl w:val="0"/>
          <w:numId w:val="95"/>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Consider lazy loading instead of fully bundled app if the app size is more.</w:t>
      </w:r>
    </w:p>
    <w:p>
      <w:pPr>
        <w:pStyle w:val="Normal"/>
        <w:numPr>
          <w:ilvl w:val="0"/>
          <w:numId w:val="95"/>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Make sure that any 3rd party library, which is not used, is removed from the application.</w:t>
      </w:r>
    </w:p>
    <w:p>
      <w:pPr>
        <w:pStyle w:val="Normal"/>
        <w:numPr>
          <w:ilvl w:val="0"/>
          <w:numId w:val="95"/>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Have all dependencies and dev-dependencies are clearly separated.</w:t>
      </w:r>
    </w:p>
    <w:p>
      <w:pPr>
        <w:pStyle w:val="Normal"/>
        <w:numPr>
          <w:ilvl w:val="0"/>
          <w:numId w:val="95"/>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Make sure the application doesn’t have un-necessary import statements.</w:t>
      </w:r>
    </w:p>
    <w:p>
      <w:pPr>
        <w:pStyle w:val="Normal"/>
        <w:numPr>
          <w:ilvl w:val="0"/>
          <w:numId w:val="95"/>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Make sure the application is bundled, uglified, and tree shaking is done.</w:t>
      </w:r>
    </w:p>
    <w:p>
      <w:pPr>
        <w:pStyle w:val="Normal"/>
        <w:numPr>
          <w:ilvl w:val="0"/>
          <w:numId w:val="95"/>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Segoe UI" w:ascii="Georgia" w:hAnsi="Georgia"/>
          <w:color w:val="000000"/>
          <w:spacing w:val="-1"/>
          <w:sz w:val="32"/>
          <w:szCs w:val="32"/>
        </w:rPr>
        <w:t>Consider AOT compilation.</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Q15. What is </w:t>
      </w:r>
      <w:r>
        <w:rPr>
          <w:rFonts w:eastAsia="Times New Roman" w:cs="Courier New" w:ascii="Georgia" w:hAnsi="Georgia"/>
          <w:b/>
          <w:bCs/>
          <w:color w:val="000000"/>
          <w:spacing w:val="-1"/>
          <w:sz w:val="24"/>
          <w:szCs w:val="24"/>
        </w:rPr>
        <w:t>NgZone</w:t>
      </w:r>
      <w:r>
        <w:rPr>
          <w:rFonts w:eastAsia="Times New Roman" w:cs="Times New Roman" w:ascii="Georgia" w:hAnsi="Georgia"/>
          <w:b/>
          <w:bCs/>
          <w:color w:val="000000"/>
          <w:spacing w:val="-1"/>
          <w:sz w:val="32"/>
          <w:szCs w:val="32"/>
        </w:rPr>
        <w:t> service? How Angular is notified about the changes?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Courier New" w:ascii="Courier New" w:hAnsi="Courier New"/>
          <w:color w:val="000000"/>
          <w:spacing w:val="-1"/>
          <w:sz w:val="24"/>
          <w:szCs w:val="24"/>
        </w:rPr>
        <w:t>Zone.js</w:t>
      </w:r>
      <w:r>
        <w:rPr>
          <w:rFonts w:eastAsia="Times New Roman" w:cs="Times New Roman" w:ascii="Georgia" w:hAnsi="Georgia"/>
          <w:color w:val="000000"/>
          <w:spacing w:val="-1"/>
          <w:sz w:val="32"/>
          <w:szCs w:val="32"/>
        </w:rPr>
        <w:t> is one of the Angular dependencies which provides a mechanism, called zones, for encapsulating and intercepting asynchronous activities in the browser (e.g. </w:t>
      </w:r>
      <w:r>
        <w:rPr>
          <w:rFonts w:eastAsia="Times New Roman" w:cs="Courier New" w:ascii="Courier New" w:hAnsi="Courier New"/>
          <w:color w:val="000000"/>
          <w:spacing w:val="-1"/>
          <w:sz w:val="24"/>
          <w:szCs w:val="24"/>
        </w:rPr>
        <w:t>setTimeout</w:t>
      </w:r>
      <w:r>
        <w:rPr>
          <w:rFonts w:eastAsia="Times New Roman" w:cs="Times New Roman" w:ascii="Georgia" w:hAnsi="Georgia"/>
          <w:color w:val="000000"/>
          <w:spacing w:val="-1"/>
          <w:sz w:val="32"/>
          <w:szCs w:val="32"/>
        </w:rPr>
        <w:t>, </w:t>
      </w:r>
      <w:r>
        <w:rPr>
          <w:rFonts w:eastAsia="Times New Roman" w:cs="Courier New" w:ascii="Courier New" w:hAnsi="Courier New"/>
          <w:color w:val="000000"/>
          <w:spacing w:val="-1"/>
          <w:sz w:val="24"/>
          <w:szCs w:val="24"/>
        </w:rPr>
        <w:t>setInterval</w:t>
      </w:r>
      <w:r>
        <w:rPr>
          <w:rFonts w:eastAsia="Times New Roman" w:cs="Times New Roman" w:ascii="Georgia" w:hAnsi="Georgia"/>
          <w:color w:val="000000"/>
          <w:spacing w:val="-1"/>
          <w:sz w:val="32"/>
          <w:szCs w:val="32"/>
        </w:rPr>
        <w:t>, </w:t>
      </w:r>
      <w:r>
        <w:rPr>
          <w:rFonts w:eastAsia="Times New Roman" w:cs="Courier New" w:ascii="Courier New" w:hAnsi="Courier New"/>
          <w:color w:val="000000"/>
          <w:spacing w:val="-1"/>
          <w:sz w:val="24"/>
          <w:szCs w:val="24"/>
        </w:rPr>
        <w:t>promises</w:t>
      </w:r>
      <w:r>
        <w:rPr>
          <w:rFonts w:eastAsia="Times New Roman" w:cs="Times New Roman" w:ascii="Georgia" w:hAnsi="Georgia"/>
          <w:color w:val="000000"/>
          <w:spacing w:val="-1"/>
          <w:sz w:val="32"/>
          <w:szCs w:val="32"/>
        </w:rPr>
        <w:t>). These zones are </w:t>
      </w:r>
      <w:r>
        <w:rPr>
          <w:rFonts w:eastAsia="Times New Roman" w:cs="Times New Roman" w:ascii="Georgia" w:hAnsi="Georgia"/>
          <w:i/>
          <w:iCs/>
          <w:color w:val="000000"/>
          <w:spacing w:val="-1"/>
          <w:sz w:val="32"/>
          <w:szCs w:val="32"/>
        </w:rPr>
        <w:t>execution contexts</w:t>
      </w:r>
      <w:r>
        <w:rPr>
          <w:rFonts w:eastAsia="Times New Roman" w:cs="Times New Roman" w:ascii="Georgia" w:hAnsi="Georgia"/>
          <w:color w:val="000000"/>
          <w:spacing w:val="-1"/>
          <w:sz w:val="32"/>
          <w:szCs w:val="32"/>
        </w:rPr>
        <w:t> that allow Angular to track the start and completion of asynchronous activities and perform tasks as required (e.g. change detection). Zone.js provides a global zone that can be forked and extended to further encapsulate/isolate asynchronous behaviour, which Angular does so in its </w:t>
      </w:r>
      <w:r>
        <w:rPr>
          <w:rFonts w:eastAsia="Times New Roman" w:cs="Courier New" w:ascii="Courier New" w:hAnsi="Courier New"/>
          <w:color w:val="000000"/>
          <w:spacing w:val="-1"/>
          <w:sz w:val="24"/>
          <w:szCs w:val="24"/>
        </w:rPr>
        <w:t>NgZone</w:t>
      </w:r>
      <w:r>
        <w:rPr>
          <w:rFonts w:eastAsia="Times New Roman" w:cs="Times New Roman" w:ascii="Georgia" w:hAnsi="Georgia"/>
          <w:color w:val="000000"/>
          <w:spacing w:val="-1"/>
          <w:sz w:val="32"/>
          <w:szCs w:val="32"/>
        </w:rPr>
        <w:t> service, by creating a fork and extending it with its own behaviours.</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The </w:t>
      </w:r>
      <w:r>
        <w:rPr>
          <w:rFonts w:eastAsia="Times New Roman" w:cs="Courier New" w:ascii="Courier New" w:hAnsi="Courier New"/>
          <w:color w:val="000000"/>
          <w:spacing w:val="-1"/>
          <w:sz w:val="24"/>
          <w:szCs w:val="24"/>
        </w:rPr>
        <w:t>NgZone</w:t>
      </w:r>
      <w:r>
        <w:rPr>
          <w:rFonts w:eastAsia="Times New Roman" w:cs="Times New Roman" w:ascii="Georgia" w:hAnsi="Georgia"/>
          <w:color w:val="000000"/>
          <w:spacing w:val="-1"/>
          <w:sz w:val="32"/>
          <w:szCs w:val="32"/>
        </w:rPr>
        <w:t> service provides us with a number of Observables and methods for determining the state of Angular's zone and to execute code in different ways inside and outside Angular's zone.</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Courier New" w:ascii="Courier New" w:hAnsi="Courier New"/>
          <w:color w:val="000000"/>
          <w:spacing w:val="-1"/>
          <w:sz w:val="24"/>
          <w:szCs w:val="24"/>
        </w:rPr>
        <w:t>NgZone</w:t>
      </w:r>
      <w:r>
        <w:rPr>
          <w:rFonts w:eastAsia="Times New Roman" w:cs="Times New Roman" w:ascii="Georgia" w:hAnsi="Georgia"/>
          <w:color w:val="000000"/>
          <w:spacing w:val="-1"/>
          <w:sz w:val="32"/>
          <w:szCs w:val="32"/>
        </w:rPr>
        <w:t> exposes a set of Observables that allow us to determine the current status, or stability, of Angular's zone.</w:t>
      </w:r>
    </w:p>
    <w:p>
      <w:pPr>
        <w:pStyle w:val="Normal"/>
        <w:numPr>
          <w:ilvl w:val="0"/>
          <w:numId w:val="96"/>
        </w:numPr>
        <w:shd w:val="clear" w:color="auto" w:fill="FFFFFF"/>
        <w:spacing w:lineRule="auto" w:line="240" w:before="480" w:after="0"/>
        <w:ind w:left="450" w:hanging="360"/>
        <w:rPr>
          <w:rFonts w:ascii="Georgia" w:hAnsi="Georgia" w:eastAsia="Times New Roman" w:cs="Segoe UI"/>
          <w:spacing w:val="-1"/>
          <w:sz w:val="32"/>
          <w:szCs w:val="32"/>
        </w:rPr>
      </w:pPr>
      <w:r>
        <w:rPr>
          <w:rFonts w:eastAsia="Times New Roman" w:cs="Courier New" w:ascii="Courier New" w:hAnsi="Courier New"/>
          <w:color w:val="000000"/>
          <w:spacing w:val="-1"/>
          <w:sz w:val="24"/>
          <w:szCs w:val="24"/>
        </w:rPr>
        <w:t>onUnstable</w:t>
      </w:r>
      <w:r>
        <w:rPr>
          <w:rFonts w:eastAsia="Times New Roman" w:cs="Segoe UI" w:ascii="Georgia" w:hAnsi="Georgia"/>
          <w:color w:val="000000"/>
          <w:spacing w:val="-1"/>
          <w:sz w:val="32"/>
          <w:szCs w:val="32"/>
        </w:rPr>
        <w:t> – Notifies when code has entered and is executing within the Angular zone.</w:t>
      </w:r>
    </w:p>
    <w:p>
      <w:pPr>
        <w:pStyle w:val="Normal"/>
        <w:numPr>
          <w:ilvl w:val="0"/>
          <w:numId w:val="96"/>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Courier New" w:ascii="Courier New" w:hAnsi="Courier New"/>
          <w:color w:val="000000"/>
          <w:spacing w:val="-1"/>
          <w:sz w:val="24"/>
          <w:szCs w:val="24"/>
        </w:rPr>
        <w:t>onMicrotaskEmpty</w:t>
      </w:r>
      <w:r>
        <w:rPr>
          <w:rFonts w:eastAsia="Times New Roman" w:cs="Segoe UI" w:ascii="Georgia" w:hAnsi="Georgia"/>
          <w:color w:val="000000"/>
          <w:spacing w:val="-1"/>
          <w:sz w:val="32"/>
          <w:szCs w:val="32"/>
        </w:rPr>
        <w:t> - Notifies when no more microtasks are queued for execution. Angular subscribes to this internally to signal that it should run change detection.</w:t>
      </w:r>
    </w:p>
    <w:p>
      <w:pPr>
        <w:pStyle w:val="Normal"/>
        <w:numPr>
          <w:ilvl w:val="0"/>
          <w:numId w:val="96"/>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Courier New" w:ascii="Courier New" w:hAnsi="Courier New"/>
          <w:color w:val="000000"/>
          <w:spacing w:val="-1"/>
          <w:sz w:val="24"/>
          <w:szCs w:val="24"/>
        </w:rPr>
        <w:t>onStable</w:t>
      </w:r>
      <w:r>
        <w:rPr>
          <w:rFonts w:eastAsia="Times New Roman" w:cs="Segoe UI" w:ascii="Georgia" w:hAnsi="Georgia"/>
          <w:color w:val="000000"/>
          <w:spacing w:val="-1"/>
          <w:sz w:val="32"/>
          <w:szCs w:val="32"/>
        </w:rPr>
        <w:t> – Notifies when the last </w:t>
      </w:r>
      <w:r>
        <w:rPr>
          <w:rFonts w:eastAsia="Times New Roman" w:cs="Courier New" w:ascii="Courier New" w:hAnsi="Courier New"/>
          <w:color w:val="000000"/>
          <w:spacing w:val="-1"/>
          <w:sz w:val="24"/>
          <w:szCs w:val="24"/>
        </w:rPr>
        <w:t>onMicroTaskEmpty</w:t>
      </w:r>
      <w:r>
        <w:rPr>
          <w:rFonts w:eastAsia="Times New Roman" w:cs="Segoe UI" w:ascii="Georgia" w:hAnsi="Georgia"/>
          <w:color w:val="000000"/>
          <w:spacing w:val="-1"/>
          <w:sz w:val="32"/>
          <w:szCs w:val="32"/>
        </w:rPr>
        <w:t> has run, implying that all tasks have completed and change detection has occurred.</w:t>
      </w:r>
    </w:p>
    <w:p>
      <w:pPr>
        <w:pStyle w:val="Normal"/>
        <w:numPr>
          <w:ilvl w:val="0"/>
          <w:numId w:val="96"/>
        </w:numPr>
        <w:shd w:val="clear" w:color="auto" w:fill="FFFFFF"/>
        <w:spacing w:lineRule="auto" w:line="240" w:before="252" w:after="0"/>
        <w:ind w:left="450" w:hanging="360"/>
        <w:rPr>
          <w:rFonts w:ascii="Georgia" w:hAnsi="Georgia" w:eastAsia="Times New Roman" w:cs="Segoe UI"/>
          <w:spacing w:val="-1"/>
          <w:sz w:val="32"/>
          <w:szCs w:val="32"/>
        </w:rPr>
      </w:pPr>
      <w:r>
        <w:rPr>
          <w:rFonts w:eastAsia="Times New Roman" w:cs="Courier New" w:ascii="Courier New" w:hAnsi="Courier New"/>
          <w:color w:val="000000"/>
          <w:spacing w:val="-1"/>
          <w:sz w:val="24"/>
          <w:szCs w:val="24"/>
        </w:rPr>
        <w:t>onError</w:t>
      </w:r>
      <w:r>
        <w:rPr>
          <w:rFonts w:eastAsia="Times New Roman" w:cs="Segoe UI" w:ascii="Georgia" w:hAnsi="Georgia"/>
          <w:color w:val="000000"/>
          <w:spacing w:val="-1"/>
          <w:sz w:val="32"/>
          <w:szCs w:val="32"/>
        </w:rPr>
        <w:t> – Notifies when an error has occurred. Angular subscribes to this internally to send uncaught errors to its own error handler, i.e. the errors you see in your console prefixed with 'EXCEPTION:'.</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We can inject the </w:t>
      </w:r>
      <w:r>
        <w:rPr>
          <w:rFonts w:eastAsia="Times New Roman" w:cs="Courier New" w:ascii="Courier New" w:hAnsi="Courier New"/>
          <w:color w:val="000000"/>
          <w:spacing w:val="-1"/>
          <w:sz w:val="24"/>
          <w:szCs w:val="24"/>
        </w:rPr>
        <w:t>NgZone</w:t>
      </w:r>
      <w:r>
        <w:rPr>
          <w:rFonts w:eastAsia="Times New Roman" w:cs="Times New Roman" w:ascii="Georgia" w:hAnsi="Georgia"/>
          <w:color w:val="000000"/>
          <w:spacing w:val="-1"/>
          <w:sz w:val="32"/>
          <w:szCs w:val="32"/>
        </w:rPr>
        <w:t> service in our component/services/etc. and can subscribe to these observables.</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667375" cy="3457575"/>
            <wp:effectExtent l="0" t="0" r="0" b="0"/>
            <wp:docPr id="27" name="Picture 28" descr="https://miro.medium.com/max/60/1*Qx8bfkhjvLRrsQ8cgD4IQw.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https://miro.medium.com/max/60/1*Qx8bfkhjvLRrsQ8cgD4IQw.jpeg?q=20"/>
                    <pic:cNvPicPr>
                      <a:picLocks noChangeAspect="1" noChangeArrowheads="1"/>
                    </pic:cNvPicPr>
                  </pic:nvPicPr>
                  <pic:blipFill>
                    <a:blip r:embed="rId37"/>
                    <a:stretch>
                      <a:fillRect/>
                    </a:stretch>
                  </pic:blipFill>
                  <pic:spPr bwMode="auto">
                    <a:xfrm>
                      <a:off x="0" y="0"/>
                      <a:ext cx="5667375" cy="345757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rPr>
      </w:pPr>
      <w:r>
        <w:rPr/>
        <w:drawing>
          <wp:inline distT="0" distB="0" distL="0" distR="0">
            <wp:extent cx="5667375" cy="3457575"/>
            <wp:effectExtent l="0" t="0" r="0" b="0"/>
            <wp:docPr id="28" name="Picture 29" descr="https://miro.medium.com/max/595/1*Qx8bfkhjvLRrsQ8cgD4IQ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https://miro.medium.com/max/595/1*Qx8bfkhjvLRrsQ8cgD4IQw.jpeg"/>
                    <pic:cNvPicPr>
                      <a:picLocks noChangeAspect="1" noChangeArrowheads="1"/>
                    </pic:cNvPicPr>
                  </pic:nvPicPr>
                  <pic:blipFill>
                    <a:blip r:embed="rId38"/>
                    <a:stretch>
                      <a:fillRect/>
                    </a:stretch>
                  </pic:blipFill>
                  <pic:spPr bwMode="auto">
                    <a:xfrm>
                      <a:off x="0" y="0"/>
                      <a:ext cx="5667375" cy="3457575"/>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Subscribing to these can help you determine if your code is unexpectedly triggering change detection as a result of operations that do not affect application state.</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b/>
          <w:bCs/>
          <w:color w:val="000000"/>
          <w:spacing w:val="-1"/>
          <w:sz w:val="32"/>
          <w:szCs w:val="32"/>
        </w:rPr>
        <w:t>Q16. What is Traceur compiler?</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Traceur compiler is a Google project. It compiles ECMAScript Edition 6 (ES6) (including classes, generators and so on) code on the fly to regular Javascript (ECMAScript Edition 5 [ES5]) to make it compatible for the browser.</w:t>
      </w:r>
    </w:p>
    <w:p>
      <w:pPr>
        <w:pStyle w:val="Normal"/>
        <w:shd w:val="clear" w:color="auto" w:fill="FFFFFF"/>
        <w:spacing w:lineRule="auto" w:line="240" w:before="480" w:after="0"/>
        <w:rPr>
          <w:rFonts w:ascii="Georgia" w:hAnsi="Georgia" w:eastAsia="Times New Roman" w:cs="Times New Roman"/>
          <w:spacing w:val="-1"/>
          <w:sz w:val="32"/>
          <w:szCs w:val="32"/>
        </w:rPr>
      </w:pPr>
      <w:r>
        <w:rPr>
          <w:rFonts w:eastAsia="Times New Roman" w:cs="Times New Roman" w:ascii="Georgia" w:hAnsi="Georgia"/>
          <w:color w:val="000000"/>
          <w:spacing w:val="-1"/>
          <w:sz w:val="32"/>
          <w:szCs w:val="32"/>
        </w:rPr>
        <w:t>Traceur itself is written in ES6, compiled to ES5.</w:t>
      </w:r>
    </w:p>
    <w:p>
      <w:pPr>
        <w:pStyle w:val="Normal"/>
        <w:pBdr>
          <w:bottom w:val="single" w:sz="6" w:space="1" w:color="000000"/>
        </w:pBdr>
        <w:rPr>
          <w:color w:val="000000"/>
        </w:rPr>
      </w:pPr>
      <w:r>
        <w:rPr>
          <w:color w:val="000000"/>
        </w:rPr>
      </w:r>
    </w:p>
    <w:p>
      <w:pPr>
        <w:pStyle w:val="Normal"/>
        <w:rPr>
          <w:color w:val="000000"/>
        </w:rPr>
      </w:pPr>
      <w:r>
        <w:rPr>
          <w:color w:val="000000"/>
        </w:rPr>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1. What’s new in Angular 5?</w:t>
      </w:r>
    </w:p>
    <w:p>
      <w:pPr>
        <w:pStyle w:val="Normal"/>
        <w:shd w:val="clear" w:color="auto" w:fill="FFFFFF"/>
        <w:spacing w:beforeAutospacing="0" w:before="0" w:after="200"/>
        <w:rPr/>
      </w:pPr>
      <w:r>
        <w:rPr>
          <w:rFonts w:ascii="Helvetica" w:hAnsi="Helvetica"/>
          <w:color w:val="000000"/>
        </w:rPr>
        <w:t>Certain tools are optimized in the new version of </w:t>
      </w:r>
      <w:hyperlink r:id="rId39" w:tgtFrame="_blank">
        <w:r>
          <w:rPr>
            <w:rStyle w:val="InternetLink"/>
            <w:rFonts w:ascii="Helvetica" w:hAnsi="Helvetica"/>
            <w:color w:val="000000"/>
          </w:rPr>
          <w:t>Angular</w:t>
        </w:r>
      </w:hyperlink>
      <w:r>
        <w:rPr>
          <w:rFonts w:ascii="Helvetica" w:hAnsi="Helvetica"/>
          <w:color w:val="000000"/>
        </w:rPr>
        <w:t>, let us see what the tools are:</w:t>
      </w:r>
    </w:p>
    <w:p>
      <w:pPr>
        <w:pStyle w:val="Normal"/>
        <w:numPr>
          <w:ilvl w:val="0"/>
          <w:numId w:val="97"/>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Angular 5 supports Typescript version 2.4</w:t>
      </w:r>
    </w:p>
    <w:p>
      <w:pPr>
        <w:pStyle w:val="Normal"/>
        <w:numPr>
          <w:ilvl w:val="0"/>
          <w:numId w:val="97"/>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Angular 5 supports RxJS 5.5 which has new features like Pipeable Operators</w:t>
      </w:r>
    </w:p>
    <w:p>
      <w:pPr>
        <w:pStyle w:val="Normal"/>
        <w:numPr>
          <w:ilvl w:val="0"/>
          <w:numId w:val="97"/>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A build tool to make the js bundles (files) lighter</w:t>
      </w:r>
    </w:p>
    <w:p>
      <w:pPr>
        <w:pStyle w:val="Normal"/>
        <w:numPr>
          <w:ilvl w:val="0"/>
          <w:numId w:val="97"/>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Ahead of Time (AOT) is updated to be on by default</w:t>
      </w:r>
    </w:p>
    <w:p>
      <w:pPr>
        <w:pStyle w:val="Normal"/>
        <w:numPr>
          <w:ilvl w:val="0"/>
          <w:numId w:val="97"/>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Events like ActivationStart and ActivationEnd are introduced in Router</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2. Name the building blocks of Angular.</w:t>
      </w:r>
    </w:p>
    <w:p>
      <w:pPr>
        <w:pStyle w:val="Normal"/>
        <w:shd w:val="clear" w:color="auto" w:fill="FFFFFF"/>
        <w:spacing w:beforeAutospacing="0" w:before="0" w:after="200"/>
        <w:rPr>
          <w:rFonts w:ascii="Helvetica" w:hAnsi="Helvetica"/>
          <w:color w:val="222222"/>
        </w:rPr>
      </w:pPr>
      <w:r>
        <w:rPr>
          <w:rFonts w:ascii="Helvetica" w:hAnsi="Helvetica"/>
          <w:color w:val="000000"/>
        </w:rPr>
        <w:t>The Angular application is made using the following: </w:t>
      </w:r>
    </w:p>
    <w:p>
      <w:pPr>
        <w:pStyle w:val="Normal"/>
        <w:numPr>
          <w:ilvl w:val="0"/>
          <w:numId w:val="98"/>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Modules</w:t>
      </w:r>
    </w:p>
    <w:p>
      <w:pPr>
        <w:pStyle w:val="Normal"/>
        <w:numPr>
          <w:ilvl w:val="0"/>
          <w:numId w:val="98"/>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Component</w:t>
      </w:r>
    </w:p>
    <w:p>
      <w:pPr>
        <w:pStyle w:val="Normal"/>
        <w:numPr>
          <w:ilvl w:val="0"/>
          <w:numId w:val="98"/>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Template</w:t>
      </w:r>
    </w:p>
    <w:p>
      <w:pPr>
        <w:pStyle w:val="Normal"/>
        <w:numPr>
          <w:ilvl w:val="0"/>
          <w:numId w:val="98"/>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Directives</w:t>
      </w:r>
    </w:p>
    <w:p>
      <w:pPr>
        <w:pStyle w:val="Normal"/>
        <w:numPr>
          <w:ilvl w:val="0"/>
          <w:numId w:val="98"/>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Data Binding</w:t>
      </w:r>
    </w:p>
    <w:p>
      <w:pPr>
        <w:pStyle w:val="Normal"/>
        <w:numPr>
          <w:ilvl w:val="0"/>
          <w:numId w:val="98"/>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Services</w:t>
      </w:r>
    </w:p>
    <w:p>
      <w:pPr>
        <w:pStyle w:val="Normal"/>
        <w:numPr>
          <w:ilvl w:val="0"/>
          <w:numId w:val="98"/>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Dependency Injection</w:t>
      </w:r>
    </w:p>
    <w:p>
      <w:pPr>
        <w:pStyle w:val="Normal"/>
        <w:numPr>
          <w:ilvl w:val="0"/>
          <w:numId w:val="98"/>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Routing</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3. What is Transpiling in Angular?</w:t>
      </w:r>
    </w:p>
    <w:p>
      <w:pPr>
        <w:pStyle w:val="Normal"/>
        <w:shd w:val="clear" w:color="auto" w:fill="FFFFFF"/>
        <w:spacing w:beforeAutospacing="0" w:before="0" w:after="200"/>
        <w:rPr>
          <w:rFonts w:ascii="Helvetica" w:hAnsi="Helvetica"/>
          <w:color w:val="222222"/>
        </w:rPr>
      </w:pPr>
      <w:r>
        <w:rPr>
          <w:rFonts w:ascii="Helvetica" w:hAnsi="Helvetica"/>
          <w:color w:val="000000"/>
        </w:rPr>
        <w:t>Transpiling is the process of converting the typescript into javascript (using Traceur, a JS compiler). Though typescript is used to write code in the Angular applications, the code is internally transpiled into javascript.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4. Which of the Angular life cycle component execution happens when a data-bound input value updates?</w:t>
      </w:r>
    </w:p>
    <w:p>
      <w:pPr>
        <w:pStyle w:val="Normal"/>
        <w:shd w:val="clear" w:color="auto" w:fill="FFFFFF"/>
        <w:spacing w:beforeAutospacing="0" w:before="0" w:after="200"/>
        <w:rPr>
          <w:rFonts w:ascii="Helvetica" w:hAnsi="Helvetica"/>
          <w:color w:val="222222"/>
        </w:rPr>
      </w:pPr>
      <w:r>
        <w:rPr>
          <w:rFonts w:ascii="Helvetica" w:hAnsi="Helvetica"/>
          <w:color w:val="000000"/>
        </w:rPr>
        <w:t>ngOnChanges is the life cycle hook that gets executed whenever a change happens to the data that was bound to an input.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5. Differentiate between Components and Directives in Angular 5.</w:t>
      </w:r>
    </w:p>
    <w:p>
      <w:pPr>
        <w:pStyle w:val="Normal"/>
        <w:shd w:val="clear" w:color="auto" w:fill="FFFFFF"/>
        <w:spacing w:beforeAutospacing="0" w:before="0" w:after="200"/>
        <w:rPr>
          <w:rFonts w:ascii="Helvetica" w:hAnsi="Helvetica"/>
          <w:color w:val="222222"/>
        </w:rPr>
      </w:pPr>
      <w:r>
        <w:rPr>
          <w:rFonts w:ascii="Helvetica" w:hAnsi="Helvetica"/>
          <w:color w:val="000000"/>
        </w:rPr>
        <w:t>Components break up the application into smaller parts; whereas, Directives add behavior to an existing DOM element.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6. What is the use of @Input and @Output? </w:t>
      </w:r>
    </w:p>
    <w:p>
      <w:pPr>
        <w:pStyle w:val="Normal"/>
        <w:shd w:val="clear" w:color="auto" w:fill="FFFFFF"/>
        <w:spacing w:beforeAutospacing="0" w:before="0" w:after="200"/>
        <w:rPr>
          <w:rFonts w:ascii="Helvetica" w:hAnsi="Helvetica"/>
          <w:color w:val="222222"/>
        </w:rPr>
      </w:pPr>
      <w:r>
        <w:rPr>
          <w:rFonts w:ascii="Helvetica" w:hAnsi="Helvetica"/>
          <w:color w:val="000000"/>
        </w:rPr>
        <w:t>When it comes to the communication of Angular Components, which are in Parent-Child Relationship; we use @Input in Child Component when we are passing data from Parent to Child Component and @Output is used in Child Component to receive an event from Child to Parent Component. </w:t>
      </w:r>
    </w:p>
    <w:p>
      <w:pPr>
        <w:pStyle w:val="Normal"/>
        <w:shd w:val="clear" w:color="auto" w:fill="FFFFFF"/>
        <w:spacing w:beforeAutospacing="0" w:before="0" w:after="200"/>
        <w:jc w:val="center"/>
        <w:rPr/>
      </w:pPr>
      <w:r>
        <w:rPr>
          <w:rFonts w:ascii="Helvetica" w:hAnsi="Helvetica"/>
          <w:b/>
          <w:bCs/>
          <w:color w:val="000000"/>
          <w:sz w:val="27"/>
          <w:szCs w:val="27"/>
        </w:rPr>
        <w:t>Learn more about </w:t>
      </w:r>
      <w:hyperlink r:id="rId40" w:tgtFrame="_blank">
        <w:r>
          <w:rPr>
            <w:rStyle w:val="InternetLink"/>
            <w:rFonts w:ascii="Helvetica" w:hAnsi="Helvetica"/>
            <w:color w:val="000000"/>
          </w:rPr>
          <w:t>Top 5 Skills That Make You A Sure Shot Programmer</w:t>
        </w:r>
      </w:hyperlink>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7. What is ng-content Directive? </w:t>
      </w:r>
    </w:p>
    <w:p>
      <w:pPr>
        <w:pStyle w:val="Normal"/>
        <w:shd w:val="clear" w:color="auto" w:fill="FFFFFF"/>
        <w:spacing w:beforeAutospacing="0" w:before="0" w:after="200"/>
        <w:rPr>
          <w:rFonts w:ascii="Helvetica" w:hAnsi="Helvetica"/>
          <w:color w:val="222222"/>
        </w:rPr>
      </w:pPr>
      <w:r>
        <w:rPr>
          <w:rFonts w:ascii="Helvetica" w:hAnsi="Helvetica"/>
          <w:color w:val="000000"/>
        </w:rPr>
        <w:t>The HTML elements like p (paragraph) or h1 (heading) have some content between the tags. For example, &lt;p&gt;this is a paragraph&lt;/p&gt; and &lt;h1&gt;this is a heading&lt;/h1&gt;. Now, similar to this, what if we want to have some custom text or content between the angular tags like  &lt;app-tax&gt;some tax-related content&lt;/app-tax&gt; This will not work the way it worked for HTML elements.  Now, in such cases, the &lt;ng-content&gt; tag directive is used.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8. What does a router.navigate do?</w:t>
      </w:r>
    </w:p>
    <w:p>
      <w:pPr>
        <w:pStyle w:val="Normal"/>
        <w:shd w:val="clear" w:color="auto" w:fill="FFFFFF"/>
        <w:spacing w:beforeAutospacing="0" w:before="0" w:after="200"/>
        <w:rPr>
          <w:rFonts w:ascii="Helvetica" w:hAnsi="Helvetica"/>
          <w:color w:val="222222"/>
        </w:rPr>
      </w:pPr>
      <w:r>
        <w:rPr>
          <w:rFonts w:ascii="Helvetica" w:hAnsi="Helvetica"/>
          <w:color w:val="000000"/>
        </w:rPr>
        <w:t>When we want to route to a component we use router.navigate.  Syntax: this.router.navigate([‘/component_name’]);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9. What is ViewEncapsulation?</w:t>
      </w:r>
    </w:p>
    <w:p>
      <w:pPr>
        <w:pStyle w:val="Normal"/>
        <w:shd w:val="clear" w:color="auto" w:fill="FFFFFF"/>
        <w:spacing w:beforeAutospacing="0" w:before="0" w:after="200"/>
        <w:rPr>
          <w:rFonts w:ascii="Helvetica" w:hAnsi="Helvetica"/>
          <w:color w:val="222222"/>
        </w:rPr>
      </w:pPr>
      <w:r>
        <w:rPr>
          <w:rFonts w:ascii="Helvetica" w:hAnsi="Helvetica"/>
          <w:color w:val="000000"/>
        </w:rPr>
        <w:t>ViewEncapsulation decides whether the styles defined in a component can affect the entire application or not. There are three ways to do this in Angular: </w:t>
      </w:r>
    </w:p>
    <w:p>
      <w:pPr>
        <w:pStyle w:val="Normal"/>
        <w:shd w:val="clear" w:color="auto" w:fill="FFFFFF"/>
        <w:spacing w:beforeAutospacing="0" w:before="0" w:after="200"/>
        <w:rPr>
          <w:rFonts w:ascii="Helvetica" w:hAnsi="Helvetica"/>
          <w:color w:val="222222"/>
        </w:rPr>
      </w:pPr>
      <w:r>
        <w:rPr>
          <w:rFonts w:ascii="Helvetica" w:hAnsi="Helvetica"/>
          <w:color w:val="000000"/>
        </w:rPr>
        <w:t>Emulated: styles from other HTML spread to the component.</w:t>
      </w:r>
    </w:p>
    <w:p>
      <w:pPr>
        <w:pStyle w:val="Normal"/>
        <w:shd w:val="clear" w:color="auto" w:fill="FFFFFF"/>
        <w:spacing w:beforeAutospacing="0" w:before="0" w:after="200"/>
        <w:rPr>
          <w:rFonts w:ascii="Helvetica" w:hAnsi="Helvetica"/>
          <w:color w:val="222222"/>
        </w:rPr>
      </w:pPr>
      <w:r>
        <w:rPr>
          <w:rFonts w:ascii="Helvetica" w:hAnsi="Helvetica"/>
          <w:color w:val="000000"/>
        </w:rPr>
        <w:t>Native: styles from other HTML do not spread to the component.</w:t>
      </w:r>
    </w:p>
    <w:p>
      <w:pPr>
        <w:pStyle w:val="Normal"/>
        <w:shd w:val="clear" w:color="auto" w:fill="FFFFFF"/>
        <w:spacing w:beforeAutospacing="0" w:before="0" w:after="200"/>
        <w:rPr>
          <w:rFonts w:ascii="Helvetica" w:hAnsi="Helvetica"/>
          <w:color w:val="222222"/>
        </w:rPr>
      </w:pPr>
      <w:r>
        <w:rPr>
          <w:rFonts w:ascii="Helvetica" w:hAnsi="Helvetica"/>
          <w:color w:val="000000"/>
        </w:rPr>
        <w:t>None: styles defined in a component are visible to all components.</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10. What are Services in Angular and what command is used to create a service?</w:t>
      </w:r>
    </w:p>
    <w:p>
      <w:pPr>
        <w:pStyle w:val="Normal"/>
        <w:shd w:val="clear" w:color="auto" w:fill="FFFFFF"/>
        <w:spacing w:beforeAutospacing="0" w:before="0" w:after="200"/>
        <w:rPr>
          <w:rFonts w:ascii="Helvetica" w:hAnsi="Helvetica"/>
          <w:color w:val="222222"/>
        </w:rPr>
      </w:pPr>
      <w:r>
        <w:rPr>
          <w:rFonts w:ascii="Helvetica" w:hAnsi="Helvetica"/>
          <w:color w:val="000000"/>
        </w:rPr>
        <w:t>Services help us in not repeating the code. With the creation of services, we can use the same code from different components. Here is the command to create a service in angular, ng g service User (a UserService is created when this command is used).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11. What is Dependency Injection in Angular 4?</w:t>
      </w:r>
    </w:p>
    <w:p>
      <w:pPr>
        <w:pStyle w:val="Normal"/>
        <w:shd w:val="clear" w:color="auto" w:fill="FFFFFF"/>
        <w:spacing w:beforeAutospacing="0" w:before="0" w:after="200"/>
        <w:rPr>
          <w:rFonts w:ascii="Helvetica" w:hAnsi="Helvetica"/>
          <w:color w:val="222222"/>
        </w:rPr>
      </w:pPr>
      <w:r>
        <w:rPr>
          <w:rFonts w:ascii="Helvetica" w:hAnsi="Helvetica"/>
          <w:color w:val="000000"/>
        </w:rPr>
        <w:t>When a component is dependent on another component the dependency is injected/provided during runtime.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12. What is Routing in Angular 5?</w:t>
      </w:r>
    </w:p>
    <w:p>
      <w:pPr>
        <w:pStyle w:val="Normal"/>
        <w:shd w:val="clear" w:color="auto" w:fill="FFFFFF"/>
        <w:spacing w:beforeAutospacing="0" w:before="0" w:after="200"/>
        <w:rPr>
          <w:rFonts w:ascii="Helvetica" w:hAnsi="Helvetica"/>
          <w:color w:val="222222"/>
        </w:rPr>
      </w:pPr>
      <w:r>
        <w:rPr>
          <w:rFonts w:ascii="Helvetica" w:hAnsi="Helvetica"/>
          <w:color w:val="000000"/>
        </w:rPr>
        <w:t>Routing helps a user in navigating to different pages using links.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13. How to handle Events in Angular 5?</w:t>
      </w:r>
    </w:p>
    <w:p>
      <w:pPr>
        <w:pStyle w:val="Normal"/>
        <w:shd w:val="clear" w:color="auto" w:fill="FFFFFF"/>
        <w:spacing w:beforeAutospacing="0" w:before="0" w:after="200"/>
        <w:rPr>
          <w:rFonts w:ascii="Helvetica" w:hAnsi="Helvetica"/>
          <w:color w:val="222222"/>
        </w:rPr>
      </w:pPr>
      <w:r>
        <w:rPr>
          <w:rFonts w:ascii="Helvetica" w:hAnsi="Helvetica"/>
          <w:color w:val="000000"/>
        </w:rPr>
        <w:t>Any activity (button click, mouse click, mouse hover, mouse move, etc) of a user on a frontend/web screen is termed as an event. Such events are passed from the view (.HTML) page to a typescript component (.ts).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14. What is RouterOutlet?</w:t>
      </w:r>
    </w:p>
    <w:p>
      <w:pPr>
        <w:pStyle w:val="Normal"/>
        <w:shd w:val="clear" w:color="auto" w:fill="FFFFFF"/>
        <w:spacing w:beforeAutospacing="0" w:before="0" w:after="200"/>
        <w:rPr>
          <w:rFonts w:ascii="Helvetica" w:hAnsi="Helvetica"/>
          <w:color w:val="222222"/>
        </w:rPr>
      </w:pPr>
      <w:r>
        <w:rPr>
          <w:rFonts w:ascii="Helvetica" w:hAnsi="Helvetica"/>
          <w:color w:val="000000"/>
        </w:rPr>
        <w:t>RouterOutlet is a substitution for templates rendering the components. In other words, it represents or renders the components on a template at a particular location.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15. Explain the usage of {{}}?</w:t>
      </w:r>
    </w:p>
    <w:p>
      <w:pPr>
        <w:pStyle w:val="Normal"/>
        <w:shd w:val="clear" w:color="auto" w:fill="FFFFFF"/>
        <w:spacing w:beforeAutospacing="0" w:before="0" w:after="200"/>
        <w:rPr>
          <w:rFonts w:ascii="Helvetica" w:hAnsi="Helvetica"/>
          <w:color w:val="222222"/>
        </w:rPr>
      </w:pPr>
      <w:r>
        <w:rPr>
          <w:rFonts w:ascii="Helvetica" w:hAnsi="Helvetica"/>
          <w:color w:val="000000"/>
        </w:rPr>
        <w:t>The set of brackets {{}} when used with an HTML tag, represent data from a component. For example, on a HTML page which has &lt;h1&gt;{{variableName}}&lt;/h1&gt;, here the ‘variableName’ is actually typescript (component) data representing its value on the template; i.e., HTML. This entire concept is called String Interpolation. </w:t>
      </w:r>
    </w:p>
    <w:p>
      <w:pPr>
        <w:pStyle w:val="Normal"/>
        <w:shd w:val="clear" w:color="auto" w:fill="FFFFFF"/>
        <w:spacing w:beforeAutospacing="0" w:before="0" w:after="200"/>
        <w:jc w:val="center"/>
        <w:rPr/>
      </w:pPr>
      <w:r>
        <w:rPr>
          <w:rFonts w:ascii="Helvetica" w:hAnsi="Helvetica"/>
          <w:b/>
          <w:bCs/>
          <w:color w:val="000000"/>
          <w:sz w:val="27"/>
          <w:szCs w:val="27"/>
        </w:rPr>
        <w:t>You may also like:  </w:t>
      </w:r>
      <w:hyperlink r:id="rId41" w:tgtFrame="_blank">
        <w:r>
          <w:rPr>
            <w:rStyle w:val="InternetLink"/>
            <w:rFonts w:ascii="Helvetica" w:hAnsi="Helvetica"/>
            <w:color w:val="000000"/>
          </w:rPr>
          <w:t>Other Programming workshops</w:t>
        </w:r>
      </w:hyperlink>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16. In how many ways the Data Binding can be done?</w:t>
      </w:r>
    </w:p>
    <w:p>
      <w:pPr>
        <w:pStyle w:val="Normal"/>
        <w:shd w:val="clear" w:color="auto" w:fill="FFFFFF"/>
        <w:spacing w:beforeAutospacing="0" w:before="0" w:after="200"/>
        <w:rPr>
          <w:rFonts w:ascii="Helvetica" w:hAnsi="Helvetica"/>
          <w:color w:val="222222"/>
        </w:rPr>
      </w:pPr>
      <w:r>
        <w:rPr>
          <w:rFonts w:ascii="Helvetica" w:hAnsi="Helvetica"/>
          <w:color w:val="000000"/>
        </w:rPr>
        <w:t>Data Binding happens between the HTML (template) and typescript (component). Data binding can be done in 3 ways:</w:t>
      </w:r>
    </w:p>
    <w:p>
      <w:pPr>
        <w:pStyle w:val="Normal"/>
        <w:shd w:val="clear" w:color="auto" w:fill="FFFFFF"/>
        <w:spacing w:beforeAutospacing="0" w:before="0" w:after="200"/>
        <w:rPr>
          <w:rFonts w:ascii="Helvetica" w:hAnsi="Helvetica"/>
          <w:color w:val="222222"/>
        </w:rPr>
      </w:pPr>
      <w:r>
        <w:rPr>
          <w:rFonts w:ascii="Helvetica" w:hAnsi="Helvetica"/>
          <w:color w:val="000000"/>
        </w:rPr>
        <w:t>(i) Property Binding (ii) Event Binding (iii) Two-Way Data Binding.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17. What is the sequence of Angular Lifecycle Hooks?</w:t>
      </w:r>
    </w:p>
    <w:p>
      <w:pPr>
        <w:pStyle w:val="Normal"/>
        <w:shd w:val="clear" w:color="auto" w:fill="FFFFFF"/>
        <w:spacing w:beforeAutospacing="0" w:before="0" w:after="200"/>
        <w:rPr>
          <w:rFonts w:ascii="Helvetica" w:hAnsi="Helvetica"/>
          <w:color w:val="222222"/>
        </w:rPr>
      </w:pPr>
      <w:r>
        <w:rPr>
          <w:rFonts w:ascii="Helvetica" w:hAnsi="Helvetica"/>
          <w:color w:val="000000"/>
        </w:rPr>
        <w:t>OnChange()  -  OnInit()  -  DoCheck()  -  AfterContentInit()  -  AfterContentChecked()  -  AfterViewInit()  -  AfterViewChecked()  -  OnDestroy().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18. What is the purpose of using package.json in the angular project?</w:t>
      </w:r>
    </w:p>
    <w:p>
      <w:pPr>
        <w:pStyle w:val="Normal"/>
        <w:shd w:val="clear" w:color="auto" w:fill="FFFFFF"/>
        <w:spacing w:beforeAutospacing="0" w:before="0" w:after="200"/>
        <w:rPr>
          <w:rFonts w:ascii="Helvetica" w:hAnsi="Helvetica"/>
          <w:color w:val="222222"/>
        </w:rPr>
      </w:pPr>
      <w:r>
        <w:rPr>
          <w:rFonts w:ascii="Helvetica" w:hAnsi="Helvetica"/>
          <w:color w:val="000000"/>
        </w:rPr>
        <w:t>With the existence of package.json, it will be easy to manage the dependencies of the project. If we are using typescript in the angular project then we can mention the typescript package and version of typescript in package.json.</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19. How is SPA (Single Page Application) technology different from the traditional web technology? </w:t>
      </w:r>
    </w:p>
    <w:p>
      <w:pPr>
        <w:pStyle w:val="Normal"/>
        <w:shd w:val="clear" w:color="auto" w:fill="FFFFFF"/>
        <w:spacing w:beforeAutospacing="0" w:before="0" w:after="200"/>
        <w:rPr>
          <w:rFonts w:ascii="Helvetica" w:hAnsi="Helvetica"/>
          <w:color w:val="222222"/>
        </w:rPr>
      </w:pPr>
      <w:r>
        <w:rPr>
          <w:rFonts w:ascii="Helvetica" w:hAnsi="Helvetica"/>
          <w:color w:val="000000"/>
        </w:rPr>
        <w:t>In traditional web technology, the client requests for a web page (HTML/JSP/asp) and the server sends the resource (or HTML page), and the client again requests for another page and the server responds with another resource. The problem here is a lot of time is consumed in the requesting/responding or due to a lot of reloading. Whereas, in the SPA technology, we maintain only one page (index.HTML) even though the URL keeps on changing.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20. What is Component in Angular Terminology? </w:t>
      </w:r>
    </w:p>
    <w:p>
      <w:pPr>
        <w:pStyle w:val="Normal"/>
        <w:shd w:val="clear" w:color="auto" w:fill="FFFFFF"/>
        <w:spacing w:beforeAutospacing="0" w:before="0" w:after="200"/>
        <w:rPr>
          <w:rFonts w:ascii="Helvetica" w:hAnsi="Helvetica"/>
          <w:color w:val="222222"/>
        </w:rPr>
      </w:pPr>
      <w:r>
        <w:rPr>
          <w:rFonts w:ascii="Helvetica" w:hAnsi="Helvetica"/>
          <w:color w:val="000000"/>
        </w:rPr>
        <w:t>A web page in Angular has many components involved in it. A Component is basically a block in which the data can be displayed on HTML using some logic usually written in typescript.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21. What are ngModel and how do we represent it? </w:t>
      </w:r>
    </w:p>
    <w:p>
      <w:pPr>
        <w:pStyle w:val="Normal"/>
        <w:shd w:val="clear" w:color="auto" w:fill="FFFFFF"/>
        <w:spacing w:beforeAutospacing="0" w:before="0" w:after="200"/>
        <w:rPr>
          <w:rFonts w:ascii="Helvetica" w:hAnsi="Helvetica"/>
          <w:color w:val="222222"/>
        </w:rPr>
      </w:pPr>
      <w:r>
        <w:rPr>
          <w:rFonts w:ascii="Helvetica" w:hAnsi="Helvetica"/>
          <w:color w:val="000000"/>
        </w:rPr>
        <w:t>ngModel is a directive which can be applied on a text field. This a two-way data binding. ngModel is represented by [()]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22. What does a Subscribe method do in Angular 4? </w:t>
      </w:r>
    </w:p>
    <w:p>
      <w:pPr>
        <w:pStyle w:val="Normal"/>
        <w:shd w:val="clear" w:color="auto" w:fill="FFFFFF"/>
        <w:spacing w:beforeAutospacing="0" w:before="0" w:after="200"/>
        <w:rPr>
          <w:rFonts w:ascii="Helvetica" w:hAnsi="Helvetica"/>
          <w:color w:val="222222"/>
        </w:rPr>
      </w:pPr>
      <w:r>
        <w:rPr>
          <w:rFonts w:ascii="Helvetica" w:hAnsi="Helvetica"/>
          <w:color w:val="000000"/>
        </w:rPr>
        <w:t>It is a method which is subscribed to an observable. Whenever the subscribe method is called, an independent execution of the observable happens.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23. Differentiate between Observables and Promises.</w:t>
      </w:r>
    </w:p>
    <w:p>
      <w:pPr>
        <w:pStyle w:val="Normal"/>
        <w:shd w:val="clear" w:color="auto" w:fill="FFFFFF"/>
        <w:spacing w:beforeAutospacing="0" w:before="0" w:after="200"/>
        <w:rPr>
          <w:rFonts w:ascii="Helvetica" w:hAnsi="Helvetica"/>
          <w:color w:val="222222"/>
        </w:rPr>
      </w:pPr>
      <w:r>
        <w:rPr>
          <w:rFonts w:ascii="Helvetica" w:hAnsi="Helvetica"/>
          <w:color w:val="000000"/>
        </w:rPr>
        <w:t>Observables are lazy, which means nothing happens until a subscription is made. Whereas Promises are eager; which means as soon as a promise is created, the execution takes place. Observable is a stream in which passing of zero or more events is possible and the callback is called for each event. Whereas, promise handles a single event.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24. What is an AsyncPipe in Angular? </w:t>
      </w:r>
    </w:p>
    <w:p>
      <w:pPr>
        <w:pStyle w:val="Normal"/>
        <w:shd w:val="clear" w:color="auto" w:fill="FFFFFF"/>
        <w:spacing w:beforeAutospacing="0" w:before="0" w:after="200"/>
        <w:rPr>
          <w:rFonts w:ascii="Helvetica" w:hAnsi="Helvetica"/>
          <w:color w:val="222222"/>
        </w:rPr>
      </w:pPr>
      <w:r>
        <w:rPr>
          <w:rFonts w:ascii="Helvetica" w:hAnsi="Helvetica"/>
          <w:color w:val="000000"/>
        </w:rPr>
        <w:t>When an observable or promise returns something, we use a temporary property to hold the content. Later, we bind the same content to the template. With the usage of AsyncPipe, the promise or observable can be directly used in a template and a temporary property is not required.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25. Explain Authentication and Authorization.</w:t>
      </w:r>
    </w:p>
    <w:p>
      <w:pPr>
        <w:pStyle w:val="Normal"/>
        <w:shd w:val="clear" w:color="auto" w:fill="FFFFFF"/>
        <w:spacing w:beforeAutospacing="0" w:before="0" w:after="200"/>
        <w:rPr>
          <w:rFonts w:ascii="Helvetica" w:hAnsi="Helvetica"/>
          <w:color w:val="222222"/>
        </w:rPr>
      </w:pPr>
      <w:r>
        <w:rPr>
          <w:rFonts w:ascii="Helvetica" w:hAnsi="Helvetica"/>
          <w:color w:val="000000"/>
        </w:rPr>
        <w:t>Authentication: The user login credentials are passed to an authenticate API (on the server). On the server side validation of the credentials happens and a JSON Web Token (JWT) is returned. JWT is a JSON object that has some information or attributes about the current user.  Once the JWT is given to the client, the client or the user will be identified with that JWT.</w:t>
      </w:r>
    </w:p>
    <w:p>
      <w:pPr>
        <w:pStyle w:val="Normal"/>
        <w:shd w:val="clear" w:color="auto" w:fill="FFFFFF"/>
        <w:spacing w:beforeAutospacing="0" w:before="0" w:after="200"/>
        <w:rPr>
          <w:rFonts w:ascii="Helvetica" w:hAnsi="Helvetica"/>
          <w:color w:val="222222"/>
        </w:rPr>
      </w:pPr>
      <w:r>
        <w:rPr>
          <w:rFonts w:ascii="Helvetica" w:hAnsi="Helvetica"/>
          <w:color w:val="000000"/>
        </w:rPr>
        <w:t>Authorization: After logging in successfully, the authenticated or genuine user does not have access to everything. The user is not authorized to access someone else’s data,  he/she is authorized to access some data.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26. What is AOT Compilation?</w:t>
      </w:r>
    </w:p>
    <w:p>
      <w:pPr>
        <w:pStyle w:val="Normal"/>
        <w:shd w:val="clear" w:color="auto" w:fill="FFFFFF"/>
        <w:spacing w:beforeAutospacing="0" w:before="0" w:after="200"/>
        <w:rPr>
          <w:rFonts w:ascii="Helvetica" w:hAnsi="Helvetica"/>
          <w:color w:val="222222"/>
        </w:rPr>
      </w:pPr>
      <w:r>
        <w:rPr>
          <w:rFonts w:ascii="Helvetica" w:hAnsi="Helvetica"/>
          <w:color w:val="000000"/>
        </w:rPr>
        <w:t>Every angular application gets compiled internally. The angular compiler takes javascript code, compiles it and produces javascript code again. Ahead-of-Time Compilation does not happen every time or for every user, as is the case with Just-In-Time (JIT) Compilation.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27. What is Redux? </w:t>
      </w:r>
    </w:p>
    <w:p>
      <w:pPr>
        <w:pStyle w:val="Normal"/>
        <w:shd w:val="clear" w:color="auto" w:fill="FFFFFF"/>
        <w:spacing w:beforeAutospacing="0" w:before="0" w:after="200"/>
        <w:rPr>
          <w:rFonts w:ascii="Helvetica" w:hAnsi="Helvetica"/>
          <w:color w:val="222222"/>
        </w:rPr>
      </w:pPr>
      <w:r>
        <w:rPr>
          <w:rFonts w:ascii="Helvetica" w:hAnsi="Helvetica"/>
          <w:color w:val="000000"/>
        </w:rPr>
        <w:t>It is a library which helps us maintain the state of the application. Redux is not required in applications that are simple with the simple data flow, it is used in Single Page Applications that have complex data flow.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28. What are the Pipes? </w:t>
      </w:r>
    </w:p>
    <w:p>
      <w:pPr>
        <w:pStyle w:val="Normal"/>
        <w:shd w:val="clear" w:color="auto" w:fill="FFFFFF"/>
        <w:spacing w:beforeAutospacing="0" w:before="0" w:after="200"/>
        <w:rPr>
          <w:rFonts w:ascii="Helvetica" w:hAnsi="Helvetica"/>
          <w:color w:val="222222"/>
        </w:rPr>
      </w:pPr>
      <w:r>
        <w:rPr>
          <w:rFonts w:ascii="Helvetica" w:hAnsi="Helvetica"/>
          <w:color w:val="000000"/>
        </w:rPr>
        <w:t>This feature is used to change the output on the template; something like changing the string into uppercase and displaying it on the template. It can also change Date format accordingly.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29. Differentiate between ng-Class and ng-Style.</w:t>
      </w:r>
    </w:p>
    <w:p>
      <w:pPr>
        <w:pStyle w:val="Normal"/>
        <w:shd w:val="clear" w:color="auto" w:fill="FFFFFF"/>
        <w:spacing w:beforeAutospacing="0" w:before="0" w:after="200"/>
        <w:rPr>
          <w:rFonts w:ascii="Helvetica" w:hAnsi="Helvetica"/>
          <w:color w:val="222222"/>
        </w:rPr>
      </w:pPr>
      <w:r>
        <w:rPr>
          <w:rFonts w:ascii="Helvetica" w:hAnsi="Helvetica"/>
          <w:color w:val="000000"/>
        </w:rPr>
        <w:t>In ng-Class, loading of CSS class is possible; whereas, in ng-Style we can set the CSS style. </w:t>
      </w:r>
    </w:p>
    <w:p>
      <w:pPr>
        <w:pStyle w:val="Heading3"/>
        <w:shd w:val="clear" w:color="auto" w:fill="FFFFFF"/>
        <w:spacing w:beforeAutospacing="0" w:before="0" w:after="200"/>
        <w:rPr>
          <w:rFonts w:ascii="Helvetica" w:hAnsi="Helvetica"/>
          <w:b w:val="false"/>
          <w:b w:val="false"/>
          <w:bCs w:val="false"/>
          <w:color w:val="222222"/>
        </w:rPr>
      </w:pPr>
      <w:r>
        <w:rPr>
          <w:rFonts w:ascii="Helvetica" w:hAnsi="Helvetica"/>
          <w:b w:val="false"/>
          <w:bCs w:val="false"/>
          <w:color w:val="000000"/>
        </w:rPr>
        <w:t>30. Why Typescript with Angular? </w:t>
      </w:r>
    </w:p>
    <w:p>
      <w:pPr>
        <w:pStyle w:val="Normal"/>
        <w:shd w:val="clear" w:color="auto" w:fill="FFFFFF"/>
        <w:spacing w:beforeAutospacing="0" w:before="0" w:after="200"/>
        <w:rPr>
          <w:rFonts w:ascii="Helvetica" w:hAnsi="Helvetica"/>
          <w:color w:val="222222"/>
        </w:rPr>
      </w:pPr>
      <w:r>
        <w:rPr>
          <w:rFonts w:ascii="Helvetica" w:hAnsi="Helvetica"/>
          <w:color w:val="000000"/>
        </w:rPr>
        <w:t>Typescript is a superset of Javascript. Earlier, Javascript was the only client-side language supported by all browsers. But, the problem with Javascript is, it is not a pure Object Oriented Programming Language. The code written in JS without following patterns like Prototype Pattern becomes messy and finally leading to difficulties in maintainability and reusability. Instead of learning concepts (like patterns) to maintain code, programmers prefer to maintain the code in an OOP approach and is made available with a programming language like Typescript was thus developed by Microsoft in a way that it can work as Javascript and also offer what javascript cannot ie; </w:t>
      </w:r>
    </w:p>
    <w:p>
      <w:pPr>
        <w:pStyle w:val="Normal"/>
        <w:numPr>
          <w:ilvl w:val="0"/>
          <w:numId w:val="99"/>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pure OOPS as Typescript offers concepts like Generics, Interfaces and Types (a Static Typed Language) which makes it is easier to catch incorrect data types passing to variables.</w:t>
      </w:r>
    </w:p>
    <w:p>
      <w:pPr>
        <w:pStyle w:val="Normal"/>
        <w:numPr>
          <w:ilvl w:val="0"/>
          <w:numId w:val="99"/>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TS provides flexibility to programmers experienced in java, .net as it offers encapsulation through classes and interfaces.</w:t>
      </w:r>
    </w:p>
    <w:p>
      <w:pPr>
        <w:pStyle w:val="Normal"/>
        <w:numPr>
          <w:ilvl w:val="0"/>
          <w:numId w:val="99"/>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JS version ES5 offers features like Constructor Function, Dynamic Types, Prototypes. The next version of Javascript ie ES6 introduced a new feature like Class keyword but not supported by many browsers.</w:t>
      </w:r>
    </w:p>
    <w:p>
      <w:pPr>
        <w:pStyle w:val="Normal"/>
        <w:numPr>
          <w:ilvl w:val="0"/>
          <w:numId w:val="99"/>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TS offers Arrow Functions (=&gt;) which is an ES6 feature not supported by many browsers directly but when used in TS, gets compiled into JS ES5 and runs in any browser.</w:t>
      </w:r>
    </w:p>
    <w:p>
      <w:pPr>
        <w:pStyle w:val="Normal"/>
        <w:numPr>
          <w:ilvl w:val="0"/>
          <w:numId w:val="99"/>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TS is not the only alternative to JS, we have CoffeeScript, Dart(Google).</w:t>
      </w:r>
    </w:p>
    <w:p>
      <w:pPr>
        <w:pStyle w:val="Normal"/>
        <w:numPr>
          <w:ilvl w:val="0"/>
          <w:numId w:val="99"/>
        </w:numPr>
        <w:shd w:val="clear" w:color="auto" w:fill="FFFFFF"/>
        <w:spacing w:beforeAutospacing="0" w:before="0" w:after="200"/>
        <w:rPr>
          <w:rFonts w:ascii="Helvetica" w:hAnsi="Helvetica"/>
          <w:color w:val="222222"/>
          <w:sz w:val="27"/>
          <w:szCs w:val="27"/>
        </w:rPr>
      </w:pPr>
      <w:r>
        <w:rPr>
          <w:rFonts w:ascii="Helvetica" w:hAnsi="Helvetica"/>
          <w:color w:val="000000"/>
          <w:sz w:val="27"/>
          <w:szCs w:val="27"/>
        </w:rPr>
        <w:t>Finally, it is like, TS makes life easier when compared to JS.</w:t>
      </w:r>
    </w:p>
    <w:p>
      <w:pPr>
        <w:pStyle w:val="Normal"/>
        <w:pBdr>
          <w:bottom w:val="single" w:sz="6" w:space="1" w:color="000000"/>
        </w:pBdr>
        <w:rPr>
          <w:color w:val="000000"/>
        </w:rPr>
      </w:pPr>
      <w:r>
        <w:rPr>
          <w:color w:val="000000"/>
        </w:rPr>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1) What is AngularJS?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AngularJS is a javascript framework used for creating single web page applications.  It allows you to use HTML as your template language and enables you to extend HTML’s syntax to express your application’s components clearly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2) Explain what are the key features of AngularJS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The key features of AngularJS are</w:t>
      </w:r>
    </w:p>
    <w:p>
      <w:pPr>
        <w:pStyle w:val="Normal"/>
        <w:numPr>
          <w:ilvl w:val="0"/>
          <w:numId w:val="100"/>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000000"/>
          <w:sz w:val="27"/>
          <w:szCs w:val="27"/>
        </w:rPr>
        <w:t>Scope</w:t>
      </w:r>
    </w:p>
    <w:p>
      <w:pPr>
        <w:pStyle w:val="Normal"/>
        <w:numPr>
          <w:ilvl w:val="0"/>
          <w:numId w:val="100"/>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Controller</w:t>
      </w:r>
    </w:p>
    <w:p>
      <w:pPr>
        <w:pStyle w:val="Normal"/>
        <w:numPr>
          <w:ilvl w:val="0"/>
          <w:numId w:val="100"/>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Model</w:t>
      </w:r>
    </w:p>
    <w:p>
      <w:pPr>
        <w:pStyle w:val="Normal"/>
        <w:numPr>
          <w:ilvl w:val="0"/>
          <w:numId w:val="100"/>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View</w:t>
      </w:r>
    </w:p>
    <w:p>
      <w:pPr>
        <w:pStyle w:val="Normal"/>
        <w:numPr>
          <w:ilvl w:val="0"/>
          <w:numId w:val="100"/>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Services</w:t>
      </w:r>
    </w:p>
    <w:p>
      <w:pPr>
        <w:pStyle w:val="Normal"/>
        <w:numPr>
          <w:ilvl w:val="0"/>
          <w:numId w:val="100"/>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Data Binding</w:t>
      </w:r>
    </w:p>
    <w:p>
      <w:pPr>
        <w:pStyle w:val="Normal"/>
        <w:numPr>
          <w:ilvl w:val="0"/>
          <w:numId w:val="100"/>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Directives</w:t>
      </w:r>
    </w:p>
    <w:p>
      <w:pPr>
        <w:pStyle w:val="Normal"/>
        <w:numPr>
          <w:ilvl w:val="0"/>
          <w:numId w:val="100"/>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Filters</w:t>
      </w:r>
    </w:p>
    <w:p>
      <w:pPr>
        <w:pStyle w:val="Normal"/>
        <w:numPr>
          <w:ilvl w:val="0"/>
          <w:numId w:val="100"/>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000000"/>
          <w:sz w:val="27"/>
          <w:szCs w:val="27"/>
        </w:rPr>
        <w:t>Testable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3) Explain what is scope in AngularJS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Scope refers to the application model, it acts like glue between application controller and the view.  Scopes are arranged in hierarchical structure and impersonate the DOM ( Document Object Model) structure of the application.  It can watch expressions and propagate events.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4) Explain what is services in AngularJS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In AngularJS services are the singleton objects or functions that are used for carrying out specific tasks.  It holds some business logic and these function can be called as controllers, directive, filters and so 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5) Explain what is Angular Expression? Explain what is key difference between angular expressions and JavaScript expressions?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Like JavaScript,  Angular expressions are code snippets that are usually placed in binding such as {{ expression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The key difference between the JavaScript expressions and Angular expressions</w:t>
      </w:r>
    </w:p>
    <w:p>
      <w:pPr>
        <w:pStyle w:val="Normal"/>
        <w:numPr>
          <w:ilvl w:val="0"/>
          <w:numId w:val="101"/>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b/>
          <w:bCs/>
          <w:color w:val="000000"/>
          <w:sz w:val="27"/>
          <w:szCs w:val="27"/>
        </w:rPr>
        <w:t>Context :</w:t>
      </w:r>
      <w:r>
        <w:rPr>
          <w:rFonts w:eastAsia="Times New Roman" w:cs="Arial" w:ascii="Arial" w:hAnsi="Arial"/>
          <w:color w:val="000000"/>
          <w:sz w:val="27"/>
          <w:szCs w:val="27"/>
        </w:rPr>
        <w:t> In Angular, the expressions are evaluated against a scope object, while the Javascript expressions are evaluated against the global window</w:t>
      </w:r>
    </w:p>
    <w:p>
      <w:pPr>
        <w:pStyle w:val="Normal"/>
        <w:numPr>
          <w:ilvl w:val="0"/>
          <w:numId w:val="101"/>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b/>
          <w:bCs/>
          <w:color w:val="000000"/>
          <w:sz w:val="27"/>
          <w:szCs w:val="27"/>
        </w:rPr>
        <w:t>Forgiving:</w:t>
      </w:r>
      <w:r>
        <w:rPr>
          <w:rFonts w:eastAsia="Times New Roman" w:cs="Arial" w:ascii="Arial" w:hAnsi="Arial"/>
          <w:color w:val="000000"/>
          <w:sz w:val="27"/>
          <w:szCs w:val="27"/>
        </w:rPr>
        <w:t> In Angular expression evaluation is forgiving to null and undefined, while in Javascript undefined properties generates TypeError or ReferenceError</w:t>
      </w:r>
    </w:p>
    <w:p>
      <w:pPr>
        <w:pStyle w:val="Normal"/>
        <w:numPr>
          <w:ilvl w:val="0"/>
          <w:numId w:val="101"/>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b/>
          <w:bCs/>
          <w:color w:val="000000"/>
          <w:sz w:val="27"/>
          <w:szCs w:val="27"/>
        </w:rPr>
        <w:t>No Control Flow Statements:</w:t>
      </w:r>
      <w:r>
        <w:rPr>
          <w:rFonts w:eastAsia="Times New Roman" w:cs="Arial" w:ascii="Arial" w:hAnsi="Arial"/>
          <w:color w:val="000000"/>
          <w:sz w:val="27"/>
          <w:szCs w:val="27"/>
        </w:rPr>
        <w:t> Loops, conditionals or exceptions cannot be used in an angular expression</w:t>
      </w:r>
    </w:p>
    <w:p>
      <w:pPr>
        <w:pStyle w:val="Normal"/>
        <w:numPr>
          <w:ilvl w:val="0"/>
          <w:numId w:val="101"/>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b/>
          <w:bCs/>
          <w:color w:val="000000"/>
          <w:sz w:val="27"/>
          <w:szCs w:val="27"/>
        </w:rPr>
        <w:t>Filters:</w:t>
      </w:r>
      <w:r>
        <w:rPr>
          <w:rFonts w:eastAsia="Times New Roman" w:cs="Arial" w:ascii="Arial" w:hAnsi="Arial"/>
          <w:color w:val="000000"/>
          <w:sz w:val="27"/>
          <w:szCs w:val="27"/>
        </w:rPr>
        <w:t> To format data before displaying it you can use filters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6) With options on page load how you can initialize a select box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You can initialize a select box with options on page load by using </w:t>
      </w:r>
      <w:r>
        <w:rPr>
          <w:rFonts w:eastAsia="Times New Roman" w:cs="Arial" w:ascii="Arial" w:hAnsi="Arial"/>
          <w:b/>
          <w:bCs/>
          <w:color w:val="000000"/>
          <w:sz w:val="27"/>
          <w:szCs w:val="27"/>
        </w:rPr>
        <w:t>ng-init</w:t>
      </w:r>
      <w:r>
        <w:rPr>
          <w:rFonts w:eastAsia="Times New Roman" w:cs="Arial" w:ascii="Arial" w:hAnsi="Arial"/>
          <w:color w:val="000000"/>
          <w:sz w:val="27"/>
          <w:szCs w:val="27"/>
        </w:rPr>
        <w:t> directive</w:t>
      </w:r>
    </w:p>
    <w:p>
      <w:pPr>
        <w:pStyle w:val="Normal"/>
        <w:numPr>
          <w:ilvl w:val="0"/>
          <w:numId w:val="102"/>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000000"/>
          <w:sz w:val="27"/>
          <w:szCs w:val="27"/>
        </w:rPr>
        <w:t>&lt;div ng-controller = " apps/dashboard/account " ng-switch</w:t>
      </w:r>
    </w:p>
    <w:p>
      <w:pPr>
        <w:pStyle w:val="Normal"/>
        <w:numPr>
          <w:ilvl w:val="0"/>
          <w:numId w:val="102"/>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000000"/>
          <w:sz w:val="27"/>
          <w:szCs w:val="27"/>
        </w:rPr>
        <w:t>On = "! ! accounts" ng-init = " loadData ( ) "&gt;</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7) Explain what are directives ? Mention some of the most commonly used directives in AngularJS application ?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A directive is something that introduces new syntax, they are like markers on DOM element which attaches a special behavior to it. In any AngularJS application, directives are the most important components.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Some of the commonly used directives are </w:t>
      </w:r>
      <w:r>
        <w:rPr>
          <w:rFonts w:eastAsia="Times New Roman" w:cs="Arial" w:ascii="Arial" w:hAnsi="Arial"/>
          <w:b/>
          <w:bCs/>
          <w:color w:val="000000"/>
          <w:sz w:val="27"/>
          <w:szCs w:val="27"/>
        </w:rPr>
        <w:t>ng-model, ng-App, ng-bind, ng-repeat , ng-show</w:t>
      </w:r>
      <w:r>
        <w:rPr>
          <w:rFonts w:eastAsia="Times New Roman" w:cs="Arial" w:ascii="Arial" w:hAnsi="Arial"/>
          <w:color w:val="000000"/>
          <w:sz w:val="27"/>
          <w:szCs w:val="27"/>
        </w:rPr>
        <w:t> etc.</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8) Mention what are the advantages of using AngularJS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AngularJS has several advantages in web development.</w:t>
      </w:r>
    </w:p>
    <w:p>
      <w:pPr>
        <w:pStyle w:val="Normal"/>
        <w:numPr>
          <w:ilvl w:val="0"/>
          <w:numId w:val="103"/>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000000"/>
          <w:sz w:val="27"/>
          <w:szCs w:val="27"/>
        </w:rPr>
        <w:t>AngularJS supports MVC pattern</w:t>
      </w:r>
    </w:p>
    <w:p>
      <w:pPr>
        <w:pStyle w:val="Normal"/>
        <w:numPr>
          <w:ilvl w:val="0"/>
          <w:numId w:val="103"/>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Can do two ways data binding using AngularJS</w:t>
      </w:r>
    </w:p>
    <w:p>
      <w:pPr>
        <w:pStyle w:val="Normal"/>
        <w:numPr>
          <w:ilvl w:val="0"/>
          <w:numId w:val="103"/>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It has per-defined form validations</w:t>
      </w:r>
    </w:p>
    <w:p>
      <w:pPr>
        <w:pStyle w:val="Normal"/>
        <w:numPr>
          <w:ilvl w:val="0"/>
          <w:numId w:val="103"/>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It supports both client server communication</w:t>
      </w:r>
    </w:p>
    <w:p>
      <w:pPr>
        <w:pStyle w:val="Normal"/>
        <w:numPr>
          <w:ilvl w:val="0"/>
          <w:numId w:val="103"/>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000000"/>
          <w:sz w:val="27"/>
          <w:szCs w:val="27"/>
        </w:rPr>
        <w:t>It supports animations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9) Explain what Angular JS routes does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Angular js routes enable you to create different URLs for different content in your application.  Different URLs for different content enables user to bookmark URLs to specific content.  Each such bookmarkable URL in AngularJS is called a route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A value in Angular JS is a simple object.  It can be a number, string or JavaScript object.  Values are typically used as configuration injected into factories, services or controllers. A value should be belong to an AngularJS module.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Injecting a value into an AngularJS controller function is done by adding a parameter with the same name as the value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10)  Explain what is data binding in AngularJS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Automatic synchronization of data between the model and view components is referred as data binding in AngularJS.  There are two ways for data binding</w:t>
      </w:r>
    </w:p>
    <w:p>
      <w:pPr>
        <w:pStyle w:val="Normal"/>
        <w:numPr>
          <w:ilvl w:val="0"/>
          <w:numId w:val="104"/>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b/>
          <w:bCs/>
          <w:color w:val="000000"/>
          <w:sz w:val="27"/>
          <w:szCs w:val="27"/>
        </w:rPr>
        <w:t>Data mining in classical template systems</w:t>
      </w:r>
    </w:p>
    <w:p>
      <w:pPr>
        <w:pStyle w:val="Normal"/>
        <w:numPr>
          <w:ilvl w:val="0"/>
          <w:numId w:val="104"/>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b/>
          <w:bCs/>
          <w:color w:val="000000"/>
          <w:sz w:val="27"/>
          <w:szCs w:val="27"/>
        </w:rPr>
        <w:t>Data binding in angular templates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11)  What makes AngularJS better ?</w:t>
      </w:r>
    </w:p>
    <w:p>
      <w:pPr>
        <w:pStyle w:val="Normal"/>
        <w:numPr>
          <w:ilvl w:val="0"/>
          <w:numId w:val="105"/>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b/>
          <w:bCs/>
          <w:color w:val="000000"/>
          <w:sz w:val="27"/>
          <w:szCs w:val="27"/>
        </w:rPr>
        <w:t>Registering Callbacks:</w:t>
      </w:r>
      <w:r>
        <w:rPr>
          <w:rFonts w:eastAsia="Times New Roman" w:cs="Arial" w:ascii="Arial" w:hAnsi="Arial"/>
          <w:color w:val="000000"/>
          <w:sz w:val="27"/>
          <w:szCs w:val="27"/>
        </w:rPr>
        <w:t> There is no need to register callbacks . This makes your code simple and easy to debug.</w:t>
      </w:r>
    </w:p>
    <w:p>
      <w:pPr>
        <w:pStyle w:val="Normal"/>
        <w:numPr>
          <w:ilvl w:val="0"/>
          <w:numId w:val="105"/>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b/>
          <w:bCs/>
          <w:color w:val="000000"/>
          <w:sz w:val="27"/>
          <w:szCs w:val="27"/>
        </w:rPr>
        <w:t>Control HTML DOM programmatically:  </w:t>
      </w:r>
      <w:r>
        <w:rPr>
          <w:rFonts w:eastAsia="Times New Roman" w:cs="Arial" w:ascii="Arial" w:hAnsi="Arial"/>
          <w:color w:val="000000"/>
          <w:sz w:val="27"/>
          <w:szCs w:val="27"/>
        </w:rPr>
        <w:t>All the application that are created using Angular never have to manipulate the DOM although it can be done if it is required</w:t>
      </w:r>
    </w:p>
    <w:p>
      <w:pPr>
        <w:pStyle w:val="Normal"/>
        <w:numPr>
          <w:ilvl w:val="0"/>
          <w:numId w:val="105"/>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b/>
          <w:bCs/>
          <w:color w:val="000000"/>
          <w:sz w:val="27"/>
          <w:szCs w:val="27"/>
        </w:rPr>
        <w:t>Transfer data to and from the UI: </w:t>
      </w:r>
      <w:r>
        <w:rPr>
          <w:rFonts w:eastAsia="Times New Roman" w:cs="Arial" w:ascii="Arial" w:hAnsi="Arial"/>
          <w:color w:val="000000"/>
          <w:sz w:val="27"/>
          <w:szCs w:val="27"/>
        </w:rPr>
        <w:t>AngularJS helps to eliminate almost all of the boiler plate like validating the form, displaying validation errors, returning to an internal model and so on which occurs due to flow of marshalling data</w:t>
      </w:r>
    </w:p>
    <w:p>
      <w:pPr>
        <w:pStyle w:val="Normal"/>
        <w:numPr>
          <w:ilvl w:val="0"/>
          <w:numId w:val="105"/>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b/>
          <w:bCs/>
          <w:color w:val="000000"/>
          <w:sz w:val="27"/>
          <w:szCs w:val="27"/>
        </w:rPr>
        <w:t>No initilization code: </w:t>
      </w:r>
      <w:r>
        <w:rPr>
          <w:rFonts w:eastAsia="Times New Roman" w:cs="Arial" w:ascii="Arial" w:hAnsi="Arial"/>
          <w:color w:val="000000"/>
          <w:sz w:val="27"/>
          <w:szCs w:val="27"/>
        </w:rPr>
        <w:t>With AngularJS you can bootstrap your app easily using services, which auto-injected into your application in Guice like dependency injection style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12)  Explain what is string interpolation in Angular.js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In Angular.js the compiler during the compilation process matches text and attributes using interpolate service to see if they contains embedded expressions.  As part of normal digest cycle these expressions are updated and registered as watches.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13)  Mention the steps for the compilation process of HTML happens?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Compilation of HTML process occurs in following ways</w:t>
      </w:r>
    </w:p>
    <w:p>
      <w:pPr>
        <w:pStyle w:val="Normal"/>
        <w:numPr>
          <w:ilvl w:val="0"/>
          <w:numId w:val="106"/>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000000"/>
          <w:sz w:val="27"/>
          <w:szCs w:val="27"/>
        </w:rPr>
        <w:t>Using the standard browser API, first the HTML is parsed into DOM</w:t>
      </w:r>
    </w:p>
    <w:p>
      <w:pPr>
        <w:pStyle w:val="Normal"/>
        <w:numPr>
          <w:ilvl w:val="0"/>
          <w:numId w:val="106"/>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By using the call to the $compile () method, compilation of the DOM is performed.  The method traverses the DOM and matches the directives.</w:t>
      </w:r>
    </w:p>
    <w:p>
      <w:pPr>
        <w:pStyle w:val="Normal"/>
        <w:numPr>
          <w:ilvl w:val="0"/>
          <w:numId w:val="106"/>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000000"/>
          <w:sz w:val="27"/>
          <w:szCs w:val="27"/>
        </w:rPr>
        <w:t>Link the template with scope by calling the linking function returned from the previous step</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14)  Explain what is directive and Mention what are the different types of Directive?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During compilation process when specific HTML constructs are encountered a behaviour or function is triggered, this function is referred as directive.  It is executed when the compiler encounters it in the DOM.</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Different types of directives are</w:t>
      </w:r>
    </w:p>
    <w:p>
      <w:pPr>
        <w:pStyle w:val="Normal"/>
        <w:numPr>
          <w:ilvl w:val="0"/>
          <w:numId w:val="107"/>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000000"/>
          <w:sz w:val="27"/>
          <w:szCs w:val="27"/>
        </w:rPr>
        <w:t>Element directives</w:t>
      </w:r>
    </w:p>
    <w:p>
      <w:pPr>
        <w:pStyle w:val="Normal"/>
        <w:numPr>
          <w:ilvl w:val="0"/>
          <w:numId w:val="107"/>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Attribute directives</w:t>
      </w:r>
    </w:p>
    <w:p>
      <w:pPr>
        <w:pStyle w:val="Normal"/>
        <w:numPr>
          <w:ilvl w:val="0"/>
          <w:numId w:val="107"/>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CSS class directives</w:t>
      </w:r>
    </w:p>
    <w:p>
      <w:pPr>
        <w:pStyle w:val="Normal"/>
        <w:numPr>
          <w:ilvl w:val="0"/>
          <w:numId w:val="107"/>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000000"/>
          <w:sz w:val="27"/>
          <w:szCs w:val="27"/>
        </w:rPr>
        <w:t>Comment directives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15)  Explain what is linking function and type of linking function?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Link combines the directives with a scope and produce a live view.  For registering DOM listeners as well as updating the DOM, link function is responsible. After the template is cloned it is executed.</w:t>
      </w:r>
    </w:p>
    <w:p>
      <w:pPr>
        <w:pStyle w:val="Normal"/>
        <w:numPr>
          <w:ilvl w:val="0"/>
          <w:numId w:val="108"/>
        </w:numPr>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Pre-linking function: Pre-linking function is executed before the child elements are linked.  It is not considered as the safe way for DOM transformation.</w:t>
      </w:r>
    </w:p>
    <w:p>
      <w:pPr>
        <w:pStyle w:val="Normal"/>
        <w:numPr>
          <w:ilvl w:val="0"/>
          <w:numId w:val="109"/>
        </w:numPr>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Post linking function: Post linking function is executed after the child elements are linked. It is safe to do DOM transformation by post-linking function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16)  Explain what is injector?</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An injector is a service locator.  It is used to retrieve object instances as defined by provider, instantiate types, invoke methods and load modules.  There is a single injector per Angular application, it helps to look up an object instance by its name.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17)  Explain what is the difference between link and compile in Angular.js?</w:t>
      </w:r>
    </w:p>
    <w:p>
      <w:pPr>
        <w:pStyle w:val="Normal"/>
        <w:numPr>
          <w:ilvl w:val="0"/>
          <w:numId w:val="110"/>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000000"/>
          <w:sz w:val="27"/>
          <w:szCs w:val="27"/>
        </w:rPr>
        <w:t>Compile function: It is used for template DOM Manipulation and collect all of the directives.</w:t>
      </w:r>
    </w:p>
    <w:p>
      <w:pPr>
        <w:pStyle w:val="Normal"/>
        <w:numPr>
          <w:ilvl w:val="0"/>
          <w:numId w:val="110"/>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000000"/>
          <w:sz w:val="27"/>
          <w:szCs w:val="27"/>
        </w:rPr>
        <w:t>Link function: It is used for registering DOM listeners as well as instance DOM manipulation. It is executed once the template has been cloned.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18)  Explain what is factory method in AngularJS?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For creating the directive, factory method is used.  It is invoked only once, when compiler matches the directive for the first time.  By using $injector.invoke the factory method is invoked.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19)  Mention what are the styling form that ngModel adds to CSS classes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ngModel adds these CSS classes to allow styling of form as well as control</w:t>
      </w:r>
    </w:p>
    <w:p>
      <w:pPr>
        <w:pStyle w:val="Normal"/>
        <w:numPr>
          <w:ilvl w:val="0"/>
          <w:numId w:val="111"/>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000000"/>
          <w:sz w:val="27"/>
          <w:szCs w:val="27"/>
        </w:rPr>
        <w:t>ng- valid</w:t>
      </w:r>
    </w:p>
    <w:p>
      <w:pPr>
        <w:pStyle w:val="Normal"/>
        <w:numPr>
          <w:ilvl w:val="0"/>
          <w:numId w:val="111"/>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ng- invalid</w:t>
      </w:r>
    </w:p>
    <w:p>
      <w:pPr>
        <w:pStyle w:val="Normal"/>
        <w:numPr>
          <w:ilvl w:val="0"/>
          <w:numId w:val="111"/>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ng-pristine</w:t>
      </w:r>
    </w:p>
    <w:p>
      <w:pPr>
        <w:pStyle w:val="Normal"/>
        <w:numPr>
          <w:ilvl w:val="0"/>
          <w:numId w:val="111"/>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000000"/>
          <w:sz w:val="27"/>
          <w:szCs w:val="27"/>
        </w:rPr>
        <w:t>ng-dirty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20)  Mention what are the characteristics of “Scope”?</w:t>
      </w:r>
    </w:p>
    <w:p>
      <w:pPr>
        <w:pStyle w:val="Normal"/>
        <w:numPr>
          <w:ilvl w:val="0"/>
          <w:numId w:val="112"/>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000000"/>
          <w:sz w:val="27"/>
          <w:szCs w:val="27"/>
        </w:rPr>
        <w:t>To observer model mutations scopes provide APIs ($watch)</w:t>
      </w:r>
    </w:p>
    <w:p>
      <w:pPr>
        <w:pStyle w:val="Normal"/>
        <w:numPr>
          <w:ilvl w:val="0"/>
          <w:numId w:val="112"/>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To propagate any model changes through the system into the view from outside of the Angular realm</w:t>
      </w:r>
    </w:p>
    <w:p>
      <w:pPr>
        <w:pStyle w:val="Normal"/>
        <w:numPr>
          <w:ilvl w:val="0"/>
          <w:numId w:val="112"/>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A scope inherits properties from its parent scope,  while providing access to shared model properties, scopes can be nested to isolate application components</w:t>
      </w:r>
    </w:p>
    <w:p>
      <w:pPr>
        <w:pStyle w:val="Normal"/>
        <w:numPr>
          <w:ilvl w:val="0"/>
          <w:numId w:val="112"/>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000000"/>
          <w:sz w:val="27"/>
          <w:szCs w:val="27"/>
        </w:rPr>
        <w:t>Scope provides context against which expressions are evaluated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21)  Explain what is DI (Dependency Injection ) and how an object or function can get a hold of its dependencies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DI or Dependency Injection is a software design pattern that deals with how code gets hold of its dependencies.  In order to retrieve elements of the application which is required to be configured when module gets loaded , the operation “config” uses dependency injection.</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These are the ways that object uses to hold of its dependencies</w:t>
      </w:r>
    </w:p>
    <w:p>
      <w:pPr>
        <w:pStyle w:val="Normal"/>
        <w:numPr>
          <w:ilvl w:val="0"/>
          <w:numId w:val="113"/>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000000"/>
          <w:sz w:val="27"/>
          <w:szCs w:val="27"/>
        </w:rPr>
        <w:t>Typically using the new operator, dependency can be created</w:t>
      </w:r>
    </w:p>
    <w:p>
      <w:pPr>
        <w:pStyle w:val="Normal"/>
        <w:numPr>
          <w:ilvl w:val="0"/>
          <w:numId w:val="113"/>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By referring to a global variable, dependency can be looked up</w:t>
      </w:r>
    </w:p>
    <w:p>
      <w:pPr>
        <w:pStyle w:val="Normal"/>
        <w:numPr>
          <w:ilvl w:val="0"/>
          <w:numId w:val="113"/>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000000"/>
          <w:sz w:val="27"/>
          <w:szCs w:val="27"/>
        </w:rPr>
        <w:t>Dependency can be passed into where it is required</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22)  Mention what are the advantages of using Angular.js framework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Advantages of using Angular.js as framework are</w:t>
      </w:r>
    </w:p>
    <w:p>
      <w:pPr>
        <w:pStyle w:val="Normal"/>
        <w:numPr>
          <w:ilvl w:val="0"/>
          <w:numId w:val="114"/>
        </w:numPr>
        <w:shd w:val="clear" w:color="auto" w:fill="FFFFFF"/>
        <w:spacing w:lineRule="auto" w:line="240" w:beforeAutospacing="1" w:after="0"/>
        <w:rPr>
          <w:rFonts w:ascii="Arial" w:hAnsi="Arial" w:eastAsia="Times New Roman" w:cs="Arial"/>
          <w:color w:val="222222"/>
          <w:sz w:val="27"/>
          <w:szCs w:val="27"/>
        </w:rPr>
      </w:pPr>
      <w:r>
        <w:rPr>
          <w:rFonts w:eastAsia="Times New Roman" w:cs="Arial" w:ascii="Arial" w:hAnsi="Arial"/>
          <w:color w:val="000000"/>
          <w:sz w:val="27"/>
          <w:szCs w:val="27"/>
        </w:rPr>
        <w:t>Supports two way data-binding</w:t>
      </w:r>
    </w:p>
    <w:p>
      <w:pPr>
        <w:pStyle w:val="Normal"/>
        <w:numPr>
          <w:ilvl w:val="0"/>
          <w:numId w:val="114"/>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Supports MVC pattern</w:t>
      </w:r>
    </w:p>
    <w:p>
      <w:pPr>
        <w:pStyle w:val="Normal"/>
        <w:numPr>
          <w:ilvl w:val="0"/>
          <w:numId w:val="114"/>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Support static template and angular template</w:t>
      </w:r>
    </w:p>
    <w:p>
      <w:pPr>
        <w:pStyle w:val="Normal"/>
        <w:numPr>
          <w:ilvl w:val="0"/>
          <w:numId w:val="114"/>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Can add custom directive</w:t>
      </w:r>
    </w:p>
    <w:p>
      <w:pPr>
        <w:pStyle w:val="Normal"/>
        <w:numPr>
          <w:ilvl w:val="0"/>
          <w:numId w:val="114"/>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Supports REST full services</w:t>
      </w:r>
    </w:p>
    <w:p>
      <w:pPr>
        <w:pStyle w:val="Normal"/>
        <w:numPr>
          <w:ilvl w:val="0"/>
          <w:numId w:val="114"/>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Supports form validations</w:t>
      </w:r>
    </w:p>
    <w:p>
      <w:pPr>
        <w:pStyle w:val="Normal"/>
        <w:numPr>
          <w:ilvl w:val="0"/>
          <w:numId w:val="114"/>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Support both client and server communication</w:t>
      </w:r>
    </w:p>
    <w:p>
      <w:pPr>
        <w:pStyle w:val="Normal"/>
        <w:numPr>
          <w:ilvl w:val="0"/>
          <w:numId w:val="114"/>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Support dependency injection</w:t>
      </w:r>
    </w:p>
    <w:p>
      <w:pPr>
        <w:pStyle w:val="Normal"/>
        <w:numPr>
          <w:ilvl w:val="0"/>
          <w:numId w:val="114"/>
        </w:numPr>
        <w:shd w:val="clear" w:color="auto" w:fill="FFFFFF"/>
        <w:spacing w:lineRule="auto" w:line="240" w:before="0" w:after="0"/>
        <w:rPr>
          <w:rFonts w:ascii="Arial" w:hAnsi="Arial" w:eastAsia="Times New Roman" w:cs="Arial"/>
          <w:color w:val="222222"/>
          <w:sz w:val="27"/>
          <w:szCs w:val="27"/>
        </w:rPr>
      </w:pPr>
      <w:r>
        <w:rPr>
          <w:rFonts w:eastAsia="Times New Roman" w:cs="Arial" w:ascii="Arial" w:hAnsi="Arial"/>
          <w:color w:val="000000"/>
          <w:sz w:val="27"/>
          <w:szCs w:val="27"/>
        </w:rPr>
        <w:t>Applying Animations</w:t>
      </w:r>
    </w:p>
    <w:p>
      <w:pPr>
        <w:pStyle w:val="Normal"/>
        <w:numPr>
          <w:ilvl w:val="0"/>
          <w:numId w:val="114"/>
        </w:numPr>
        <w:shd w:val="clear" w:color="auto" w:fill="FFFFFF"/>
        <w:spacing w:lineRule="auto" w:line="240" w:before="0" w:afterAutospacing="1"/>
        <w:rPr>
          <w:rFonts w:ascii="Arial" w:hAnsi="Arial" w:eastAsia="Times New Roman" w:cs="Arial"/>
          <w:color w:val="222222"/>
          <w:sz w:val="27"/>
          <w:szCs w:val="27"/>
        </w:rPr>
      </w:pPr>
      <w:r>
        <w:rPr>
          <w:rFonts w:eastAsia="Times New Roman" w:cs="Arial" w:ascii="Arial" w:hAnsi="Arial"/>
          <w:color w:val="000000"/>
          <w:sz w:val="27"/>
          <w:szCs w:val="27"/>
        </w:rPr>
        <w:t>Event Handlers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23)  Explain the concept of scope hierarchy?  How many scope can an application have?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Each angular application consist of one root scope but may have several child scopes. As child controllers and some directives create new child scopes, application can have multiple scopes. When new scopes are formed or created they are added as a children of their parent scope. Similar to DOM, they also creates a hierarchical structure.</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24)  Explain what is the difference between AngularJS and backbone.js?</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AngularJS combines the functionalities of most of the 3</w:t>
      </w:r>
      <w:r>
        <w:rPr>
          <w:rFonts w:eastAsia="Times New Roman" w:cs="Arial" w:ascii="Arial" w:hAnsi="Arial"/>
          <w:color w:val="000000"/>
          <w:sz w:val="27"/>
          <w:szCs w:val="27"/>
          <w:vertAlign w:val="superscript"/>
        </w:rPr>
        <w:t>rd</w:t>
      </w:r>
      <w:r>
        <w:rPr>
          <w:rFonts w:eastAsia="Times New Roman" w:cs="Arial" w:ascii="Arial" w:hAnsi="Arial"/>
          <w:color w:val="000000"/>
          <w:sz w:val="27"/>
          <w:szCs w:val="27"/>
        </w:rPr>
        <w:t> party libraries, it supports individual functionalities required to develop HTML5 Apps.  While Backbone.js do their jobs individually.</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b/>
          <w:bCs/>
          <w:color w:val="000000"/>
          <w:sz w:val="27"/>
          <w:szCs w:val="27"/>
        </w:rPr>
        <w:t>25)  Who created Angular JS ?</w:t>
      </w:r>
    </w:p>
    <w:p>
      <w:pPr>
        <w:pStyle w:val="Normal"/>
        <w:shd w:val="clear" w:color="auto" w:fill="FFFFFF"/>
        <w:spacing w:lineRule="auto" w:line="240" w:beforeAutospacing="1" w:afterAutospacing="1"/>
        <w:rPr>
          <w:rFonts w:ascii="Arial" w:hAnsi="Arial" w:eastAsia="Times New Roman" w:cs="Arial"/>
          <w:color w:val="222222"/>
          <w:sz w:val="27"/>
          <w:szCs w:val="27"/>
        </w:rPr>
      </w:pPr>
      <w:r>
        <w:rPr>
          <w:rFonts w:eastAsia="Times New Roman" w:cs="Arial" w:ascii="Arial" w:hAnsi="Arial"/>
          <w:color w:val="000000"/>
          <w:sz w:val="27"/>
          <w:szCs w:val="27"/>
        </w:rPr>
        <w:t>Intially it was developed by Misko Hevery and Adam Abrons. Currently it is being developed by Google.</w:t>
      </w:r>
    </w:p>
    <w:p>
      <w:pPr>
        <w:pStyle w:val="Normal"/>
        <w:rPr>
          <w:color w:val="000000"/>
        </w:rPr>
      </w:pPr>
      <w:r>
        <w:rPr>
          <w:color w:val="000000"/>
        </w:rPr>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Q #1) What do you understand by AngularJS?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Answer: </w:t>
      </w:r>
      <w:r>
        <w:rPr>
          <w:rFonts w:eastAsia="Times New Roman" w:cs="Arial" w:ascii="Arial" w:hAnsi="Arial"/>
          <w:color w:val="000000"/>
          <w:sz w:val="23"/>
          <w:szCs w:val="23"/>
        </w:rPr>
        <w:t>AngularJS is a JavaScript framework that is used for making rich and extensible web applications.</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000000"/>
          <w:sz w:val="23"/>
          <w:szCs w:val="23"/>
        </w:rPr>
        <w:t>It runs on plain JavaScript and HTML, hence you don’t need any other dependencies to make it work. AngularJS is perfect for Single Page Applications (SPA). It is basically used for binding JavaScript objects with HTML UI elements.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Q #2) Define the features of AngularJS.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Answer: Its features include:</w:t>
      </w:r>
    </w:p>
    <w:p>
      <w:pPr>
        <w:pStyle w:val="Normal"/>
        <w:numPr>
          <w:ilvl w:val="0"/>
          <w:numId w:val="11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The Template (View)</w:t>
      </w:r>
    </w:p>
    <w:p>
      <w:pPr>
        <w:pStyle w:val="Normal"/>
        <w:numPr>
          <w:ilvl w:val="0"/>
          <w:numId w:val="11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The Scope (Model)</w:t>
      </w:r>
    </w:p>
    <w:p>
      <w:pPr>
        <w:pStyle w:val="Normal"/>
        <w:numPr>
          <w:ilvl w:val="0"/>
          <w:numId w:val="11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The Controller (Controller)</w:t>
      </w:r>
    </w:p>
    <w:p>
      <w:pPr>
        <w:pStyle w:val="Normal"/>
        <w:numPr>
          <w:ilvl w:val="0"/>
          <w:numId w:val="11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Services</w:t>
      </w:r>
    </w:p>
    <w:p>
      <w:pPr>
        <w:pStyle w:val="Normal"/>
        <w:numPr>
          <w:ilvl w:val="0"/>
          <w:numId w:val="11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Filters</w:t>
      </w:r>
    </w:p>
    <w:p>
      <w:pPr>
        <w:pStyle w:val="Normal"/>
        <w:numPr>
          <w:ilvl w:val="0"/>
          <w:numId w:val="115"/>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Directives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Q #3) Define Data Binding.</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Answer:</w:t>
      </w:r>
      <w:r>
        <w:rPr>
          <w:rFonts w:eastAsia="Times New Roman" w:cs="Arial" w:ascii="Arial" w:hAnsi="Arial"/>
          <w:color w:val="000000"/>
          <w:sz w:val="23"/>
          <w:szCs w:val="23"/>
        </w:rPr>
        <w:t> Data binding is an automatic attunement of data between the view and model components.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Q #4) Distinguish between AngularJs and JavaScript expressions.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Answer: There are several differences between AngularJs and JavaScript expressions:</w:t>
      </w:r>
    </w:p>
    <w:p>
      <w:pPr>
        <w:pStyle w:val="Normal"/>
        <w:numPr>
          <w:ilvl w:val="0"/>
          <w:numId w:val="116"/>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We can write AngularJs expressions in HTML, but we cannot write JavaScript expressions in HTML.</w:t>
      </w:r>
    </w:p>
    <w:p>
      <w:pPr>
        <w:pStyle w:val="Normal"/>
        <w:numPr>
          <w:ilvl w:val="0"/>
          <w:numId w:val="116"/>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We cannot use conditional iterations, loops, and exceptions in AngularJs, but we can use all of these conditional properties in JavaScript expressions.</w:t>
      </w:r>
    </w:p>
    <w:p>
      <w:pPr>
        <w:pStyle w:val="Normal"/>
        <w:numPr>
          <w:ilvl w:val="0"/>
          <w:numId w:val="116"/>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Filters are supported in AngularJs whereas filters are not supported in JavaScript.</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Q #5) Write all the steps to configure a</w:t>
      </w:r>
      <w:r>
        <w:rPr>
          <w:rFonts w:eastAsia="Times New Roman" w:cs="Arial" w:ascii="Arial" w:hAnsi="Arial"/>
          <w:color w:val="000000"/>
          <w:sz w:val="23"/>
          <w:szCs w:val="23"/>
        </w:rPr>
        <w:t>n</w:t>
      </w:r>
      <w:r>
        <w:rPr>
          <w:rFonts w:eastAsia="Times New Roman" w:cs="Arial" w:ascii="Arial" w:hAnsi="Arial"/>
          <w:b/>
          <w:bCs/>
          <w:color w:val="000000"/>
          <w:sz w:val="23"/>
          <w:szCs w:val="23"/>
        </w:rPr>
        <w:t> Angular App(ng-app).</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Answer: To set up an Angular App we must follow certain steps as mentioned below:</w:t>
      </w:r>
    </w:p>
    <w:p>
      <w:pPr>
        <w:pStyle w:val="Normal"/>
        <w:numPr>
          <w:ilvl w:val="0"/>
          <w:numId w:val="117"/>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angular.module will be created at first.</w:t>
      </w:r>
    </w:p>
    <w:p>
      <w:pPr>
        <w:pStyle w:val="Normal"/>
        <w:numPr>
          <w:ilvl w:val="0"/>
          <w:numId w:val="117"/>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A controller will be assigned to the module.</w:t>
      </w:r>
    </w:p>
    <w:p>
      <w:pPr>
        <w:pStyle w:val="Normal"/>
        <w:numPr>
          <w:ilvl w:val="0"/>
          <w:numId w:val="117"/>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The module will be linked with the HTML template(i.e. UI or View) with an angular app(ng-app).</w:t>
      </w:r>
    </w:p>
    <w:p>
      <w:pPr>
        <w:pStyle w:val="Normal"/>
        <w:numPr>
          <w:ilvl w:val="0"/>
          <w:numId w:val="117"/>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color w:val="000000"/>
          <w:sz w:val="23"/>
          <w:szCs w:val="23"/>
        </w:rPr>
        <w:t>The HTML template will be linked with the controller(i.e JS) with an ng-controller directive.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Q #6) What are the Angular Modules?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Answer:</w:t>
      </w:r>
      <w:r>
        <w:rPr>
          <w:rFonts w:eastAsia="Times New Roman" w:cs="Arial" w:ascii="Arial" w:hAnsi="Arial"/>
          <w:color w:val="000000"/>
          <w:sz w:val="23"/>
          <w:szCs w:val="23"/>
        </w:rPr>
        <w:t> The angular modules collectively define an angular application where we can write the angular code.</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000000"/>
          <w:sz w:val="23"/>
          <w:szCs w:val="23"/>
        </w:rPr>
        <w:t>Modules contain the different parts of an angular application. A module is created by angular.module function in angular.</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Q #7) What are the directive scopes in AngularJs?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Answer: Three directive scopes are available in AngularJs.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They are:</w:t>
      </w:r>
    </w:p>
    <w:p>
      <w:pPr>
        <w:pStyle w:val="Normal"/>
        <w:numPr>
          <w:ilvl w:val="0"/>
          <w:numId w:val="118"/>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Parent scope </w:t>
      </w:r>
      <w:r>
        <w:rPr>
          <w:rFonts w:eastAsia="Times New Roman" w:cs="Arial" w:ascii="Arial" w:hAnsi="Arial"/>
          <w:color w:val="000000"/>
          <w:sz w:val="23"/>
          <w:szCs w:val="23"/>
        </w:rPr>
        <w:t>– Whatever change you make in your directive that comes from the parent scope, will also reflect in the parent scope, and it is also a default scope.</w:t>
      </w:r>
    </w:p>
    <w:p>
      <w:pPr>
        <w:pStyle w:val="Normal"/>
        <w:numPr>
          <w:ilvl w:val="0"/>
          <w:numId w:val="118"/>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Child scope </w:t>
      </w:r>
      <w:r>
        <w:rPr>
          <w:rFonts w:eastAsia="Times New Roman" w:cs="Arial" w:ascii="Arial" w:hAnsi="Arial"/>
          <w:color w:val="000000"/>
          <w:sz w:val="23"/>
          <w:szCs w:val="23"/>
        </w:rPr>
        <w:t>– It is a nested scope which inherits a property from the parent scope. Also if any properties and function on the scope are not connected with the parent scope directive, then a new child scope directive is created.</w:t>
      </w:r>
    </w:p>
    <w:p>
      <w:pPr>
        <w:pStyle w:val="Normal"/>
        <w:numPr>
          <w:ilvl w:val="0"/>
          <w:numId w:val="118"/>
        </w:numPr>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Isolated scope </w:t>
      </w:r>
      <w:r>
        <w:rPr>
          <w:rFonts w:eastAsia="Times New Roman" w:cs="Arial" w:ascii="Arial" w:hAnsi="Arial"/>
          <w:color w:val="000000"/>
          <w:sz w:val="23"/>
          <w:szCs w:val="23"/>
        </w:rPr>
        <w:t>– It is reusable and is used when we build a self-contained directive. It is only used for private and internal use which means it does not contain any properties of the parent scope.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Q #8) How can we share the data between controllers in AngularJs?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Answer:</w:t>
      </w:r>
      <w:r>
        <w:rPr>
          <w:rFonts w:eastAsia="Times New Roman" w:cs="Arial" w:ascii="Arial" w:hAnsi="Arial"/>
          <w:color w:val="000000"/>
          <w:sz w:val="23"/>
          <w:szCs w:val="23"/>
        </w:rPr>
        <w:t> First, we have to create a service. Service is used to share the data between controllers in AngularJs in a very lucid, easy and fastest way. We use events, $parent, next sibling, and controller by using $rootScope.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Q #9) What is the digest cycle in AngularJs?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Answer:</w:t>
      </w:r>
      <w:r>
        <w:rPr>
          <w:rFonts w:eastAsia="Times New Roman" w:cs="Arial" w:ascii="Arial" w:hAnsi="Arial"/>
          <w:color w:val="000000"/>
          <w:sz w:val="23"/>
          <w:szCs w:val="23"/>
        </w:rPr>
        <w:t> It is a part of the process of data binding in AngularJs. It compares the old and new version of the scope model value in each digest cycle.</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000000"/>
          <w:sz w:val="23"/>
          <w:szCs w:val="23"/>
        </w:rPr>
        <w:t>The digest cycle is triggered automatically. We can also enhance the usability by using $apply (), if we want to trigger the digest cycle manually.</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Q #10) Explain the differences between one-way binding and two-way binding.</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Answer:</w:t>
      </w:r>
      <w:r>
        <w:rPr>
          <w:rFonts w:eastAsia="Times New Roman" w:cs="Arial" w:ascii="Arial" w:hAnsi="Arial"/>
          <w:color w:val="000000"/>
          <w:sz w:val="23"/>
          <w:szCs w:val="23"/>
        </w:rPr>
        <w:t> One-way binding is used to bind the data from the model to view without updating the HTML template or view automatically.</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000000"/>
          <w:sz w:val="23"/>
          <w:szCs w:val="23"/>
        </w:rPr>
        <w:t>Thus in order to update the HTML template, we need to write a custom code which will update the view every time whenever a data is binded from model to view.</w:t>
      </w:r>
    </w:p>
    <w:p>
      <w:pPr>
        <w:pStyle w:val="Normal"/>
        <w:shd w:val="clear" w:color="auto" w:fill="FFFFFF"/>
        <w:spacing w:lineRule="auto" w:line="240" w:before="0" w:after="336"/>
        <w:rPr>
          <w:rFonts w:ascii="Arial" w:hAnsi="Arial" w:eastAsia="Times New Roman" w:cs="Arial"/>
          <w:color w:val="3A3A3A"/>
          <w:sz w:val="23"/>
          <w:szCs w:val="23"/>
        </w:rPr>
      </w:pPr>
      <w:r>
        <w:rPr>
          <w:rFonts w:eastAsia="Times New Roman" w:cs="Arial" w:ascii="Arial" w:hAnsi="Arial"/>
          <w:color w:val="000000"/>
          <w:sz w:val="23"/>
          <w:szCs w:val="23"/>
        </w:rPr>
        <w:t>Whereas, two-way binding is used to bind the data from the model to view and vice versa(i.e view to model) by automatically updating the HTML template without writing any custom code.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Q #11) Difference between sessionStorage, cookies, and localStorage.</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Answer: Given below are the various differences.</w:t>
      </w:r>
    </w:p>
    <w:p>
      <w:pPr>
        <w:pStyle w:val="Normal"/>
        <w:shd w:val="clear" w:color="auto" w:fill="FFFFFF"/>
        <w:spacing w:lineRule="auto" w:line="240" w:before="0" w:after="0"/>
        <w:rPr>
          <w:rFonts w:ascii="Arial" w:hAnsi="Arial" w:eastAsia="Times New Roman" w:cs="Arial"/>
          <w:color w:val="3A3A3A"/>
          <w:sz w:val="23"/>
          <w:szCs w:val="23"/>
        </w:rPr>
      </w:pPr>
      <w:r>
        <w:rPr>
          <w:rFonts w:eastAsia="Times New Roman" w:cs="Arial" w:ascii="Arial" w:hAnsi="Arial"/>
          <w:b/>
          <w:bCs/>
          <w:color w:val="000000"/>
          <w:sz w:val="23"/>
          <w:szCs w:val="23"/>
        </w:rPr>
        <w:t>SessionStorage – </w:t>
      </w:r>
      <w:r>
        <w:rPr>
          <w:rFonts w:eastAsia="Times New Roman" w:cs="Arial" w:ascii="Arial" w:hAnsi="Arial"/>
          <w:color w:val="000000"/>
          <w:sz w:val="23"/>
          <w:szCs w:val="23"/>
        </w:rPr>
        <w:t>The data is stored for a particular session. The data will be lost whenever the browser tab will be closed or after some particular session. Maximum size stored can be up to 5MB.</w:t>
      </w:r>
    </w:p>
    <w:p>
      <w:pPr>
        <w:pStyle w:val="Normal"/>
        <w:shd w:val="clear" w:color="auto" w:fill="FFFFFF"/>
        <w:spacing w:lineRule="auto" w:line="240" w:before="0" w:after="0"/>
        <w:rPr>
          <w:rFonts w:ascii="Arial" w:hAnsi="Arial" w:eastAsia="Times New Roman" w:cs="Arial"/>
          <w:color w:val="000000"/>
          <w:sz w:val="23"/>
          <w:szCs w:val="23"/>
        </w:rPr>
      </w:pPr>
      <w:r>
        <w:rPr>
          <w:rFonts w:eastAsia="Times New Roman" w:cs="Arial" w:ascii="Arial" w:hAnsi="Arial"/>
          <w:color w:val="000000"/>
          <w:sz w:val="23"/>
          <w:szCs w:val="23"/>
        </w:rPr>
      </w:r>
    </w:p>
    <w:p>
      <w:pPr>
        <w:pStyle w:val="Normal"/>
        <w:shd w:val="clear" w:color="auto" w:fill="FFFFFF"/>
        <w:spacing w:lineRule="auto" w:line="240" w:before="0" w:after="0"/>
        <w:rPr>
          <w:rFonts w:ascii="Arial" w:hAnsi="Arial" w:eastAsia="Times New Roman" w:cs="Arial"/>
          <w:color w:val="3A3A3A"/>
          <w:sz w:val="23"/>
          <w:szCs w:val="23"/>
        </w:rPr>
      </w:pPr>
      <w:ins w:id="398" w:author="Unknown" w:date="0-00-00T00:00:00Z">
        <w:r>
          <w:rPr>
            <w:rFonts w:eastAsia="Times New Roman" w:cs="Arial" w:ascii="Arial" w:hAnsi="Arial"/>
            <w:b/>
            <w:bCs/>
            <w:color w:val="000000"/>
            <w:sz w:val="23"/>
            <w:szCs w:val="23"/>
          </w:rPr>
          <w:t>LocalStorage – </w:t>
        </w:r>
      </w:ins>
      <w:ins w:id="399" w:author="Unknown" w:date="0-00-00T00:00:00Z">
        <w:r>
          <w:rPr>
            <w:rFonts w:eastAsia="Times New Roman" w:cs="Arial" w:ascii="Arial" w:hAnsi="Arial"/>
            <w:color w:val="000000"/>
            <w:sz w:val="23"/>
            <w:szCs w:val="23"/>
          </w:rPr>
          <w:t>The data is stored with no expiration date. The data can only be cleared by JavaScript or by clearing the browser cache. Storage limit is maximum than the sessionStorage and cookie.</w:t>
        </w:r>
      </w:ins>
    </w:p>
    <w:p>
      <w:pPr>
        <w:pStyle w:val="Normal"/>
        <w:shd w:val="clear" w:color="auto" w:fill="FFFFFF"/>
        <w:spacing w:lineRule="auto" w:line="240" w:before="0" w:after="0"/>
        <w:rPr>
          <w:rFonts w:ascii="Arial" w:hAnsi="Arial" w:eastAsia="Times New Roman" w:cs="Arial"/>
          <w:color w:val="3A3A3A"/>
          <w:sz w:val="23"/>
          <w:szCs w:val="23"/>
        </w:rPr>
      </w:pPr>
      <w:ins w:id="400" w:author="Unknown" w:date="0-00-00T00:00:00Z">
        <w:r>
          <w:rPr>
            <w:rFonts w:eastAsia="Times New Roman" w:cs="Arial" w:ascii="Arial" w:hAnsi="Arial"/>
            <w:b/>
            <w:bCs/>
            <w:color w:val="000000"/>
            <w:sz w:val="23"/>
            <w:szCs w:val="23"/>
          </w:rPr>
          <w:t>Cookies – </w:t>
        </w:r>
      </w:ins>
      <w:ins w:id="401" w:author="Unknown" w:date="0-00-00T00:00:00Z">
        <w:r>
          <w:rPr>
            <w:rFonts w:eastAsia="Times New Roman" w:cs="Arial" w:ascii="Arial" w:hAnsi="Arial"/>
            <w:color w:val="000000"/>
            <w:sz w:val="23"/>
            <w:szCs w:val="23"/>
          </w:rPr>
          <w:t>It stores the data that has to be sent back to the server with some requests. The cookie's expiration varies on the type and duration set from either the server side or client side. Maximum size stored can be less than 4KB.</w:t>
        </w:r>
      </w:ins>
    </w:p>
    <w:p>
      <w:pPr>
        <w:pStyle w:val="Normal"/>
        <w:shd w:val="clear" w:color="auto" w:fill="FFFFFF"/>
        <w:spacing w:lineRule="auto" w:line="240" w:before="0" w:after="0"/>
        <w:rPr>
          <w:rFonts w:ascii="Arial" w:hAnsi="Arial" w:eastAsia="Times New Roman" w:cs="Arial"/>
          <w:color w:val="3A3A3A"/>
          <w:sz w:val="23"/>
          <w:szCs w:val="23"/>
        </w:rPr>
      </w:pPr>
      <w:ins w:id="402" w:author="Unknown" w:date="0-00-00T00:00:00Z">
        <w:r>
          <w:rPr>
            <w:rFonts w:eastAsia="Times New Roman" w:cs="Arial" w:ascii="Arial" w:hAnsi="Arial"/>
            <w:b/>
            <w:bCs/>
            <w:color w:val="000000"/>
            <w:sz w:val="23"/>
            <w:szCs w:val="23"/>
          </w:rPr>
          <w:t>Q #12) What is the role of $routeProvider in AngularJs?</w:t>
        </w:r>
      </w:ins>
    </w:p>
    <w:p>
      <w:pPr>
        <w:pStyle w:val="Normal"/>
        <w:shd w:val="clear" w:color="auto" w:fill="FFFFFF"/>
        <w:spacing w:lineRule="auto" w:line="240" w:before="0" w:after="0"/>
        <w:rPr>
          <w:rFonts w:ascii="Arial" w:hAnsi="Arial" w:eastAsia="Times New Roman" w:cs="Arial"/>
          <w:color w:val="3A3A3A"/>
          <w:sz w:val="23"/>
          <w:szCs w:val="23"/>
        </w:rPr>
      </w:pPr>
      <w:ins w:id="403" w:author="Unknown" w:date="0-00-00T00:00:00Z">
        <w:r>
          <w:rPr>
            <w:rFonts w:eastAsia="Times New Roman" w:cs="Arial" w:ascii="Arial" w:hAnsi="Arial"/>
            <w:b/>
            <w:bCs/>
            <w:color w:val="000000"/>
            <w:sz w:val="23"/>
            <w:szCs w:val="23"/>
          </w:rPr>
          <w:t>Answer:</w:t>
        </w:r>
      </w:ins>
      <w:ins w:id="404" w:author="Unknown" w:date="0-00-00T00:00:00Z">
        <w:r>
          <w:rPr>
            <w:rFonts w:eastAsia="Times New Roman" w:cs="Arial" w:ascii="Arial" w:hAnsi="Arial"/>
            <w:color w:val="000000"/>
            <w:sz w:val="23"/>
            <w:szCs w:val="23"/>
          </w:rPr>
          <w:t> It is the $routeProvider that helps in navigating between different pages/links without separately loading the page/link whenever a user clicks on a link.</w:t>
        </w:r>
      </w:ins>
    </w:p>
    <w:p>
      <w:pPr>
        <w:pStyle w:val="Normal"/>
        <w:shd w:val="clear" w:color="auto" w:fill="FFFFFF"/>
        <w:spacing w:lineRule="auto" w:line="240" w:before="0" w:after="336"/>
        <w:rPr>
          <w:rFonts w:ascii="Arial" w:hAnsi="Arial" w:eastAsia="Times New Roman" w:cs="Arial"/>
          <w:color w:val="3A3A3A"/>
          <w:sz w:val="23"/>
          <w:szCs w:val="23"/>
        </w:rPr>
      </w:pPr>
      <w:ins w:id="405" w:author="Unknown" w:date="0-00-00T00:00:00Z">
        <w:r>
          <w:rPr>
            <w:rFonts w:eastAsia="Times New Roman" w:cs="Arial" w:ascii="Arial" w:hAnsi="Arial"/>
            <w:color w:val="000000"/>
            <w:sz w:val="23"/>
            <w:szCs w:val="23"/>
          </w:rPr>
          <w:t>ngRoute config() method is used to configure the routeProvider.</w:t>
        </w:r>
      </w:ins>
    </w:p>
    <w:p>
      <w:pPr>
        <w:pStyle w:val="Normal"/>
        <w:shd w:val="clear" w:color="auto" w:fill="FFFFFF"/>
        <w:spacing w:lineRule="auto" w:line="240" w:before="0" w:after="0"/>
        <w:rPr>
          <w:rFonts w:ascii="Arial" w:hAnsi="Arial" w:eastAsia="Times New Roman" w:cs="Arial"/>
          <w:color w:val="3A3A3A"/>
          <w:sz w:val="23"/>
          <w:szCs w:val="23"/>
        </w:rPr>
      </w:pPr>
      <w:ins w:id="406" w:author="Unknown" w:date="0-00-00T00:00:00Z">
        <w:r>
          <w:rPr>
            <w:rFonts w:eastAsia="Times New Roman" w:cs="Arial" w:ascii="Arial" w:hAnsi="Arial"/>
            <w:b/>
            <w:bCs/>
            <w:color w:val="000000"/>
            <w:sz w:val="23"/>
            <w:szCs w:val="23"/>
          </w:rPr>
          <w:t>Q #13) What is the difference between $scope and scope?</w:t>
        </w:r>
      </w:ins>
    </w:p>
    <w:p>
      <w:pPr>
        <w:pStyle w:val="Normal"/>
        <w:shd w:val="clear" w:color="auto" w:fill="FFFFFF"/>
        <w:spacing w:lineRule="auto" w:line="240" w:before="0" w:after="0"/>
        <w:rPr>
          <w:rFonts w:ascii="Arial" w:hAnsi="Arial" w:eastAsia="Times New Roman" w:cs="Arial"/>
          <w:color w:val="3A3A3A"/>
          <w:sz w:val="23"/>
          <w:szCs w:val="23"/>
        </w:rPr>
      </w:pPr>
      <w:ins w:id="407" w:author="Unknown" w:date="0-00-00T00:00:00Z">
        <w:r>
          <w:rPr>
            <w:rFonts w:eastAsia="Times New Roman" w:cs="Arial" w:ascii="Arial" w:hAnsi="Arial"/>
            <w:b/>
            <w:bCs/>
            <w:color w:val="000000"/>
            <w:sz w:val="23"/>
            <w:szCs w:val="23"/>
          </w:rPr>
          <w:t>Answer:</w:t>
        </w:r>
      </w:ins>
      <w:ins w:id="408" w:author="Unknown" w:date="0-00-00T00:00:00Z">
        <w:r>
          <w:rPr>
            <w:rFonts w:eastAsia="Times New Roman" w:cs="Arial" w:ascii="Arial" w:hAnsi="Arial"/>
            <w:color w:val="000000"/>
            <w:sz w:val="23"/>
            <w:szCs w:val="23"/>
          </w:rPr>
          <w:t> In AngularJs $scope is used to achieve dependency injection and scope is used for linking between View (i.e HTML) and Controller (i.e JS).</w:t>
        </w:r>
      </w:ins>
    </w:p>
    <w:p>
      <w:pPr>
        <w:pStyle w:val="Normal"/>
        <w:shd w:val="clear" w:color="auto" w:fill="FFFFFF"/>
        <w:spacing w:lineRule="auto" w:line="240" w:before="0" w:after="0"/>
        <w:rPr>
          <w:rFonts w:ascii="Arial" w:hAnsi="Arial" w:eastAsia="Times New Roman" w:cs="Arial"/>
          <w:color w:val="3A3A3A"/>
          <w:sz w:val="23"/>
          <w:szCs w:val="23"/>
        </w:rPr>
      </w:pPr>
      <w:ins w:id="409" w:author="Unknown" w:date="0-00-00T00:00:00Z">
        <w:r>
          <w:rPr>
            <w:rFonts w:eastAsia="Times New Roman" w:cs="Arial" w:ascii="Arial" w:hAnsi="Arial"/>
            <w:b/>
            <w:bCs/>
            <w:color w:val="000000"/>
            <w:sz w:val="23"/>
            <w:szCs w:val="23"/>
          </w:rPr>
          <w:t>Q #14) How are AngularJs prefixes $ and $$ used?</w:t>
        </w:r>
      </w:ins>
    </w:p>
    <w:p>
      <w:pPr>
        <w:pStyle w:val="Normal"/>
        <w:shd w:val="clear" w:color="auto" w:fill="FFFFFF"/>
        <w:spacing w:lineRule="auto" w:line="240" w:before="0" w:after="0"/>
        <w:rPr>
          <w:rFonts w:ascii="Arial" w:hAnsi="Arial" w:eastAsia="Times New Roman" w:cs="Arial"/>
          <w:color w:val="3A3A3A"/>
          <w:sz w:val="23"/>
          <w:szCs w:val="23"/>
        </w:rPr>
      </w:pPr>
      <w:ins w:id="410" w:author="Unknown" w:date="0-00-00T00:00:00Z">
        <w:r>
          <w:rPr>
            <w:rFonts w:eastAsia="Times New Roman" w:cs="Arial" w:ascii="Arial" w:hAnsi="Arial"/>
            <w:b/>
            <w:bCs/>
            <w:color w:val="000000"/>
            <w:sz w:val="23"/>
            <w:szCs w:val="23"/>
          </w:rPr>
          <w:t>Answer:</w:t>
        </w:r>
      </w:ins>
      <w:ins w:id="411" w:author="Unknown" w:date="0-00-00T00:00:00Z">
        <w:r>
          <w:rPr>
            <w:rFonts w:eastAsia="Times New Roman" w:cs="Arial" w:ascii="Arial" w:hAnsi="Arial"/>
            <w:color w:val="000000"/>
            <w:sz w:val="23"/>
            <w:szCs w:val="23"/>
          </w:rPr>
          <w:t> $$ variable in AngularJS is used as a private variable, as it is used to prevent accidental code collision with the user code.</w:t>
        </w:r>
      </w:ins>
    </w:p>
    <w:p>
      <w:pPr>
        <w:pStyle w:val="Normal"/>
        <w:shd w:val="clear" w:color="auto" w:fill="FFFFFF"/>
        <w:spacing w:lineRule="auto" w:line="240" w:before="0" w:after="336"/>
        <w:rPr>
          <w:rFonts w:ascii="Arial" w:hAnsi="Arial" w:eastAsia="Times New Roman" w:cs="Arial"/>
          <w:color w:val="3A3A3A"/>
          <w:sz w:val="23"/>
          <w:szCs w:val="23"/>
        </w:rPr>
      </w:pPr>
      <w:ins w:id="412" w:author="Unknown" w:date="0-00-00T00:00:00Z">
        <w:r>
          <w:rPr>
            <w:rFonts w:eastAsia="Times New Roman" w:cs="Arial" w:ascii="Arial" w:hAnsi="Arial"/>
            <w:color w:val="000000"/>
            <w:sz w:val="23"/>
            <w:szCs w:val="23"/>
          </w:rPr>
          <w:t>Whereas $ prefix can be used to denote angular core functionalities (like a variable, parameter, property or method).</w:t>
        </w:r>
      </w:ins>
    </w:p>
    <w:p>
      <w:pPr>
        <w:pStyle w:val="Normal"/>
        <w:shd w:val="clear" w:color="auto" w:fill="FFFFFF"/>
        <w:spacing w:lineRule="auto" w:line="240" w:before="0" w:after="0"/>
        <w:rPr>
          <w:rFonts w:ascii="Arial" w:hAnsi="Arial" w:eastAsia="Times New Roman" w:cs="Arial"/>
          <w:color w:val="3A3A3A"/>
          <w:sz w:val="23"/>
          <w:szCs w:val="23"/>
        </w:rPr>
      </w:pPr>
      <w:ins w:id="413" w:author="Unknown" w:date="0-00-00T00:00:00Z">
        <w:r>
          <w:rPr>
            <w:rFonts w:eastAsia="Times New Roman" w:cs="Arial" w:ascii="Arial" w:hAnsi="Arial"/>
            <w:b/>
            <w:bCs/>
            <w:color w:val="000000"/>
            <w:sz w:val="23"/>
            <w:szCs w:val="23"/>
          </w:rPr>
          <w:t>Q #15) Where can we implement the DOM manipulation in AngularJs?</w:t>
        </w:r>
      </w:ins>
    </w:p>
    <w:p>
      <w:pPr>
        <w:pStyle w:val="Normal"/>
        <w:shd w:val="clear" w:color="auto" w:fill="FFFFFF"/>
        <w:spacing w:lineRule="auto" w:line="240" w:before="0" w:after="0"/>
        <w:rPr>
          <w:rFonts w:ascii="Arial" w:hAnsi="Arial" w:eastAsia="Times New Roman" w:cs="Arial"/>
          <w:color w:val="3A3A3A"/>
          <w:sz w:val="23"/>
          <w:szCs w:val="23"/>
        </w:rPr>
      </w:pPr>
      <w:ins w:id="414" w:author="Unknown" w:date="0-00-00T00:00:00Z">
        <w:r>
          <w:rPr>
            <w:rFonts w:eastAsia="Times New Roman" w:cs="Arial" w:ascii="Arial" w:hAnsi="Arial"/>
            <w:b/>
            <w:bCs/>
            <w:color w:val="000000"/>
            <w:sz w:val="23"/>
            <w:szCs w:val="23"/>
          </w:rPr>
          <w:t>Answer:</w:t>
        </w:r>
      </w:ins>
      <w:ins w:id="415" w:author="Unknown" w:date="0-00-00T00:00:00Z">
        <w:r>
          <w:rPr>
            <w:rFonts w:eastAsia="Times New Roman" w:cs="Arial" w:ascii="Arial" w:hAnsi="Arial"/>
            <w:color w:val="000000"/>
            <w:sz w:val="23"/>
            <w:szCs w:val="23"/>
          </w:rPr>
          <w:t> Manipulation of DOM is in directives and apart from this it should not exist in controllers’ services or anywhere else.</w:t>
        </w:r>
      </w:ins>
    </w:p>
    <w:p>
      <w:pPr>
        <w:pStyle w:val="Normal"/>
        <w:shd w:val="clear" w:color="auto" w:fill="FFFFFF"/>
        <w:spacing w:lineRule="auto" w:line="240" w:before="0" w:after="0"/>
        <w:rPr>
          <w:rFonts w:ascii="Arial" w:hAnsi="Arial" w:eastAsia="Times New Roman" w:cs="Arial"/>
          <w:color w:val="3A3A3A"/>
          <w:sz w:val="23"/>
          <w:szCs w:val="23"/>
        </w:rPr>
      </w:pPr>
      <w:ins w:id="416" w:author="Unknown" w:date="0-00-00T00:00:00Z">
        <w:r>
          <w:rPr>
            <w:rFonts w:eastAsia="Times New Roman" w:cs="Arial" w:ascii="Arial" w:hAnsi="Arial"/>
            <w:b/>
            <w:bCs/>
            <w:color w:val="000000"/>
            <w:sz w:val="23"/>
            <w:szCs w:val="23"/>
          </w:rPr>
          <w:t>Q #16) How can we show that a scope variable should have one-time binding only?</w:t>
        </w:r>
      </w:ins>
    </w:p>
    <w:p>
      <w:pPr>
        <w:pStyle w:val="Normal"/>
        <w:shd w:val="clear" w:color="auto" w:fill="FFFFFF"/>
        <w:spacing w:lineRule="auto" w:line="240" w:before="0" w:after="0"/>
        <w:rPr>
          <w:rFonts w:ascii="Arial" w:hAnsi="Arial" w:eastAsia="Times New Roman" w:cs="Arial"/>
          <w:color w:val="3A3A3A"/>
          <w:sz w:val="23"/>
          <w:szCs w:val="23"/>
        </w:rPr>
      </w:pPr>
      <w:ins w:id="417" w:author="Unknown" w:date="0-00-00T00:00:00Z">
        <w:r>
          <w:rPr>
            <w:rFonts w:eastAsia="Times New Roman" w:cs="Arial" w:ascii="Arial" w:hAnsi="Arial"/>
            <w:b/>
            <w:bCs/>
            <w:color w:val="000000"/>
            <w:sz w:val="23"/>
            <w:szCs w:val="23"/>
          </w:rPr>
          <w:t>Answer:</w:t>
        </w:r>
      </w:ins>
      <w:ins w:id="418" w:author="Unknown" w:date="0-00-00T00:00:00Z">
        <w:r>
          <w:rPr>
            <w:rFonts w:eastAsia="Times New Roman" w:cs="Arial" w:ascii="Arial" w:hAnsi="Arial"/>
            <w:color w:val="000000"/>
            <w:sz w:val="23"/>
            <w:szCs w:val="23"/>
          </w:rPr>
          <w:t> To show one-time binding we have to use “</w:t>
        </w:r>
      </w:ins>
      <w:ins w:id="419" w:author="Unknown" w:date="0-00-00T00:00:00Z">
        <w:r>
          <w:rPr>
            <w:rFonts w:eastAsia="Times New Roman" w:cs="Arial" w:ascii="Arial" w:hAnsi="Arial"/>
            <w:b/>
            <w:bCs/>
            <w:color w:val="000000"/>
            <w:sz w:val="23"/>
            <w:szCs w:val="23"/>
          </w:rPr>
          <w:t>::</w:t>
        </w:r>
      </w:ins>
      <w:ins w:id="420" w:author="Unknown" w:date="0-00-00T00:00:00Z">
        <w:r>
          <w:rPr>
            <w:rFonts w:eastAsia="Times New Roman" w:cs="Arial" w:ascii="Arial" w:hAnsi="Arial"/>
            <w:color w:val="000000"/>
            <w:sz w:val="23"/>
            <w:szCs w:val="23"/>
          </w:rPr>
          <w:t>” in front of the scope.</w:t>
        </w:r>
      </w:ins>
    </w:p>
    <w:p>
      <w:pPr>
        <w:pStyle w:val="Normal"/>
        <w:shd w:val="clear" w:color="auto" w:fill="FFFFFF"/>
        <w:spacing w:lineRule="auto" w:line="240" w:before="0" w:after="0"/>
        <w:rPr>
          <w:rFonts w:ascii="Arial" w:hAnsi="Arial" w:eastAsia="Times New Roman" w:cs="Arial"/>
          <w:color w:val="3A3A3A"/>
          <w:sz w:val="23"/>
          <w:szCs w:val="23"/>
        </w:rPr>
      </w:pPr>
      <w:ins w:id="421" w:author="Unknown" w:date="0-00-00T00:00:00Z">
        <w:r>
          <w:rPr>
            <w:rFonts w:eastAsia="Times New Roman" w:cs="Arial" w:ascii="Arial" w:hAnsi="Arial"/>
            <w:b/>
            <w:bCs/>
            <w:color w:val="000000"/>
            <w:sz w:val="23"/>
            <w:szCs w:val="23"/>
          </w:rPr>
          <w:t>Q #17) What is SPA (Single page application) in AngularJs?</w:t>
        </w:r>
      </w:ins>
    </w:p>
    <w:p>
      <w:pPr>
        <w:pStyle w:val="Normal"/>
        <w:shd w:val="clear" w:color="auto" w:fill="FFFFFF"/>
        <w:spacing w:lineRule="auto" w:line="240" w:before="0" w:after="0"/>
        <w:rPr>
          <w:rFonts w:ascii="Arial" w:hAnsi="Arial" w:eastAsia="Times New Roman" w:cs="Arial"/>
          <w:color w:val="3A3A3A"/>
          <w:sz w:val="23"/>
          <w:szCs w:val="23"/>
        </w:rPr>
      </w:pPr>
      <w:ins w:id="422" w:author="Unknown" w:date="0-00-00T00:00:00Z">
        <w:r>
          <w:rPr>
            <w:rFonts w:eastAsia="Times New Roman" w:cs="Arial" w:ascii="Arial" w:hAnsi="Arial"/>
            <w:b/>
            <w:bCs/>
            <w:color w:val="000000"/>
            <w:sz w:val="23"/>
            <w:szCs w:val="23"/>
          </w:rPr>
          <w:t>Answer:</w:t>
        </w:r>
      </w:ins>
      <w:ins w:id="423" w:author="Unknown" w:date="0-00-00T00:00:00Z">
        <w:r>
          <w:rPr>
            <w:rFonts w:eastAsia="Times New Roman" w:cs="Arial" w:ascii="Arial" w:hAnsi="Arial"/>
            <w:color w:val="000000"/>
            <w:sz w:val="23"/>
            <w:szCs w:val="23"/>
          </w:rPr>
          <w:t> It is a web application which loads a single HTML page and dynamically updates the page as the user connects with the app.</w:t>
        </w:r>
      </w:ins>
    </w:p>
    <w:p>
      <w:pPr>
        <w:pStyle w:val="Normal"/>
        <w:shd w:val="clear" w:color="auto" w:fill="FFFFFF"/>
        <w:spacing w:lineRule="auto" w:line="240" w:before="0" w:after="336"/>
        <w:rPr>
          <w:rFonts w:ascii="Arial" w:hAnsi="Arial" w:eastAsia="Times New Roman" w:cs="Arial"/>
          <w:color w:val="3A3A3A"/>
          <w:sz w:val="23"/>
          <w:szCs w:val="23"/>
        </w:rPr>
      </w:pPr>
      <w:ins w:id="424" w:author="Unknown" w:date="0-00-00T00:00:00Z">
        <w:r>
          <w:rPr>
            <w:rFonts w:eastAsia="Times New Roman" w:cs="Arial" w:ascii="Arial" w:hAnsi="Arial"/>
            <w:color w:val="000000"/>
            <w:sz w:val="23"/>
            <w:szCs w:val="23"/>
          </w:rPr>
          <w:t>By using AJAX and HTML a fluid and responsive web app can be created by SPA without invariant page reloads. Through this, we can make responsive UI with no page flicker.</w:t>
        </w:r>
      </w:ins>
    </w:p>
    <w:p>
      <w:pPr>
        <w:pStyle w:val="Normal"/>
        <w:shd w:val="clear" w:color="auto" w:fill="FFFFFF"/>
        <w:spacing w:lineRule="auto" w:line="240" w:before="0" w:after="0"/>
        <w:rPr>
          <w:rFonts w:ascii="Arial" w:hAnsi="Arial" w:eastAsia="Times New Roman" w:cs="Arial"/>
          <w:color w:val="3A3A3A"/>
          <w:sz w:val="23"/>
          <w:szCs w:val="23"/>
        </w:rPr>
      </w:pPr>
      <w:ins w:id="425" w:author="Unknown" w:date="0-00-00T00:00:00Z">
        <w:r>
          <w:rPr>
            <w:rFonts w:eastAsia="Times New Roman" w:cs="Arial" w:ascii="Arial" w:hAnsi="Arial"/>
            <w:b/>
            <w:bCs/>
            <w:color w:val="000000"/>
            <w:sz w:val="23"/>
            <w:szCs w:val="23"/>
          </w:rPr>
          <w:t>Q #18) How many types of data bindings are there in AngularJs?</w:t>
        </w:r>
      </w:ins>
    </w:p>
    <w:p>
      <w:pPr>
        <w:pStyle w:val="Normal"/>
        <w:shd w:val="clear" w:color="auto" w:fill="FFFFFF"/>
        <w:spacing w:lineRule="auto" w:line="240" w:before="0" w:after="0"/>
        <w:rPr>
          <w:rFonts w:ascii="Arial" w:hAnsi="Arial" w:eastAsia="Times New Roman" w:cs="Arial"/>
          <w:color w:val="3A3A3A"/>
          <w:sz w:val="23"/>
          <w:szCs w:val="23"/>
        </w:rPr>
      </w:pPr>
      <w:ins w:id="426" w:author="Unknown" w:date="0-00-00T00:00:00Z">
        <w:r>
          <w:rPr>
            <w:rFonts w:eastAsia="Times New Roman" w:cs="Arial" w:ascii="Arial" w:hAnsi="Arial"/>
            <w:b/>
            <w:bCs/>
            <w:color w:val="000000"/>
            <w:sz w:val="23"/>
            <w:szCs w:val="23"/>
          </w:rPr>
          <w:t>Answer:</w:t>
        </w:r>
      </w:ins>
      <w:ins w:id="427" w:author="Unknown" w:date="0-00-00T00:00:00Z">
        <w:r>
          <w:rPr>
            <w:rFonts w:eastAsia="Times New Roman" w:cs="Arial" w:ascii="Arial" w:hAnsi="Arial"/>
            <w:color w:val="000000"/>
            <w:sz w:val="23"/>
            <w:szCs w:val="23"/>
          </w:rPr>
          <w:t> AngularJs supports both one way and two-way binding.</w:t>
        </w:r>
      </w:ins>
    </w:p>
    <w:p>
      <w:pPr>
        <w:pStyle w:val="Normal"/>
        <w:shd w:val="clear" w:color="auto" w:fill="FFFFFF"/>
        <w:spacing w:lineRule="auto" w:line="240" w:before="0" w:after="336"/>
        <w:rPr>
          <w:rFonts w:ascii="Arial" w:hAnsi="Arial" w:eastAsia="Times New Roman" w:cs="Arial"/>
          <w:color w:val="3A3A3A"/>
          <w:sz w:val="23"/>
          <w:szCs w:val="23"/>
        </w:rPr>
      </w:pPr>
      <w:ins w:id="428" w:author="Unknown" w:date="0-00-00T00:00:00Z">
        <w:r>
          <w:rPr>
            <w:rFonts w:eastAsia="Times New Roman" w:cs="Arial" w:ascii="Arial" w:hAnsi="Arial"/>
            <w:color w:val="000000"/>
            <w:sz w:val="23"/>
            <w:szCs w:val="23"/>
          </w:rPr>
          <w:t>In one way binding if we change the data model, then there will be no dynamic change that you will see in view but in two way binding, there will be a dynamic change whenever a change will be made in the data model.</w:t>
        </w:r>
      </w:ins>
    </w:p>
    <w:p>
      <w:pPr>
        <w:pStyle w:val="Normal"/>
        <w:shd w:val="clear" w:color="auto" w:fill="FFFFFF"/>
        <w:spacing w:lineRule="auto" w:line="240" w:before="0" w:after="336"/>
        <w:rPr>
          <w:rFonts w:ascii="Arial" w:hAnsi="Arial" w:eastAsia="Times New Roman" w:cs="Arial"/>
          <w:color w:val="3A3A3A"/>
          <w:sz w:val="23"/>
          <w:szCs w:val="23"/>
        </w:rPr>
      </w:pPr>
      <w:r>
        <w:rPr/>
        <w:drawing>
          <wp:inline distT="0" distB="0" distL="0" distR="0">
            <wp:extent cx="6210300" cy="2266950"/>
            <wp:effectExtent l="0" t="0" r="0" b="0"/>
            <wp:docPr id="29" name="Picture 30" descr="Data bindings in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descr="Data bindings in AngularJS"/>
                    <pic:cNvPicPr>
                      <a:picLocks noChangeAspect="1" noChangeArrowheads="1"/>
                    </pic:cNvPicPr>
                  </pic:nvPicPr>
                  <pic:blipFill>
                    <a:blip r:embed="rId42"/>
                    <a:stretch>
                      <a:fillRect/>
                    </a:stretch>
                  </pic:blipFill>
                  <pic:spPr bwMode="auto">
                    <a:xfrm>
                      <a:off x="0" y="0"/>
                      <a:ext cx="6210300" cy="2266950"/>
                    </a:xfrm>
                    <a:prstGeom prst="rect">
                      <a:avLst/>
                    </a:prstGeom>
                  </pic:spPr>
                </pic:pic>
              </a:graphicData>
            </a:graphic>
          </wp:inline>
        </w:drawing>
      </w:r>
    </w:p>
    <w:p>
      <w:pPr>
        <w:pStyle w:val="Normal"/>
        <w:shd w:val="clear" w:color="auto" w:fill="FFFFFF"/>
        <w:spacing w:lineRule="auto" w:line="240" w:before="0" w:after="0"/>
        <w:rPr>
          <w:rFonts w:ascii="Arial" w:hAnsi="Arial" w:eastAsia="Times New Roman" w:cs="Arial"/>
          <w:color w:val="3A3A3A"/>
          <w:sz w:val="23"/>
          <w:szCs w:val="23"/>
        </w:rPr>
      </w:pPr>
      <w:ins w:id="429" w:author="Unknown" w:date="0-00-00T00:00:00Z">
        <w:r>
          <w:rPr>
            <w:rFonts w:eastAsia="Times New Roman" w:cs="Arial" w:ascii="Arial" w:hAnsi="Arial"/>
            <w:b/>
            <w:bCs/>
            <w:color w:val="000000"/>
            <w:sz w:val="23"/>
            <w:szCs w:val="23"/>
          </w:rPr>
          <w:t>Q #19) What are the binding directives in AngularJs?</w:t>
        </w:r>
      </w:ins>
    </w:p>
    <w:p>
      <w:pPr>
        <w:pStyle w:val="Normal"/>
        <w:shd w:val="clear" w:color="auto" w:fill="FFFFFF"/>
        <w:spacing w:lineRule="auto" w:line="240" w:before="0" w:after="0"/>
        <w:rPr>
          <w:rFonts w:ascii="Arial" w:hAnsi="Arial" w:eastAsia="Times New Roman" w:cs="Arial"/>
          <w:color w:val="3A3A3A"/>
          <w:sz w:val="23"/>
          <w:szCs w:val="23"/>
        </w:rPr>
      </w:pPr>
      <w:ins w:id="430" w:author="Unknown" w:date="0-00-00T00:00:00Z">
        <w:r>
          <w:rPr>
            <w:rFonts w:eastAsia="Times New Roman" w:cs="Arial" w:ascii="Arial" w:hAnsi="Arial"/>
            <w:b/>
            <w:bCs/>
            <w:color w:val="000000"/>
            <w:sz w:val="23"/>
            <w:szCs w:val="23"/>
          </w:rPr>
          <w:t>Answer: The binding directives include:</w:t>
        </w:r>
      </w:ins>
    </w:p>
    <w:p>
      <w:pPr>
        <w:pStyle w:val="Normal"/>
        <w:numPr>
          <w:ilvl w:val="0"/>
          <w:numId w:val="119"/>
        </w:numPr>
        <w:shd w:val="clear" w:color="auto" w:fill="FFFFFF"/>
        <w:spacing w:lineRule="auto" w:line="240" w:before="0" w:after="0"/>
        <w:rPr>
          <w:rFonts w:ascii="Arial" w:hAnsi="Arial" w:eastAsia="Times New Roman" w:cs="Arial"/>
          <w:color w:val="3A3A3A"/>
          <w:sz w:val="23"/>
          <w:szCs w:val="23"/>
        </w:rPr>
      </w:pPr>
      <w:ins w:id="431" w:author="Unknown" w:date="0-00-00T00:00:00Z">
        <w:r>
          <w:rPr>
            <w:rFonts w:eastAsia="Times New Roman" w:cs="Arial" w:ascii="Arial" w:hAnsi="Arial"/>
            <w:color w:val="000000"/>
            <w:sz w:val="23"/>
            <w:szCs w:val="23"/>
          </w:rPr>
          <w:t>ng-bind</w:t>
        </w:r>
      </w:ins>
    </w:p>
    <w:p>
      <w:pPr>
        <w:pStyle w:val="Normal"/>
        <w:numPr>
          <w:ilvl w:val="0"/>
          <w:numId w:val="119"/>
        </w:numPr>
        <w:shd w:val="clear" w:color="auto" w:fill="FFFFFF"/>
        <w:spacing w:lineRule="auto" w:line="240" w:before="0" w:after="0"/>
        <w:rPr>
          <w:rFonts w:ascii="Arial" w:hAnsi="Arial" w:eastAsia="Times New Roman" w:cs="Arial"/>
          <w:color w:val="3A3A3A"/>
          <w:sz w:val="23"/>
          <w:szCs w:val="23"/>
        </w:rPr>
      </w:pPr>
      <w:ins w:id="432" w:author="Unknown" w:date="0-00-00T00:00:00Z">
        <w:r>
          <w:rPr>
            <w:rFonts w:eastAsia="Times New Roman" w:cs="Arial" w:ascii="Arial" w:hAnsi="Arial"/>
            <w:color w:val="000000"/>
            <w:sz w:val="23"/>
            <w:szCs w:val="23"/>
          </w:rPr>
          <w:t>ng-bind-html</w:t>
        </w:r>
      </w:ins>
    </w:p>
    <w:p>
      <w:pPr>
        <w:pStyle w:val="Normal"/>
        <w:numPr>
          <w:ilvl w:val="0"/>
          <w:numId w:val="119"/>
        </w:numPr>
        <w:shd w:val="clear" w:color="auto" w:fill="FFFFFF"/>
        <w:spacing w:lineRule="auto" w:line="240" w:before="0" w:after="0"/>
        <w:rPr>
          <w:rFonts w:ascii="Arial" w:hAnsi="Arial" w:eastAsia="Times New Roman" w:cs="Arial"/>
          <w:color w:val="3A3A3A"/>
          <w:sz w:val="23"/>
          <w:szCs w:val="23"/>
        </w:rPr>
      </w:pPr>
      <w:ins w:id="433" w:author="Unknown" w:date="0-00-00T00:00:00Z">
        <w:r>
          <w:rPr>
            <w:rFonts w:eastAsia="Times New Roman" w:cs="Arial" w:ascii="Arial" w:hAnsi="Arial"/>
            <w:color w:val="000000"/>
            <w:sz w:val="23"/>
            <w:szCs w:val="23"/>
          </w:rPr>
          <w:t>ng-bind-template</w:t>
        </w:r>
      </w:ins>
    </w:p>
    <w:p>
      <w:pPr>
        <w:pStyle w:val="Normal"/>
        <w:numPr>
          <w:ilvl w:val="0"/>
          <w:numId w:val="119"/>
        </w:numPr>
        <w:shd w:val="clear" w:color="auto" w:fill="FFFFFF"/>
        <w:spacing w:lineRule="auto" w:line="240" w:before="0" w:after="0"/>
        <w:rPr>
          <w:rFonts w:ascii="Arial" w:hAnsi="Arial" w:eastAsia="Times New Roman" w:cs="Arial"/>
          <w:color w:val="3A3A3A"/>
          <w:sz w:val="23"/>
          <w:szCs w:val="23"/>
        </w:rPr>
      </w:pPr>
      <w:ins w:id="434" w:author="Unknown" w:date="0-00-00T00:00:00Z">
        <w:r>
          <w:rPr>
            <w:rFonts w:eastAsia="Times New Roman" w:cs="Arial" w:ascii="Arial" w:hAnsi="Arial"/>
            <w:color w:val="000000"/>
            <w:sz w:val="23"/>
            <w:szCs w:val="23"/>
          </w:rPr>
          <w:t>ng-non-bindable</w:t>
        </w:r>
      </w:ins>
    </w:p>
    <w:p>
      <w:pPr>
        <w:pStyle w:val="Normal"/>
        <w:numPr>
          <w:ilvl w:val="0"/>
          <w:numId w:val="119"/>
        </w:numPr>
        <w:shd w:val="clear" w:color="auto" w:fill="FFFFFF"/>
        <w:spacing w:lineRule="auto" w:line="240" w:before="0" w:after="0"/>
        <w:rPr>
          <w:rFonts w:ascii="Arial" w:hAnsi="Arial" w:eastAsia="Times New Roman" w:cs="Arial"/>
          <w:color w:val="3A3A3A"/>
          <w:sz w:val="23"/>
          <w:szCs w:val="23"/>
        </w:rPr>
      </w:pPr>
      <w:ins w:id="435" w:author="Unknown" w:date="0-00-00T00:00:00Z">
        <w:r>
          <w:rPr>
            <w:rFonts w:eastAsia="Times New Roman" w:cs="Arial" w:ascii="Arial" w:hAnsi="Arial"/>
            <w:color w:val="000000"/>
            <w:sz w:val="23"/>
            <w:szCs w:val="23"/>
          </w:rPr>
          <w:t>ng-model</w:t>
        </w:r>
      </w:ins>
    </w:p>
    <w:p>
      <w:pPr>
        <w:pStyle w:val="Normal"/>
        <w:shd w:val="clear" w:color="auto" w:fill="FFFFFF"/>
        <w:spacing w:lineRule="auto" w:line="240" w:before="0" w:after="0"/>
        <w:rPr>
          <w:rFonts w:ascii="Arial" w:hAnsi="Arial" w:eastAsia="Times New Roman" w:cs="Arial"/>
          <w:color w:val="3A3A3A"/>
          <w:sz w:val="23"/>
          <w:szCs w:val="23"/>
        </w:rPr>
      </w:pPr>
      <w:ins w:id="436" w:author="Unknown" w:date="0-00-00T00:00:00Z">
        <w:r>
          <w:rPr>
            <w:rFonts w:eastAsia="Times New Roman" w:cs="Arial" w:ascii="Arial" w:hAnsi="Arial"/>
            <w:b/>
            <w:bCs/>
            <w:color w:val="000000"/>
            <w:sz w:val="23"/>
            <w:szCs w:val="23"/>
          </w:rPr>
          <w:t>Q #20) Explain ng-bind and ng-bind-html directives.</w:t>
        </w:r>
      </w:ins>
    </w:p>
    <w:p>
      <w:pPr>
        <w:pStyle w:val="Normal"/>
        <w:shd w:val="clear" w:color="auto" w:fill="FFFFFF"/>
        <w:spacing w:lineRule="auto" w:line="240" w:before="0" w:after="0"/>
        <w:rPr>
          <w:rFonts w:ascii="Arial" w:hAnsi="Arial" w:eastAsia="Times New Roman" w:cs="Arial"/>
          <w:color w:val="3A3A3A"/>
          <w:sz w:val="23"/>
          <w:szCs w:val="23"/>
        </w:rPr>
      </w:pPr>
      <w:ins w:id="437" w:author="Unknown" w:date="0-00-00T00:00:00Z">
        <w:r>
          <w:rPr>
            <w:rFonts w:eastAsia="Times New Roman" w:cs="Arial" w:ascii="Arial" w:hAnsi="Arial"/>
            <w:b/>
            <w:bCs/>
            <w:color w:val="000000"/>
            <w:sz w:val="23"/>
            <w:szCs w:val="23"/>
          </w:rPr>
          <w:t>Answer:</w:t>
        </w:r>
      </w:ins>
    </w:p>
    <w:p>
      <w:pPr>
        <w:pStyle w:val="Normal"/>
        <w:shd w:val="clear" w:color="auto" w:fill="FFFFFF"/>
        <w:spacing w:lineRule="auto" w:line="240" w:before="0" w:after="0"/>
        <w:rPr>
          <w:rFonts w:ascii="Arial" w:hAnsi="Arial" w:eastAsia="Times New Roman" w:cs="Arial"/>
          <w:color w:val="3A3A3A"/>
          <w:sz w:val="23"/>
          <w:szCs w:val="23"/>
        </w:rPr>
      </w:pPr>
      <w:ins w:id="438" w:author="Unknown" w:date="0-00-00T00:00:00Z">
        <w:r>
          <w:rPr>
            <w:rFonts w:eastAsia="Times New Roman" w:cs="Arial" w:ascii="Arial" w:hAnsi="Arial"/>
            <w:b/>
            <w:bCs/>
            <w:color w:val="000000"/>
            <w:sz w:val="23"/>
            <w:szCs w:val="23"/>
          </w:rPr>
          <w:t>ng-bind</w:t>
        </w:r>
      </w:ins>
      <w:ins w:id="439" w:author="Unknown" w:date="0-00-00T00:00:00Z">
        <w:r>
          <w:rPr>
            <w:rFonts w:eastAsia="Times New Roman" w:cs="Arial" w:ascii="Arial" w:hAnsi="Arial"/>
            <w:color w:val="000000"/>
            <w:sz w:val="23"/>
            <w:szCs w:val="23"/>
          </w:rPr>
          <w:t>: It is a directive which replaces the content of the HTML element with the value of the assigned variable or expression.</w:t>
        </w:r>
      </w:ins>
    </w:p>
    <w:p>
      <w:pPr>
        <w:pStyle w:val="Normal"/>
        <w:shd w:val="clear" w:color="auto" w:fill="FFFFFF"/>
        <w:spacing w:lineRule="auto" w:line="240" w:before="0" w:after="336"/>
        <w:rPr>
          <w:rFonts w:ascii="Arial" w:hAnsi="Arial" w:eastAsia="Times New Roman" w:cs="Arial"/>
          <w:color w:val="3A3A3A"/>
          <w:sz w:val="23"/>
          <w:szCs w:val="23"/>
        </w:rPr>
      </w:pPr>
      <w:ins w:id="440" w:author="Unknown" w:date="0-00-00T00:00:00Z">
        <w:r>
          <w:rPr>
            <w:rFonts w:eastAsia="Times New Roman" w:cs="Arial" w:ascii="Arial" w:hAnsi="Arial"/>
            <w:color w:val="000000"/>
            <w:sz w:val="23"/>
            <w:szCs w:val="23"/>
          </w:rPr>
          <w:t>The content of the HTML element will change by changing the value of the variable or expression.</w:t>
        </w:r>
      </w:ins>
    </w:p>
    <w:p>
      <w:pPr>
        <w:pStyle w:val="Normal"/>
        <w:shd w:val="clear" w:color="auto" w:fill="FFFFFF"/>
        <w:spacing w:lineRule="auto" w:line="240" w:before="0" w:after="336"/>
        <w:rPr>
          <w:rFonts w:ascii="Arial" w:hAnsi="Arial" w:eastAsia="Times New Roman" w:cs="Arial"/>
          <w:color w:val="3A3A3A"/>
          <w:sz w:val="23"/>
          <w:szCs w:val="23"/>
        </w:rPr>
      </w:pPr>
      <w:ins w:id="441" w:author="Unknown" w:date="0-00-00T00:00:00Z">
        <w:r>
          <w:rPr>
            <w:rFonts w:eastAsia="Times New Roman" w:cs="Arial" w:ascii="Arial" w:hAnsi="Arial"/>
            <w:color w:val="000000"/>
            <w:sz w:val="23"/>
            <w:szCs w:val="23"/>
          </w:rPr>
          <w:t>It is like ({{expression}}) and the syntax for this is,</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42" w:author="Unknown" w:date="0-00-00T00:00:00Z">
        <w:r>
          <w:rPr>
            <w:rFonts w:eastAsia="Times New Roman" w:cs="Courier New" w:ascii="inherit" w:hAnsi="inherit"/>
            <w:color w:val="000000"/>
            <w:sz w:val="23"/>
            <w:szCs w:val="23"/>
          </w:rPr>
          <w:t>&lt;ANY ELEMENT ng-bind="expression"&gt; &lt;/ANY ELEMENT&gt;</w:t>
        </w:r>
      </w:ins>
    </w:p>
    <w:p>
      <w:pPr>
        <w:pStyle w:val="Normal"/>
        <w:shd w:val="clear" w:color="auto" w:fill="FFFFFF"/>
        <w:spacing w:lineRule="auto" w:line="240" w:before="0" w:after="0"/>
        <w:rPr>
          <w:rFonts w:ascii="Arial" w:hAnsi="Arial" w:eastAsia="Times New Roman" w:cs="Arial"/>
          <w:color w:val="3A3A3A"/>
          <w:sz w:val="23"/>
          <w:szCs w:val="23"/>
        </w:rPr>
      </w:pPr>
      <w:ins w:id="443" w:author="Unknown" w:date="0-00-00T00:00:00Z">
        <w:r>
          <w:rPr>
            <w:rFonts w:eastAsia="Times New Roman" w:cs="Arial" w:ascii="Arial" w:hAnsi="Arial"/>
            <w:b/>
            <w:bCs/>
            <w:color w:val="000000"/>
            <w:sz w:val="23"/>
            <w:szCs w:val="23"/>
          </w:rPr>
          <w:t>ng-bind-html</w:t>
        </w:r>
      </w:ins>
      <w:ins w:id="444" w:author="Unknown" w:date="0-00-00T00:00:00Z">
        <w:r>
          <w:rPr>
            <w:rFonts w:eastAsia="Times New Roman" w:cs="Arial" w:ascii="Arial" w:hAnsi="Arial"/>
            <w:color w:val="000000"/>
            <w:sz w:val="23"/>
            <w:szCs w:val="23"/>
          </w:rPr>
          <w:t>: It is a directive which binds the content to the HTML element(view) in a secure way. $sanitize service is used to sanitize the content to bind into an HTML element. To do this ‘angular-sanitize.js’ must be included in our application.</w:t>
        </w:r>
      </w:ins>
    </w:p>
    <w:p>
      <w:pPr>
        <w:pStyle w:val="Normal"/>
        <w:shd w:val="clear" w:color="auto" w:fill="FFFFFF"/>
        <w:spacing w:lineRule="auto" w:line="240" w:before="0" w:after="0"/>
        <w:rPr>
          <w:rFonts w:ascii="Arial" w:hAnsi="Arial" w:eastAsia="Times New Roman" w:cs="Arial"/>
          <w:color w:val="3A3A3A"/>
          <w:sz w:val="23"/>
          <w:szCs w:val="23"/>
        </w:rPr>
      </w:pPr>
      <w:ins w:id="445" w:author="Unknown" w:date="0-00-00T00:00:00Z">
        <w:r>
          <w:rPr>
            <w:rFonts w:eastAsia="Times New Roman" w:cs="Arial" w:ascii="Arial" w:hAnsi="Arial"/>
            <w:b/>
            <w:bCs/>
            <w:color w:val="000000"/>
            <w:sz w:val="23"/>
            <w:szCs w:val="23"/>
            <w:u w:val="single"/>
          </w:rPr>
          <w:t>Syntax to write this,</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46" w:author="Unknown" w:date="0-00-00T00:00:00Z">
        <w:r>
          <w:rPr>
            <w:rFonts w:eastAsia="Times New Roman" w:cs="Courier New" w:ascii="inherit" w:hAnsi="inherit"/>
            <w:color w:val="000000"/>
            <w:sz w:val="23"/>
            <w:szCs w:val="23"/>
          </w:rPr>
          <w:t>&lt;ANY ELEMENT ng-bind-html=" expression "&gt; &lt;/ANY ELEMENT&gt;</w:t>
        </w:r>
      </w:ins>
    </w:p>
    <w:p>
      <w:pPr>
        <w:pStyle w:val="Normal"/>
        <w:shd w:val="clear" w:color="auto" w:fill="FFFFFF"/>
        <w:spacing w:lineRule="auto" w:line="240" w:before="0" w:after="0"/>
        <w:rPr>
          <w:rFonts w:ascii="Arial" w:hAnsi="Arial" w:eastAsia="Times New Roman" w:cs="Arial"/>
          <w:color w:val="3A3A3A"/>
          <w:sz w:val="23"/>
          <w:szCs w:val="23"/>
        </w:rPr>
      </w:pPr>
      <w:ins w:id="447" w:author="Unknown" w:date="0-00-00T00:00:00Z">
        <w:r>
          <w:rPr>
            <w:rFonts w:eastAsia="Times New Roman" w:cs="Arial" w:ascii="Arial" w:hAnsi="Arial"/>
            <w:b/>
            <w:bCs/>
            <w:color w:val="000000"/>
            <w:sz w:val="23"/>
            <w:szCs w:val="23"/>
          </w:rPr>
          <w:t>Q #21) Explain ng-bind-template and ng-non-bindable.</w:t>
        </w:r>
      </w:ins>
    </w:p>
    <w:p>
      <w:pPr>
        <w:pStyle w:val="Normal"/>
        <w:shd w:val="clear" w:color="auto" w:fill="FFFFFF"/>
        <w:spacing w:lineRule="auto" w:line="240" w:before="0" w:after="0"/>
        <w:rPr>
          <w:rFonts w:ascii="Arial" w:hAnsi="Arial" w:eastAsia="Times New Roman" w:cs="Arial"/>
          <w:color w:val="3A3A3A"/>
          <w:sz w:val="23"/>
          <w:szCs w:val="23"/>
        </w:rPr>
      </w:pPr>
      <w:ins w:id="448" w:author="Unknown" w:date="0-00-00T00:00:00Z">
        <w:r>
          <w:rPr>
            <w:rFonts w:eastAsia="Times New Roman" w:cs="Arial" w:ascii="Arial" w:hAnsi="Arial"/>
            <w:b/>
            <w:bCs/>
            <w:color w:val="000000"/>
            <w:sz w:val="23"/>
            <w:szCs w:val="23"/>
          </w:rPr>
          <w:t>Answer:</w:t>
        </w:r>
      </w:ins>
    </w:p>
    <w:p>
      <w:pPr>
        <w:pStyle w:val="Normal"/>
        <w:shd w:val="clear" w:color="auto" w:fill="FFFFFF"/>
        <w:spacing w:lineRule="auto" w:line="240" w:before="0" w:after="0"/>
        <w:rPr>
          <w:rFonts w:ascii="Arial" w:hAnsi="Arial" w:eastAsia="Times New Roman" w:cs="Arial"/>
          <w:color w:val="3A3A3A"/>
          <w:sz w:val="23"/>
          <w:szCs w:val="23"/>
        </w:rPr>
      </w:pPr>
      <w:ins w:id="449" w:author="Unknown" w:date="0-00-00T00:00:00Z">
        <w:r>
          <w:rPr>
            <w:rFonts w:eastAsia="Times New Roman" w:cs="Arial" w:ascii="Arial" w:hAnsi="Arial"/>
            <w:b/>
            <w:bCs/>
            <w:color w:val="000000"/>
            <w:sz w:val="23"/>
            <w:szCs w:val="23"/>
          </w:rPr>
          <w:t>ng-bind-template</w:t>
        </w:r>
      </w:ins>
      <w:ins w:id="450" w:author="Unknown" w:date="0-00-00T00:00:00Z">
        <w:r>
          <w:rPr>
            <w:rFonts w:eastAsia="Times New Roman" w:cs="Arial" w:ascii="Arial" w:hAnsi="Arial"/>
            <w:color w:val="000000"/>
            <w:sz w:val="23"/>
            <w:szCs w:val="23"/>
          </w:rPr>
          <w:t>: It replaces the text content of the element by interpolation of the template. It can contain multiple double curly markups.</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51" w:author="Unknown" w:date="0-00-00T00:00:00Z">
        <w:r>
          <w:rPr>
            <w:rFonts w:eastAsia="Times New Roman" w:cs="Courier New" w:ascii="inherit" w:hAnsi="inherit"/>
            <w:color w:val="000000"/>
            <w:sz w:val="23"/>
            <w:szCs w:val="23"/>
          </w:rPr>
          <w:t>&lt;ANY ELEMENT ng-bind-template= " {{expression1}} {{expression2}} … {{expression n}} "&gt; &lt;/ANY ELEMENT&gt;</w:t>
        </w:r>
      </w:ins>
    </w:p>
    <w:p>
      <w:pPr>
        <w:pStyle w:val="Normal"/>
        <w:shd w:val="clear" w:color="auto" w:fill="FFFFFF"/>
        <w:spacing w:lineRule="auto" w:line="240" w:before="0" w:after="0"/>
        <w:rPr>
          <w:rFonts w:ascii="Arial" w:hAnsi="Arial" w:eastAsia="Times New Roman" w:cs="Arial"/>
          <w:color w:val="3A3A3A"/>
          <w:sz w:val="23"/>
          <w:szCs w:val="23"/>
        </w:rPr>
      </w:pPr>
      <w:ins w:id="452" w:author="Unknown" w:date="0-00-00T00:00:00Z">
        <w:r>
          <w:rPr>
            <w:rFonts w:eastAsia="Times New Roman" w:cs="Arial" w:ascii="Arial" w:hAnsi="Arial"/>
            <w:b/>
            <w:bCs/>
            <w:color w:val="000000"/>
            <w:sz w:val="23"/>
            <w:szCs w:val="23"/>
          </w:rPr>
          <w:t>Ng-non-bindable</w:t>
        </w:r>
      </w:ins>
      <w:ins w:id="453" w:author="Unknown" w:date="0-00-00T00:00:00Z">
        <w:r>
          <w:rPr>
            <w:rFonts w:eastAsia="Times New Roman" w:cs="Arial" w:ascii="Arial" w:hAnsi="Arial"/>
            <w:color w:val="000000"/>
            <w:sz w:val="23"/>
            <w:szCs w:val="23"/>
          </w:rPr>
          <w:t>: It specifies AngularJs to not compile the content of this HTML element and its child nodes.</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54" w:author="Unknown" w:date="0-00-00T00:00:00Z">
        <w:r>
          <w:rPr>
            <w:rFonts w:eastAsia="Times New Roman" w:cs="Courier New" w:ascii="inherit" w:hAnsi="inherit"/>
            <w:color w:val="000000"/>
            <w:sz w:val="23"/>
            <w:szCs w:val="23"/>
          </w:rPr>
          <w:t>&lt;ANY ELEMENT ng-non-bindable &gt; &lt;/ANY ELEMENT&gt;</w:t>
        </w:r>
      </w:ins>
    </w:p>
    <w:p>
      <w:pPr>
        <w:pStyle w:val="Normal"/>
        <w:shd w:val="clear" w:color="auto" w:fill="FFFFFF"/>
        <w:spacing w:lineRule="auto" w:line="240" w:before="0" w:after="0"/>
        <w:rPr>
          <w:rFonts w:ascii="Arial" w:hAnsi="Arial" w:eastAsia="Times New Roman" w:cs="Arial"/>
          <w:color w:val="3A3A3A"/>
          <w:sz w:val="23"/>
          <w:szCs w:val="23"/>
        </w:rPr>
      </w:pPr>
      <w:ins w:id="455" w:author="Unknown" w:date="0-00-00T00:00:00Z">
        <w:r>
          <w:rPr>
            <w:rFonts w:eastAsia="Times New Roman" w:cs="Arial" w:ascii="Arial" w:hAnsi="Arial"/>
            <w:b/>
            <w:bCs/>
            <w:color w:val="000000"/>
            <w:sz w:val="23"/>
            <w:szCs w:val="23"/>
          </w:rPr>
          <w:t>Q #22) Explain the ng-model directive in AngularJs.</w:t>
        </w:r>
      </w:ins>
    </w:p>
    <w:p>
      <w:pPr>
        <w:pStyle w:val="Normal"/>
        <w:shd w:val="clear" w:color="auto" w:fill="FFFFFF"/>
        <w:spacing w:lineRule="auto" w:line="240" w:before="0" w:after="0"/>
        <w:rPr>
          <w:rFonts w:ascii="Arial" w:hAnsi="Arial" w:eastAsia="Times New Roman" w:cs="Arial"/>
          <w:color w:val="3A3A3A"/>
          <w:sz w:val="23"/>
          <w:szCs w:val="23"/>
        </w:rPr>
      </w:pPr>
      <w:ins w:id="456" w:author="Unknown" w:date="0-00-00T00:00:00Z">
        <w:r>
          <w:rPr>
            <w:rFonts w:eastAsia="Times New Roman" w:cs="Arial" w:ascii="Arial" w:hAnsi="Arial"/>
            <w:b/>
            <w:bCs/>
            <w:color w:val="000000"/>
            <w:sz w:val="23"/>
            <w:szCs w:val="23"/>
          </w:rPr>
          <w:t>Answer:</w:t>
        </w:r>
      </w:ins>
      <w:ins w:id="457" w:author="Unknown" w:date="0-00-00T00:00:00Z">
        <w:r>
          <w:rPr>
            <w:rFonts w:eastAsia="Times New Roman" w:cs="Arial" w:ascii="Arial" w:hAnsi="Arial"/>
            <w:color w:val="000000"/>
            <w:sz w:val="23"/>
            <w:szCs w:val="23"/>
          </w:rPr>
          <w:t> This can be a leap hop with the custom HTML input form control( like input, textarea and select) to the application data. It provides form validation behavior with a two-way binding.</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inherit" w:hAnsi="inherit" w:eastAsia="Times New Roman" w:cs="Courier New"/>
          <w:color w:val="3A3A3A"/>
          <w:sz w:val="23"/>
          <w:szCs w:val="23"/>
        </w:rPr>
      </w:pPr>
      <w:ins w:id="458" w:author="Unknown" w:date="0-00-00T00:00:00Z">
        <w:r>
          <w:rPr>
            <w:rFonts w:eastAsia="Times New Roman" w:cs="Courier New" w:ascii="inherit" w:hAnsi="inherit"/>
            <w:i/>
            <w:iCs/>
            <w:color w:val="000000"/>
            <w:sz w:val="23"/>
            <w:szCs w:val="23"/>
          </w:rPr>
          <w:t>&lt;</w:t>
        </w:r>
      </w:ins>
      <w:ins w:id="459" w:author="Unknown" w:date="0-00-00T00:00:00Z">
        <w:r>
          <w:rPr>
            <w:rFonts w:eastAsia="Times New Roman" w:cs="Courier New" w:ascii="inherit" w:hAnsi="inherit"/>
            <w:color w:val="000000"/>
            <w:sz w:val="23"/>
            <w:szCs w:val="23"/>
          </w:rPr>
          <w:t>input ng-bind="expression"</w:t>
        </w:r>
      </w:ins>
      <w:ins w:id="460" w:author="Unknown" w:date="0-00-00T00:00:00Z">
        <w:r>
          <w:rPr>
            <w:rFonts w:eastAsia="Times New Roman" w:cs="Courier New" w:ascii="inherit" w:hAnsi="inherit"/>
            <w:i/>
            <w:iCs/>
            <w:color w:val="000000"/>
            <w:sz w:val="23"/>
            <w:szCs w:val="23"/>
          </w:rPr>
          <w:t>/&gt;</w:t>
        </w:r>
      </w:ins>
    </w:p>
    <w:p>
      <w:pPr>
        <w:pStyle w:val="Normal"/>
        <w:shd w:val="clear" w:color="auto" w:fill="FFFFFF"/>
        <w:spacing w:lineRule="auto" w:line="240" w:before="0" w:after="0"/>
        <w:rPr>
          <w:rFonts w:ascii="Arial" w:hAnsi="Arial" w:eastAsia="Times New Roman" w:cs="Arial"/>
          <w:color w:val="3A3A3A"/>
          <w:sz w:val="23"/>
          <w:szCs w:val="23"/>
        </w:rPr>
      </w:pPr>
      <w:ins w:id="461" w:author="Unknown" w:date="0-00-00T00:00:00Z">
        <w:r>
          <w:rPr>
            <w:rFonts w:eastAsia="Times New Roman" w:cs="Arial" w:ascii="Arial" w:hAnsi="Arial"/>
            <w:b/>
            <w:bCs/>
            <w:color w:val="000000"/>
            <w:sz w:val="23"/>
            <w:szCs w:val="23"/>
          </w:rPr>
          <w:t>Q #23) Define Factory method in AngularJs.</w:t>
        </w:r>
      </w:ins>
    </w:p>
    <w:p>
      <w:pPr>
        <w:pStyle w:val="Normal"/>
        <w:shd w:val="clear" w:color="auto" w:fill="FFFFFF"/>
        <w:spacing w:lineRule="auto" w:line="240" w:before="0" w:after="0"/>
        <w:rPr>
          <w:rFonts w:ascii="Arial" w:hAnsi="Arial" w:eastAsia="Times New Roman" w:cs="Arial"/>
          <w:color w:val="3A3A3A"/>
          <w:sz w:val="23"/>
          <w:szCs w:val="23"/>
        </w:rPr>
      </w:pPr>
      <w:ins w:id="462" w:author="Unknown" w:date="0-00-00T00:00:00Z">
        <w:r>
          <w:rPr>
            <w:rFonts w:eastAsia="Times New Roman" w:cs="Arial" w:ascii="Arial" w:hAnsi="Arial"/>
            <w:b/>
            <w:bCs/>
            <w:color w:val="000000"/>
            <w:sz w:val="23"/>
            <w:szCs w:val="23"/>
          </w:rPr>
          <w:t>Answer:</w:t>
        </w:r>
      </w:ins>
      <w:ins w:id="463" w:author="Unknown" w:date="0-00-00T00:00:00Z">
        <w:r>
          <w:rPr>
            <w:rFonts w:eastAsia="Times New Roman" w:cs="Arial" w:ascii="Arial" w:hAnsi="Arial"/>
            <w:color w:val="000000"/>
            <w:sz w:val="23"/>
            <w:szCs w:val="23"/>
          </w:rPr>
          <w:t> It is quite similar to service, factories implement a module pattern in which we use a factory method to generate an object which is used for building models.</w:t>
        </w:r>
      </w:ins>
    </w:p>
    <w:p>
      <w:pPr>
        <w:pStyle w:val="Normal"/>
        <w:shd w:val="clear" w:color="auto" w:fill="FFFFFF"/>
        <w:spacing w:lineRule="auto" w:line="240" w:before="0" w:after="336"/>
        <w:rPr>
          <w:rFonts w:ascii="Arial" w:hAnsi="Arial" w:eastAsia="Times New Roman" w:cs="Arial"/>
          <w:color w:val="3A3A3A"/>
          <w:sz w:val="23"/>
          <w:szCs w:val="23"/>
        </w:rPr>
      </w:pPr>
      <w:ins w:id="464" w:author="Unknown" w:date="0-00-00T00:00:00Z">
        <w:r>
          <w:rPr>
            <w:rFonts w:eastAsia="Times New Roman" w:cs="Arial" w:ascii="Arial" w:hAnsi="Arial"/>
            <w:color w:val="000000"/>
            <w:sz w:val="23"/>
            <w:szCs w:val="23"/>
          </w:rPr>
          <w:t>In a factory, a method object is returned at the end by creating a new object and adding functions as properties.</w:t>
        </w:r>
      </w:ins>
    </w:p>
    <w:p>
      <w:pPr>
        <w:pStyle w:val="Normal"/>
        <w:shd w:val="clear" w:color="auto" w:fill="FFFFFF"/>
        <w:spacing w:lineRule="auto" w:line="240" w:before="0" w:after="0"/>
        <w:rPr>
          <w:rFonts w:ascii="Arial" w:hAnsi="Arial" w:eastAsia="Times New Roman" w:cs="Arial"/>
          <w:color w:val="3A3A3A"/>
          <w:sz w:val="23"/>
          <w:szCs w:val="23"/>
        </w:rPr>
      </w:pPr>
      <w:ins w:id="465" w:author="Unknown" w:date="0-00-00T00:00:00Z">
        <w:r>
          <w:rPr>
            <w:rFonts w:eastAsia="Times New Roman" w:cs="Arial" w:ascii="Arial" w:hAnsi="Arial"/>
            <w:b/>
            <w:bCs/>
            <w:color w:val="000000"/>
            <w:sz w:val="23"/>
            <w:szCs w:val="23"/>
            <w:u w:val="single"/>
          </w:rPr>
          <w:t>Syntax</w:t>
        </w:r>
      </w:ins>
      <w:ins w:id="466" w:author="Unknown" w:date="0-00-00T00:00:00Z">
        <w:r>
          <w:rPr>
            <w:rFonts w:eastAsia="Times New Roman" w:cs="Arial" w:ascii="Arial" w:hAnsi="Arial"/>
            <w:color w:val="000000"/>
            <w:sz w:val="23"/>
            <w:szCs w:val="23"/>
            <w:u w:val="single"/>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67" w:author="Unknown" w:date="0-00-00T00:00:00Z">
        <w:r>
          <w:rPr>
            <w:rFonts w:eastAsia="Times New Roman" w:cs="Courier New" w:ascii="inherit" w:hAnsi="inherit"/>
            <w:color w:val="000000"/>
            <w:sz w:val="23"/>
            <w:szCs w:val="23"/>
          </w:rPr>
          <w:t>module.factory(‘factoryName', function);</w:t>
        </w:r>
      </w:ins>
    </w:p>
    <w:p>
      <w:pPr>
        <w:pStyle w:val="Normal"/>
        <w:shd w:val="clear" w:color="auto" w:fill="FFFFFF"/>
        <w:spacing w:lineRule="auto" w:line="240" w:before="0" w:after="0"/>
        <w:rPr>
          <w:rFonts w:ascii="Arial" w:hAnsi="Arial" w:eastAsia="Times New Roman" w:cs="Arial"/>
          <w:color w:val="3A3A3A"/>
          <w:sz w:val="23"/>
          <w:szCs w:val="23"/>
        </w:rPr>
      </w:pPr>
      <w:ins w:id="468" w:author="Unknown" w:date="0-00-00T00:00:00Z">
        <w:r>
          <w:rPr>
            <w:rFonts w:eastAsia="Times New Roman" w:cs="Arial" w:ascii="Arial" w:hAnsi="Arial"/>
            <w:b/>
            <w:bCs/>
            <w:color w:val="000000"/>
            <w:sz w:val="23"/>
            <w:szCs w:val="23"/>
          </w:rPr>
          <w:t>Q #24) What is ng-repeat directive in AngularJs?</w:t>
        </w:r>
      </w:ins>
    </w:p>
    <w:p>
      <w:pPr>
        <w:pStyle w:val="Normal"/>
        <w:shd w:val="clear" w:color="auto" w:fill="FFFFFF"/>
        <w:spacing w:lineRule="auto" w:line="240" w:before="0" w:after="0"/>
        <w:rPr>
          <w:rFonts w:ascii="Arial" w:hAnsi="Arial" w:eastAsia="Times New Roman" w:cs="Arial"/>
          <w:color w:val="3A3A3A"/>
          <w:sz w:val="23"/>
          <w:szCs w:val="23"/>
        </w:rPr>
      </w:pPr>
      <w:ins w:id="469" w:author="Unknown" w:date="0-00-00T00:00:00Z">
        <w:r>
          <w:rPr>
            <w:rFonts w:eastAsia="Times New Roman" w:cs="Arial" w:ascii="Arial" w:hAnsi="Arial"/>
            <w:b/>
            <w:bCs/>
            <w:color w:val="000000"/>
            <w:sz w:val="23"/>
            <w:szCs w:val="23"/>
          </w:rPr>
          <w:t>Answer:</w:t>
        </w:r>
      </w:ins>
      <w:ins w:id="470" w:author="Unknown" w:date="0-00-00T00:00:00Z">
        <w:r>
          <w:rPr>
            <w:rFonts w:eastAsia="Times New Roman" w:cs="Arial" w:ascii="Arial" w:hAnsi="Arial"/>
            <w:color w:val="000000"/>
            <w:sz w:val="23"/>
            <w:szCs w:val="23"/>
          </w:rPr>
          <w:t> It renders or iterates over a collection of items and creates DOM elements. It regularly monitors the source of data to re-render a template in response to a change.</w:t>
        </w:r>
      </w:ins>
    </w:p>
    <w:p>
      <w:pPr>
        <w:pStyle w:val="Normal"/>
        <w:shd w:val="clear" w:color="auto" w:fill="FFFFFF"/>
        <w:spacing w:lineRule="auto" w:line="240" w:before="0" w:after="0"/>
        <w:rPr>
          <w:rFonts w:ascii="Arial" w:hAnsi="Arial" w:eastAsia="Times New Roman" w:cs="Arial"/>
          <w:color w:val="3A3A3A"/>
          <w:sz w:val="23"/>
          <w:szCs w:val="23"/>
        </w:rPr>
      </w:pPr>
      <w:ins w:id="471" w:author="Unknown" w:date="0-00-00T00:00:00Z">
        <w:r>
          <w:rPr>
            <w:rFonts w:eastAsia="Times New Roman" w:cs="Arial" w:ascii="Arial" w:hAnsi="Arial"/>
            <w:b/>
            <w:bCs/>
            <w:color w:val="000000"/>
            <w:sz w:val="23"/>
            <w:szCs w:val="23"/>
            <w:u w:val="single"/>
          </w:rPr>
          <w:t>Syntax</w:t>
        </w:r>
      </w:ins>
      <w:ins w:id="472" w:author="Unknown" w:date="0-00-00T00:00:00Z">
        <w:r>
          <w:rPr>
            <w:rFonts w:eastAsia="Times New Roman" w:cs="Arial" w:ascii="Arial" w:hAnsi="Arial"/>
            <w:b/>
            <w:bCs/>
            <w:color w:val="000000"/>
            <w:sz w:val="23"/>
            <w:szCs w:val="23"/>
          </w:rPr>
          <w: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73" w:author="Unknown" w:date="0-00-00T00:00:00Z">
        <w:r>
          <w:rPr>
            <w:rFonts w:eastAsia="Times New Roman" w:cs="Courier New" w:ascii="inherit" w:hAnsi="inherit"/>
            <w:color w:val="000000"/>
            <w:sz w:val="23"/>
            <w:szCs w:val="23"/>
          </w:rPr>
          <w:t xml:space="preserve">&lt;table class="table table-bordered"&gt;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74" w:author="Unknown" w:date="0-00-00T00:00:00Z">
        <w:r>
          <w:rPr>
            <w:rFonts w:eastAsia="Times New Roman" w:cs="Courier New" w:ascii="inherit" w:hAnsi="inherit"/>
            <w:color w:val="000000"/>
            <w:sz w:val="23"/>
            <w:szCs w:val="23"/>
          </w:rPr>
          <w:t xml:space="preserve">      </w:t>
        </w:r>
      </w:ins>
      <w:ins w:id="475" w:author="Unknown" w:date="0-00-00T00:00:00Z">
        <w:r>
          <w:rPr>
            <w:rFonts w:eastAsia="Times New Roman" w:cs="Courier New" w:ascii="inherit" w:hAnsi="inherit"/>
            <w:color w:val="000000"/>
            <w:sz w:val="23"/>
            <w:szCs w:val="23"/>
          </w:rPr>
          <w:t xml:space="preserve">&lt;tr ng-repeat="student stuDetails"&gt;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76" w:author="Unknown" w:date="0-00-00T00:00:00Z">
        <w:r>
          <w:rPr>
            <w:rFonts w:eastAsia="Times New Roman" w:cs="Courier New" w:ascii="inherit" w:hAnsi="inherit"/>
            <w:color w:val="000000"/>
            <w:sz w:val="23"/>
            <w:szCs w:val="23"/>
          </w:rPr>
          <w:t xml:space="preserve">            </w:t>
        </w:r>
      </w:ins>
      <w:ins w:id="477" w:author="Unknown" w:date="0-00-00T00:00:00Z">
        <w:r>
          <w:rPr>
            <w:rFonts w:eastAsia="Times New Roman" w:cs="Courier New" w:ascii="inherit" w:hAnsi="inherit"/>
            <w:color w:val="000000"/>
            <w:sz w:val="23"/>
            <w:szCs w:val="23"/>
          </w:rPr>
          <w:t xml:space="preserve">&lt;td&gt;{{stu.name}} &lt;/td&gt;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78" w:author="Unknown" w:date="0-00-00T00:00:00Z">
        <w:r>
          <w:rPr>
            <w:rFonts w:eastAsia="Times New Roman" w:cs="Courier New" w:ascii="inherit" w:hAnsi="inherit"/>
            <w:color w:val="000000"/>
            <w:sz w:val="23"/>
            <w:szCs w:val="23"/>
          </w:rPr>
          <w:t xml:space="preserve">           </w:t>
        </w:r>
      </w:ins>
      <w:ins w:id="479" w:author="Unknown" w:date="0-00-00T00:00:00Z">
        <w:r>
          <w:rPr>
            <w:rFonts w:eastAsia="Times New Roman" w:cs="Courier New" w:ascii="inherit" w:hAnsi="inherit"/>
            <w:color w:val="000000"/>
            <w:sz w:val="23"/>
            <w:szCs w:val="23"/>
          </w:rPr>
          <w:t xml:space="preserve">&lt;td&gt; {{stu. grade}} &lt;/td&gt;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80" w:author="Unknown" w:date="0-00-00T00:00:00Z">
        <w:r>
          <w:rPr>
            <w:rFonts w:eastAsia="Times New Roman" w:cs="Courier New" w:ascii="inherit" w:hAnsi="inherit"/>
            <w:color w:val="000000"/>
            <w:sz w:val="23"/>
            <w:szCs w:val="23"/>
          </w:rPr>
          <w:t xml:space="preserve">     </w:t>
        </w:r>
      </w:ins>
      <w:ins w:id="481" w:author="Unknown" w:date="0-00-00T00:00:00Z">
        <w:r>
          <w:rPr>
            <w:rFonts w:eastAsia="Times New Roman" w:cs="Courier New" w:ascii="inherit" w:hAnsi="inherit"/>
            <w:color w:val="000000"/>
            <w:sz w:val="23"/>
            <w:szCs w:val="23"/>
          </w:rPr>
          <w:t xml:space="preserve">&lt;/tr&gt;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82" w:author="Unknown" w:date="0-00-00T00:00:00Z">
        <w:r>
          <w:rPr>
            <w:rFonts w:eastAsia="Times New Roman" w:cs="Courier New" w:ascii="inherit" w:hAnsi="inherit"/>
            <w:color w:val="000000"/>
            <w:sz w:val="23"/>
            <w:szCs w:val="23"/>
          </w:rPr>
          <w:t>&lt;/table&gt;</w:t>
        </w:r>
      </w:ins>
    </w:p>
    <w:p>
      <w:pPr>
        <w:pStyle w:val="Normal"/>
        <w:shd w:val="clear" w:color="auto" w:fill="FFFFFF"/>
        <w:spacing w:lineRule="auto" w:line="240" w:before="0" w:after="0"/>
        <w:rPr>
          <w:rFonts w:ascii="Arial" w:hAnsi="Arial" w:eastAsia="Times New Roman" w:cs="Arial"/>
          <w:color w:val="3A3A3A"/>
          <w:sz w:val="23"/>
          <w:szCs w:val="23"/>
        </w:rPr>
      </w:pPr>
      <w:ins w:id="483" w:author="Unknown" w:date="0-00-00T00:00:00Z">
        <w:r>
          <w:rPr>
            <w:rFonts w:eastAsia="Times New Roman" w:cs="Arial" w:ascii="Arial" w:hAnsi="Arial"/>
            <w:b/>
            <w:bCs/>
            <w:color w:val="000000"/>
            <w:sz w:val="23"/>
            <w:szCs w:val="23"/>
          </w:rPr>
          <w:t>Q #25) What is a controller in AngularJs?</w:t>
        </w:r>
      </w:ins>
    </w:p>
    <w:p>
      <w:pPr>
        <w:pStyle w:val="Normal"/>
        <w:shd w:val="clear" w:color="auto" w:fill="FFFFFF"/>
        <w:spacing w:lineRule="auto" w:line="240" w:before="0" w:after="0"/>
        <w:rPr>
          <w:rFonts w:ascii="Arial" w:hAnsi="Arial" w:eastAsia="Times New Roman" w:cs="Arial"/>
          <w:color w:val="3A3A3A"/>
          <w:sz w:val="23"/>
          <w:szCs w:val="23"/>
        </w:rPr>
      </w:pPr>
      <w:ins w:id="484" w:author="Unknown" w:date="0-00-00T00:00:00Z">
        <w:r>
          <w:rPr>
            <w:rFonts w:eastAsia="Times New Roman" w:cs="Arial" w:ascii="Arial" w:hAnsi="Arial"/>
            <w:b/>
            <w:bCs/>
            <w:color w:val="000000"/>
            <w:sz w:val="23"/>
            <w:szCs w:val="23"/>
          </w:rPr>
          <w:t>Answer:</w:t>
        </w:r>
      </w:ins>
      <w:ins w:id="485" w:author="Unknown" w:date="0-00-00T00:00:00Z">
        <w:r>
          <w:rPr>
            <w:rFonts w:eastAsia="Times New Roman" w:cs="Arial" w:ascii="Arial" w:hAnsi="Arial"/>
            <w:color w:val="000000"/>
            <w:sz w:val="23"/>
            <w:szCs w:val="23"/>
          </w:rPr>
          <w:t> A controller is a JavaScript function which is bound to the specified scope. Angular instantiates the new controller object and injects the new scope as a dependency.</w:t>
        </w:r>
      </w:ins>
    </w:p>
    <w:p>
      <w:pPr>
        <w:pStyle w:val="Normal"/>
        <w:shd w:val="clear" w:color="auto" w:fill="FFFFFF"/>
        <w:spacing w:lineRule="auto" w:line="240" w:before="0" w:after="336"/>
        <w:rPr>
          <w:rFonts w:ascii="Arial" w:hAnsi="Arial" w:eastAsia="Times New Roman" w:cs="Arial"/>
          <w:color w:val="3A3A3A"/>
          <w:sz w:val="23"/>
          <w:szCs w:val="23"/>
        </w:rPr>
      </w:pPr>
      <w:r>
        <w:rPr/>
        <w:drawing>
          <wp:inline distT="0" distB="0" distL="0" distR="0">
            <wp:extent cx="5734050" cy="685800"/>
            <wp:effectExtent l="0" t="0" r="0" b="0"/>
            <wp:docPr id="30" name="Picture 31" descr="Controller in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Controller in AngularJS"/>
                    <pic:cNvPicPr>
                      <a:picLocks noChangeAspect="1" noChangeArrowheads="1"/>
                    </pic:cNvPicPr>
                  </pic:nvPicPr>
                  <pic:blipFill>
                    <a:blip r:embed="rId43"/>
                    <a:stretch>
                      <a:fillRect/>
                    </a:stretch>
                  </pic:blipFill>
                  <pic:spPr bwMode="auto">
                    <a:xfrm>
                      <a:off x="0" y="0"/>
                      <a:ext cx="5734050" cy="685800"/>
                    </a:xfrm>
                    <a:prstGeom prst="rect">
                      <a:avLst/>
                    </a:prstGeom>
                  </pic:spPr>
                </pic:pic>
              </a:graphicData>
            </a:graphic>
          </wp:inline>
        </w:drawing>
      </w:r>
    </w:p>
    <w:p>
      <w:pPr>
        <w:pStyle w:val="Normal"/>
        <w:shd w:val="clear" w:color="auto" w:fill="FFFFFF"/>
        <w:spacing w:lineRule="auto" w:line="240" w:before="0" w:after="336"/>
        <w:rPr>
          <w:rFonts w:ascii="Arial" w:hAnsi="Arial" w:eastAsia="Times New Roman" w:cs="Arial"/>
          <w:color w:val="3A3A3A"/>
          <w:sz w:val="23"/>
          <w:szCs w:val="23"/>
        </w:rPr>
      </w:pPr>
      <w:ins w:id="486" w:author="Unknown" w:date="0-00-00T00:00:00Z">
        <w:r>
          <w:rPr>
            <w:rFonts w:eastAsia="Times New Roman" w:cs="Arial" w:ascii="Arial" w:hAnsi="Arial"/>
            <w:color w:val="000000"/>
            <w:sz w:val="23"/>
            <w:szCs w:val="23"/>
          </w:rPr>
          <w:t>A controller can be used to set up the initial state of the scope object and to add behavior to the object.</w:t>
        </w:r>
      </w:ins>
    </w:p>
    <w:p>
      <w:pPr>
        <w:pStyle w:val="Normal"/>
        <w:shd w:val="clear" w:color="auto" w:fill="FFFFFF"/>
        <w:spacing w:lineRule="auto" w:line="240" w:before="0" w:after="336"/>
        <w:rPr>
          <w:rFonts w:ascii="Arial" w:hAnsi="Arial" w:eastAsia="Times New Roman" w:cs="Arial"/>
          <w:color w:val="3A3A3A"/>
          <w:sz w:val="23"/>
          <w:szCs w:val="23"/>
        </w:rPr>
      </w:pPr>
      <w:ins w:id="487" w:author="Unknown" w:date="0-00-00T00:00:00Z">
        <w:r>
          <w:rPr>
            <w:rFonts w:eastAsia="Times New Roman" w:cs="Arial" w:ascii="Arial" w:hAnsi="Arial"/>
            <w:color w:val="000000"/>
            <w:sz w:val="23"/>
            <w:szCs w:val="23"/>
          </w:rPr>
          <w:t>A controller cannot be used to share code or state across controllers, but instead of that Angular service can be used.</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88" w:author="Unknown" w:date="0-00-00T00:00:00Z">
        <w:r>
          <w:rPr>
            <w:rFonts w:eastAsia="Times New Roman" w:cs="Courier New" w:ascii="inherit" w:hAnsi="inherit"/>
            <w:color w:val="000000"/>
            <w:sz w:val="23"/>
            <w:szCs w:val="23"/>
          </w:rPr>
          <w:t xml:space="preserve">&lt;Any ng-Controller=” expression”&gt;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89" w:author="Unknown" w:date="0-00-00T00:00:00Z">
        <w:r>
          <w:rPr>
            <w:rFonts w:eastAsia="Times New Roman" w:cs="Courier New" w:ascii="inherit" w:hAnsi="inherit"/>
            <w:color w:val="000000"/>
            <w:sz w:val="23"/>
            <w:szCs w:val="23"/>
          </w:rPr>
          <w:t xml:space="preserve">&lt;/Any&gt;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90" w:author="Unknown" w:date="0-00-00T00:00:00Z">
        <w:r>
          <w:rPr>
            <w:rFonts w:eastAsia="Times New Roman" w:cs="Courier New" w:ascii="inherit" w:hAnsi="inherit"/>
            <w:color w:val="000000"/>
            <w:sz w:val="23"/>
            <w:szCs w:val="23"/>
          </w:rPr>
          <w:t xml:space="preserve">&lt;div ng-app="mainApp" ng-controller="SimpleController"&gt;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491" w:author="Unknown" w:date="0-00-00T00:00:00Z">
        <w:r>
          <w:rPr>
            <w:rFonts w:eastAsia="Times New Roman" w:cs="Courier New" w:ascii="inherit" w:hAnsi="inherit"/>
            <w:color w:val="000000"/>
            <w:sz w:val="23"/>
            <w:szCs w:val="23"/>
          </w:rPr>
          <w:t>&lt;/div&gt;</w:t>
        </w:r>
      </w:ins>
    </w:p>
    <w:p>
      <w:pPr>
        <w:pStyle w:val="Normal"/>
        <w:shd w:val="clear" w:color="auto" w:fill="FFFFFF"/>
        <w:spacing w:lineRule="auto" w:line="240" w:before="0" w:after="0"/>
        <w:rPr>
          <w:rFonts w:ascii="Arial" w:hAnsi="Arial" w:eastAsia="Times New Roman" w:cs="Arial"/>
          <w:color w:val="3A3A3A"/>
          <w:sz w:val="23"/>
          <w:szCs w:val="23"/>
        </w:rPr>
      </w:pPr>
      <w:ins w:id="492" w:author="Unknown" w:date="0-00-00T00:00:00Z">
        <w:r>
          <w:rPr>
            <w:rFonts w:eastAsia="Times New Roman" w:cs="Arial" w:ascii="Arial" w:hAnsi="Arial"/>
            <w:b/>
            <w:bCs/>
            <w:color w:val="000000"/>
            <w:sz w:val="23"/>
            <w:szCs w:val="23"/>
          </w:rPr>
          <w:t>Q #26) What are filters in AngularJs?</w:t>
        </w:r>
      </w:ins>
    </w:p>
    <w:p>
      <w:pPr>
        <w:pStyle w:val="Normal"/>
        <w:shd w:val="clear" w:color="auto" w:fill="FFFFFF"/>
        <w:spacing w:lineRule="auto" w:line="240" w:before="0" w:after="0"/>
        <w:rPr>
          <w:rFonts w:ascii="Arial" w:hAnsi="Arial" w:eastAsia="Times New Roman" w:cs="Arial"/>
          <w:color w:val="3A3A3A"/>
          <w:sz w:val="23"/>
          <w:szCs w:val="23"/>
        </w:rPr>
      </w:pPr>
      <w:ins w:id="493" w:author="Unknown" w:date="0-00-00T00:00:00Z">
        <w:r>
          <w:rPr>
            <w:rFonts w:eastAsia="Times New Roman" w:cs="Arial" w:ascii="Arial" w:hAnsi="Arial"/>
            <w:b/>
            <w:bCs/>
            <w:color w:val="000000"/>
            <w:sz w:val="23"/>
            <w:szCs w:val="23"/>
          </w:rPr>
          <w:t>Answer:</w:t>
        </w:r>
      </w:ins>
      <w:ins w:id="494" w:author="Unknown" w:date="0-00-00T00:00:00Z">
        <w:r>
          <w:rPr>
            <w:rFonts w:eastAsia="Times New Roman" w:cs="Arial" w:ascii="Arial" w:hAnsi="Arial"/>
            <w:color w:val="000000"/>
            <w:sz w:val="23"/>
            <w:szCs w:val="23"/>
          </w:rPr>
          <w:t> The main work of filters is to modify the data, so that it can be merged into an expression or directive by using a pipe character (it is used for applying filters in an angular symbol of a pipe which is (|) or this is the symbol).</w:t>
        </w:r>
      </w:ins>
    </w:p>
    <w:p>
      <w:pPr>
        <w:pStyle w:val="Normal"/>
        <w:shd w:val="clear" w:color="auto" w:fill="FFFFFF"/>
        <w:spacing w:lineRule="auto" w:line="240" w:before="0" w:after="336"/>
        <w:rPr>
          <w:rFonts w:ascii="Arial" w:hAnsi="Arial" w:eastAsia="Times New Roman" w:cs="Arial"/>
          <w:color w:val="3A3A3A"/>
          <w:sz w:val="23"/>
          <w:szCs w:val="23"/>
        </w:rPr>
      </w:pPr>
      <w:ins w:id="495" w:author="Unknown" w:date="0-00-00T00:00:00Z">
        <w:r>
          <w:rPr>
            <w:rFonts w:eastAsia="Times New Roman" w:cs="Arial" w:ascii="Arial" w:hAnsi="Arial"/>
            <w:color w:val="000000"/>
            <w:sz w:val="23"/>
            <w:szCs w:val="23"/>
          </w:rPr>
          <w:t>A filter formats the value of an expression for display to the user. They can be used in view templates, controllers, or services, and we can easily create our own filter as well. A filter is a module provided by AngularJS. There are nine components of a filter which are provided by AngularJS.</w:t>
        </w:r>
      </w:ins>
    </w:p>
    <w:p>
      <w:pPr>
        <w:pStyle w:val="Normal"/>
        <w:shd w:val="clear" w:color="auto" w:fill="FFFFFF"/>
        <w:spacing w:lineRule="auto" w:line="240" w:before="0" w:after="0"/>
        <w:rPr>
          <w:rFonts w:ascii="Arial" w:hAnsi="Arial" w:eastAsia="Times New Roman" w:cs="Arial"/>
          <w:color w:val="3A3A3A"/>
          <w:sz w:val="23"/>
          <w:szCs w:val="23"/>
        </w:rPr>
      </w:pPr>
      <w:ins w:id="496" w:author="Unknown" w:date="0-00-00T00:00:00Z">
        <w:r>
          <w:rPr>
            <w:rFonts w:eastAsia="Times New Roman" w:cs="Arial" w:ascii="Arial" w:hAnsi="Arial"/>
            <w:b/>
            <w:bCs/>
            <w:color w:val="000000"/>
            <w:sz w:val="23"/>
            <w:szCs w:val="23"/>
            <w:u w:val="single"/>
          </w:rPr>
          <w:t>Examples:</w:t>
        </w:r>
      </w:ins>
      <w:ins w:id="497" w:author="Unknown" w:date="0-00-00T00:00:00Z">
        <w:r>
          <w:rPr>
            <w:rFonts w:eastAsia="Times New Roman" w:cs="Arial" w:ascii="Arial" w:hAnsi="Arial"/>
            <w:color w:val="000000"/>
            <w:sz w:val="23"/>
            <w:szCs w:val="23"/>
          </w:rPr>
          <w:t> currency, date, filter, json, limitTo etc.</w:t>
        </w:r>
      </w:ins>
    </w:p>
    <w:p>
      <w:pPr>
        <w:pStyle w:val="Normal"/>
        <w:shd w:val="clear" w:color="auto" w:fill="FFFFFF"/>
        <w:spacing w:lineRule="auto" w:line="240" w:before="0" w:after="0"/>
        <w:rPr>
          <w:rFonts w:ascii="Arial" w:hAnsi="Arial" w:eastAsia="Times New Roman" w:cs="Arial"/>
          <w:color w:val="3A3A3A"/>
          <w:sz w:val="23"/>
          <w:szCs w:val="23"/>
        </w:rPr>
      </w:pPr>
      <w:ins w:id="498" w:author="Unknown" w:date="0-00-00T00:00:00Z">
        <w:r>
          <w:rPr>
            <w:rFonts w:eastAsia="Times New Roman" w:cs="Arial" w:ascii="Arial" w:hAnsi="Arial"/>
            <w:b/>
            <w:bCs/>
            <w:color w:val="000000"/>
            <w:sz w:val="23"/>
            <w:szCs w:val="23"/>
          </w:rPr>
          <w:t>Q #27) What is ng-App directive in AngularJs?</w:t>
        </w:r>
      </w:ins>
    </w:p>
    <w:p>
      <w:pPr>
        <w:pStyle w:val="Normal"/>
        <w:shd w:val="clear" w:color="auto" w:fill="FFFFFF"/>
        <w:spacing w:lineRule="auto" w:line="240" w:before="0" w:after="0"/>
        <w:rPr>
          <w:rFonts w:ascii="Arial" w:hAnsi="Arial" w:eastAsia="Times New Roman" w:cs="Arial"/>
          <w:color w:val="3A3A3A"/>
          <w:sz w:val="23"/>
          <w:szCs w:val="23"/>
        </w:rPr>
      </w:pPr>
      <w:ins w:id="499" w:author="Unknown" w:date="0-00-00T00:00:00Z">
        <w:r>
          <w:rPr>
            <w:rFonts w:eastAsia="Times New Roman" w:cs="Arial" w:ascii="Arial" w:hAnsi="Arial"/>
            <w:b/>
            <w:bCs/>
            <w:color w:val="000000"/>
            <w:sz w:val="23"/>
            <w:szCs w:val="23"/>
          </w:rPr>
          <w:t>Answer:</w:t>
        </w:r>
      </w:ins>
      <w:ins w:id="500" w:author="Unknown" w:date="0-00-00T00:00:00Z">
        <w:r>
          <w:rPr>
            <w:rFonts w:eastAsia="Times New Roman" w:cs="Arial" w:ascii="Arial" w:hAnsi="Arial"/>
            <w:color w:val="000000"/>
            <w:sz w:val="23"/>
            <w:szCs w:val="23"/>
          </w:rPr>
          <w:t> It is used to define the AngularJs Application. It appoints the root element of an AngularJs application and it is kept near the &lt;body&gt; or &lt;html&gt; tag.</w:t>
        </w:r>
      </w:ins>
    </w:p>
    <w:p>
      <w:pPr>
        <w:pStyle w:val="Normal"/>
        <w:shd w:val="clear" w:color="auto" w:fill="FFFFFF"/>
        <w:spacing w:lineRule="auto" w:line="240" w:before="0" w:after="336"/>
        <w:rPr>
          <w:rFonts w:ascii="Arial" w:hAnsi="Arial" w:eastAsia="Times New Roman" w:cs="Arial"/>
          <w:color w:val="3A3A3A"/>
          <w:sz w:val="23"/>
          <w:szCs w:val="23"/>
        </w:rPr>
      </w:pPr>
      <w:ins w:id="501" w:author="Unknown" w:date="0-00-00T00:00:00Z">
        <w:r>
          <w:rPr>
            <w:rFonts w:eastAsia="Times New Roman" w:cs="Arial" w:ascii="Arial" w:hAnsi="Arial"/>
            <w:color w:val="000000"/>
            <w:sz w:val="23"/>
            <w:szCs w:val="23"/>
          </w:rPr>
          <w:t>We can define any number of ng-app directives inside the HTML document, but only one AngularJS application can be bootstrapped automatically (auto-bootstrapped) and the other applications need to be bootstrapped manually.</w:t>
        </w:r>
      </w:ins>
    </w:p>
    <w:p>
      <w:pPr>
        <w:pStyle w:val="Normal"/>
        <w:shd w:val="clear" w:color="auto" w:fill="FFFFFF"/>
        <w:spacing w:lineRule="auto" w:line="240" w:before="0" w:after="0"/>
        <w:rPr>
          <w:rFonts w:ascii="Arial" w:hAnsi="Arial" w:eastAsia="Times New Roman" w:cs="Arial"/>
          <w:color w:val="3A3A3A"/>
          <w:sz w:val="23"/>
          <w:szCs w:val="23"/>
        </w:rPr>
      </w:pPr>
      <w:ins w:id="502" w:author="Unknown" w:date="0-00-00T00:00:00Z">
        <w:r>
          <w:rPr>
            <w:rFonts w:eastAsia="Times New Roman" w:cs="Arial" w:ascii="Arial" w:hAnsi="Arial"/>
            <w:b/>
            <w:bCs/>
            <w:color w:val="000000"/>
            <w:sz w:val="23"/>
            <w:szCs w:val="23"/>
            <w:u w:val="single"/>
          </w:rPr>
          <w:t>Example: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03" w:author="Unknown" w:date="0-00-00T00:00:00Z">
        <w:r>
          <w:rPr>
            <w:rFonts w:eastAsia="Times New Roman" w:cs="Courier New" w:ascii="inherit" w:hAnsi="inherit"/>
            <w:color w:val="000000"/>
            <w:sz w:val="23"/>
            <w:szCs w:val="23"/>
          </w:rPr>
          <w:t>&lt;div ng-app=""&gt;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04" w:author="Unknown" w:date="0-00-00T00:00:00Z">
        <w:r>
          <w:rPr>
            <w:rFonts w:eastAsia="Times New Roman" w:cs="Courier New" w:ascii="inherit" w:hAnsi="inherit"/>
            <w:color w:val="000000"/>
            <w:sz w:val="23"/>
            <w:szCs w:val="23"/>
          </w:rPr>
          <w:t>&lt;p&gt;My first expression: {{157 + 122}} &lt;/p&gt;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05" w:author="Unknown" w:date="0-00-00T00:00:00Z">
        <w:r>
          <w:rPr>
            <w:rFonts w:eastAsia="Times New Roman" w:cs="Courier New" w:ascii="inherit" w:hAnsi="inherit"/>
            <w:color w:val="000000"/>
            <w:sz w:val="23"/>
            <w:szCs w:val="23"/>
          </w:rPr>
          <w:t>&lt;/div&gt;</w:t>
        </w:r>
      </w:ins>
    </w:p>
    <w:p>
      <w:pPr>
        <w:pStyle w:val="Normal"/>
        <w:shd w:val="clear" w:color="auto" w:fill="FFFFFF"/>
        <w:spacing w:lineRule="auto" w:line="240" w:before="0" w:after="0"/>
        <w:rPr>
          <w:rFonts w:ascii="Arial" w:hAnsi="Arial" w:eastAsia="Times New Roman" w:cs="Arial"/>
          <w:color w:val="3A3A3A"/>
          <w:sz w:val="23"/>
          <w:szCs w:val="23"/>
        </w:rPr>
      </w:pPr>
      <w:ins w:id="506" w:author="Unknown" w:date="0-00-00T00:00:00Z">
        <w:r>
          <w:rPr>
            <w:rFonts w:eastAsia="Times New Roman" w:cs="Arial" w:ascii="Arial" w:hAnsi="Arial"/>
            <w:b/>
            <w:bCs/>
            <w:color w:val="000000"/>
            <w:sz w:val="23"/>
            <w:szCs w:val="23"/>
          </w:rPr>
          <w:t>Q #28) What is ng-switch in AngularJs?</w:t>
        </w:r>
      </w:ins>
    </w:p>
    <w:p>
      <w:pPr>
        <w:pStyle w:val="Normal"/>
        <w:shd w:val="clear" w:color="auto" w:fill="FFFFFF"/>
        <w:spacing w:lineRule="auto" w:line="240" w:before="0" w:after="0"/>
        <w:rPr>
          <w:rFonts w:ascii="Arial" w:hAnsi="Arial" w:eastAsia="Times New Roman" w:cs="Arial"/>
          <w:color w:val="3A3A3A"/>
          <w:sz w:val="23"/>
          <w:szCs w:val="23"/>
        </w:rPr>
      </w:pPr>
      <w:ins w:id="507" w:author="Unknown" w:date="0-00-00T00:00:00Z">
        <w:r>
          <w:rPr>
            <w:rFonts w:eastAsia="Times New Roman" w:cs="Arial" w:ascii="Arial" w:hAnsi="Arial"/>
            <w:b/>
            <w:bCs/>
            <w:color w:val="000000"/>
            <w:sz w:val="23"/>
            <w:szCs w:val="23"/>
          </w:rPr>
          <w:t>Answer:</w:t>
        </w:r>
      </w:ins>
      <w:ins w:id="508" w:author="Unknown" w:date="0-00-00T00:00:00Z">
        <w:r>
          <w:rPr>
            <w:rFonts w:eastAsia="Times New Roman" w:cs="Arial" w:ascii="Arial" w:hAnsi="Arial"/>
            <w:color w:val="000000"/>
            <w:sz w:val="23"/>
            <w:szCs w:val="23"/>
          </w:rPr>
          <w:t> It is used to conditionally exchange the structure of DOM on a template which is based on a scope-based expression.</w:t>
        </w:r>
      </w:ins>
    </w:p>
    <w:p>
      <w:pPr>
        <w:pStyle w:val="Normal"/>
        <w:shd w:val="clear" w:color="auto" w:fill="FFFFFF"/>
        <w:spacing w:lineRule="auto" w:line="240" w:before="0" w:after="336"/>
        <w:rPr>
          <w:rFonts w:ascii="Arial" w:hAnsi="Arial" w:eastAsia="Times New Roman" w:cs="Arial"/>
          <w:color w:val="3A3A3A"/>
          <w:sz w:val="23"/>
          <w:szCs w:val="23"/>
        </w:rPr>
      </w:pPr>
      <w:ins w:id="509" w:author="Unknown" w:date="0-00-00T00:00:00Z">
        <w:r>
          <w:rPr>
            <w:rFonts w:eastAsia="Times New Roman" w:cs="Arial" w:ascii="Arial" w:hAnsi="Arial"/>
            <w:color w:val="000000"/>
            <w:sz w:val="23"/>
            <w:szCs w:val="23"/>
          </w:rPr>
          <w:t>This directive lets you show or hide the HTML element depending on the expression.</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10" w:author="Unknown" w:date="0-00-00T00:00:00Z">
        <w:r>
          <w:rPr>
            <w:rFonts w:eastAsia="Times New Roman" w:cs="Courier New" w:ascii="inherit" w:hAnsi="inherit"/>
            <w:color w:val="000000"/>
            <w:sz w:val="23"/>
            <w:szCs w:val="23"/>
          </w:rPr>
          <w:t>&lt;element ng-switch="expression"&gt;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11" w:author="Unknown" w:date="0-00-00T00:00:00Z">
        <w:r>
          <w:rPr>
            <w:rFonts w:eastAsia="Times New Roman" w:cs="Courier New" w:ascii="inherit" w:hAnsi="inherit"/>
            <w:color w:val="000000"/>
            <w:sz w:val="23"/>
            <w:szCs w:val="23"/>
          </w:rPr>
          <w:t>&lt;element ng-switch-when="value"&gt;&lt;/element&gt;</w:t>
        </w:r>
      </w:ins>
    </w:p>
    <w:p>
      <w:pPr>
        <w:pStyle w:val="Normal"/>
        <w:shd w:val="clear" w:color="auto" w:fill="FFFFFF"/>
        <w:spacing w:lineRule="auto" w:line="240" w:before="0" w:after="0"/>
        <w:rPr>
          <w:rFonts w:ascii="Arial" w:hAnsi="Arial" w:eastAsia="Times New Roman" w:cs="Arial"/>
          <w:color w:val="3A3A3A"/>
          <w:sz w:val="23"/>
          <w:szCs w:val="23"/>
        </w:rPr>
      </w:pPr>
      <w:ins w:id="512" w:author="Unknown" w:date="0-00-00T00:00:00Z">
        <w:r>
          <w:rPr>
            <w:rFonts w:eastAsia="Times New Roman" w:cs="Arial" w:ascii="Arial" w:hAnsi="Arial"/>
            <w:b/>
            <w:bCs/>
            <w:color w:val="000000"/>
            <w:sz w:val="23"/>
            <w:szCs w:val="23"/>
          </w:rPr>
          <w:t>Q #29) What is the use of a double-click event in AngularJs?</w:t>
        </w:r>
      </w:ins>
    </w:p>
    <w:p>
      <w:pPr>
        <w:pStyle w:val="Normal"/>
        <w:shd w:val="clear" w:color="auto" w:fill="FFFFFF"/>
        <w:spacing w:lineRule="auto" w:line="240" w:before="0" w:after="0"/>
        <w:rPr>
          <w:rFonts w:ascii="Arial" w:hAnsi="Arial" w:eastAsia="Times New Roman" w:cs="Arial"/>
          <w:color w:val="3A3A3A"/>
          <w:sz w:val="23"/>
          <w:szCs w:val="23"/>
        </w:rPr>
      </w:pPr>
      <w:ins w:id="513" w:author="Unknown" w:date="0-00-00T00:00:00Z">
        <w:r>
          <w:rPr>
            <w:rFonts w:eastAsia="Times New Roman" w:cs="Arial" w:ascii="Arial" w:hAnsi="Arial"/>
            <w:b/>
            <w:bCs/>
            <w:color w:val="000000"/>
            <w:sz w:val="23"/>
            <w:szCs w:val="23"/>
          </w:rPr>
          <w:t>Answer:</w:t>
        </w:r>
      </w:ins>
      <w:ins w:id="514" w:author="Unknown" w:date="0-00-00T00:00:00Z">
        <w:r>
          <w:rPr>
            <w:rFonts w:eastAsia="Times New Roman" w:cs="Arial" w:ascii="Arial" w:hAnsi="Arial"/>
            <w:color w:val="000000"/>
            <w:sz w:val="23"/>
            <w:szCs w:val="23"/>
          </w:rPr>
          <w:t> It allows you to specify the custom behavior on a double click event of the mouse on a web page. We can use it (ng-dblclick) as an attribute of the HTML element like,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15" w:author="Unknown" w:date="0-00-00T00:00:00Z">
        <w:r>
          <w:rPr>
            <w:rFonts w:eastAsia="Times New Roman" w:cs="Courier New" w:ascii="inherit" w:hAnsi="inherit"/>
            <w:color w:val="000000"/>
            <w:sz w:val="23"/>
            <w:szCs w:val="23"/>
          </w:rPr>
          <w:t xml:space="preserve">&lt;ANY_HTML_ELEMENT ng-dblclick="{expression}"&gt;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16" w:author="Unknown" w:date="0-00-00T00:00:00Z">
        <w:r>
          <w:rPr>
            <w:rFonts w:eastAsia="Times New Roman" w:cs="Courier New" w:ascii="inherit" w:hAnsi="inherit"/>
            <w:color w:val="000000"/>
            <w:sz w:val="23"/>
            <w:szCs w:val="23"/>
          </w:rPr>
          <w:t xml:space="preserve">...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17" w:author="Unknown" w:date="0-00-00T00:00:00Z">
        <w:r>
          <w:rPr>
            <w:rFonts w:eastAsia="Times New Roman" w:cs="Courier New" w:ascii="inherit" w:hAnsi="inherit"/>
            <w:color w:val="000000"/>
            <w:sz w:val="23"/>
            <w:szCs w:val="23"/>
          </w:rPr>
          <w:t>&lt;/ANY_HTML_ELEMENT&gt;</w:t>
        </w:r>
      </w:ins>
    </w:p>
    <w:p>
      <w:pPr>
        <w:pStyle w:val="Normal"/>
        <w:shd w:val="clear" w:color="auto" w:fill="FFFFFF"/>
        <w:spacing w:lineRule="auto" w:line="240" w:before="0" w:after="0"/>
        <w:rPr>
          <w:rFonts w:ascii="Arial" w:hAnsi="Arial" w:eastAsia="Times New Roman" w:cs="Arial"/>
          <w:color w:val="3A3A3A"/>
          <w:sz w:val="23"/>
          <w:szCs w:val="23"/>
        </w:rPr>
      </w:pPr>
      <w:ins w:id="518" w:author="Unknown" w:date="0-00-00T00:00:00Z">
        <w:r>
          <w:rPr>
            <w:rFonts w:eastAsia="Times New Roman" w:cs="Arial" w:ascii="Arial" w:hAnsi="Arial"/>
            <w:b/>
            <w:bCs/>
            <w:color w:val="000000"/>
            <w:sz w:val="23"/>
            <w:szCs w:val="23"/>
          </w:rPr>
          <w:t>Q #30) What are ng-include and ng-click directives in AngularJs?</w:t>
        </w:r>
      </w:ins>
    </w:p>
    <w:p>
      <w:pPr>
        <w:pStyle w:val="Normal"/>
        <w:shd w:val="clear" w:color="auto" w:fill="FFFFFF"/>
        <w:spacing w:lineRule="auto" w:line="240" w:before="0" w:after="0"/>
        <w:rPr>
          <w:rFonts w:ascii="Arial" w:hAnsi="Arial" w:eastAsia="Times New Roman" w:cs="Arial"/>
          <w:color w:val="3A3A3A"/>
          <w:sz w:val="23"/>
          <w:szCs w:val="23"/>
        </w:rPr>
      </w:pPr>
      <w:ins w:id="519" w:author="Unknown" w:date="0-00-00T00:00:00Z">
        <w:r>
          <w:rPr>
            <w:rFonts w:eastAsia="Times New Roman" w:cs="Arial" w:ascii="Arial" w:hAnsi="Arial"/>
            <w:b/>
            <w:bCs/>
            <w:color w:val="000000"/>
            <w:sz w:val="23"/>
            <w:szCs w:val="23"/>
          </w:rPr>
          <w:t>Answer:</w:t>
        </w:r>
      </w:ins>
    </w:p>
    <w:p>
      <w:pPr>
        <w:pStyle w:val="Normal"/>
        <w:shd w:val="clear" w:color="auto" w:fill="FFFFFF"/>
        <w:spacing w:lineRule="auto" w:line="240" w:before="0" w:after="0"/>
        <w:rPr>
          <w:rFonts w:ascii="Arial" w:hAnsi="Arial" w:eastAsia="Times New Roman" w:cs="Arial"/>
          <w:color w:val="3A3A3A"/>
          <w:sz w:val="23"/>
          <w:szCs w:val="23"/>
        </w:rPr>
      </w:pPr>
      <w:ins w:id="520" w:author="Unknown" w:date="0-00-00T00:00:00Z">
        <w:r>
          <w:rPr>
            <w:rFonts w:eastAsia="Times New Roman" w:cs="Arial" w:ascii="Arial" w:hAnsi="Arial"/>
            <w:b/>
            <w:bCs/>
            <w:color w:val="000000"/>
            <w:sz w:val="23"/>
            <w:szCs w:val="23"/>
          </w:rPr>
          <w:t>ng-include</w:t>
        </w:r>
      </w:ins>
      <w:ins w:id="521" w:author="Unknown" w:date="0-00-00T00:00:00Z">
        <w:r>
          <w:rPr>
            <w:rFonts w:eastAsia="Times New Roman" w:cs="Arial" w:ascii="Arial" w:hAnsi="Arial"/>
            <w:color w:val="000000"/>
            <w:sz w:val="23"/>
            <w:szCs w:val="23"/>
          </w:rPr>
          <w:t> helps to include different files on the main page. The ng-include directive includes HTML from an external file.</w:t>
        </w:r>
      </w:ins>
    </w:p>
    <w:p>
      <w:pPr>
        <w:pStyle w:val="Normal"/>
        <w:shd w:val="clear" w:color="auto" w:fill="FFFFFF"/>
        <w:spacing w:lineRule="auto" w:line="240" w:before="0" w:after="336"/>
        <w:rPr>
          <w:rFonts w:ascii="Arial" w:hAnsi="Arial" w:eastAsia="Times New Roman" w:cs="Arial"/>
          <w:color w:val="3A3A3A"/>
          <w:sz w:val="23"/>
          <w:szCs w:val="23"/>
        </w:rPr>
      </w:pPr>
      <w:ins w:id="522" w:author="Unknown" w:date="0-00-00T00:00:00Z">
        <w:r>
          <w:rPr>
            <w:rFonts w:eastAsia="Times New Roman" w:cs="Arial" w:ascii="Arial" w:hAnsi="Arial"/>
            <w:color w:val="000000"/>
            <w:sz w:val="23"/>
            <w:szCs w:val="23"/>
          </w:rPr>
          <w:t>The included content will be included as child nodes of the specified element. The value of the ng-include attribute can also be an expression, returning a filename.</w:t>
        </w:r>
      </w:ins>
    </w:p>
    <w:p>
      <w:pPr>
        <w:pStyle w:val="Normal"/>
        <w:shd w:val="clear" w:color="auto" w:fill="FFFFFF"/>
        <w:spacing w:lineRule="auto" w:line="240" w:before="0" w:after="336"/>
        <w:rPr>
          <w:rFonts w:ascii="Arial" w:hAnsi="Arial" w:eastAsia="Times New Roman" w:cs="Arial"/>
          <w:color w:val="3A3A3A"/>
          <w:sz w:val="23"/>
          <w:szCs w:val="23"/>
        </w:rPr>
      </w:pPr>
      <w:ins w:id="523" w:author="Unknown" w:date="0-00-00T00:00:00Z">
        <w:r>
          <w:rPr>
            <w:rFonts w:eastAsia="Times New Roman" w:cs="Arial" w:ascii="Arial" w:hAnsi="Arial"/>
            <w:color w:val="000000"/>
            <w:sz w:val="23"/>
            <w:szCs w:val="23"/>
          </w:rPr>
          <w:t>By default, the included file must be located on the same domain as the document.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24" w:author="Unknown" w:date="0-00-00T00:00:00Z">
        <w:r>
          <w:rPr>
            <w:rFonts w:eastAsia="Times New Roman" w:cs="Courier New" w:ascii="inherit" w:hAnsi="inherit"/>
            <w:color w:val="000000"/>
            <w:sz w:val="23"/>
            <w:szCs w:val="23"/>
          </w:rPr>
          <w:t>&lt;div ng-include="'myFile.htm'"&gt;&lt;/div&gt;</w:t>
        </w:r>
      </w:ins>
    </w:p>
    <w:p>
      <w:pPr>
        <w:pStyle w:val="Normal"/>
        <w:shd w:val="clear" w:color="auto" w:fill="FFFFFF"/>
        <w:spacing w:lineRule="auto" w:line="240" w:before="0" w:after="336"/>
        <w:rPr>
          <w:rFonts w:ascii="Arial" w:hAnsi="Arial" w:eastAsia="Times New Roman" w:cs="Arial"/>
          <w:color w:val="3A3A3A"/>
          <w:sz w:val="23"/>
          <w:szCs w:val="23"/>
        </w:rPr>
      </w:pPr>
      <w:ins w:id="525" w:author="Unknown" w:date="0-00-00T00:00:00Z">
        <w:r>
          <w:rPr>
            <w:rFonts w:eastAsia="Times New Roman" w:cs="Arial" w:ascii="Arial" w:hAnsi="Arial"/>
            <w:color w:val="000000"/>
            <w:sz w:val="23"/>
            <w:szCs w:val="23"/>
          </w:rPr>
          <w:t>ng-click can be used in scenarios like when you click on a button or when you want to do any operation. It tells AngularJS what to do when an HTML element is clicked.</w:t>
        </w:r>
      </w:ins>
    </w:p>
    <w:p>
      <w:pPr>
        <w:pStyle w:val="Normal"/>
        <w:shd w:val="clear" w:color="auto" w:fill="FFFFFF"/>
        <w:spacing w:lineRule="auto" w:line="240" w:before="0" w:after="0"/>
        <w:rPr>
          <w:rFonts w:ascii="Arial" w:hAnsi="Arial" w:eastAsia="Times New Roman" w:cs="Arial"/>
          <w:color w:val="3A3A3A"/>
          <w:sz w:val="23"/>
          <w:szCs w:val="23"/>
        </w:rPr>
      </w:pPr>
      <w:ins w:id="526" w:author="Unknown" w:date="0-00-00T00:00:00Z">
        <w:r>
          <w:rPr>
            <w:rFonts w:eastAsia="Times New Roman" w:cs="Arial" w:ascii="Arial" w:hAnsi="Arial"/>
            <w:b/>
            <w:bCs/>
            <w:color w:val="000000"/>
            <w:sz w:val="23"/>
            <w:szCs w:val="23"/>
            <w:u w:val="single"/>
          </w:rPr>
          <w:t>Example:</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27" w:author="Unknown" w:date="0-00-00T00:00:00Z">
        <w:r>
          <w:rPr>
            <w:rFonts w:eastAsia="Times New Roman" w:cs="Courier New" w:ascii="inherit" w:hAnsi="inherit"/>
            <w:color w:val="000000"/>
            <w:sz w:val="23"/>
            <w:szCs w:val="23"/>
          </w:rPr>
          <w:t>&lt;button ng-click="count = count + 1" ng-init="count=0"&gt;OK&lt;/button&gt;</w:t>
        </w:r>
      </w:ins>
    </w:p>
    <w:p>
      <w:pPr>
        <w:pStyle w:val="Normal"/>
        <w:shd w:val="clear" w:color="auto" w:fill="FFFFFF"/>
        <w:spacing w:lineRule="auto" w:line="240" w:before="0" w:after="336"/>
        <w:rPr>
          <w:rFonts w:ascii="Arial" w:hAnsi="Arial" w:eastAsia="Times New Roman" w:cs="Arial"/>
          <w:color w:val="3A3A3A"/>
          <w:sz w:val="23"/>
          <w:szCs w:val="23"/>
        </w:rPr>
      </w:pPr>
      <w:ins w:id="528" w:author="Unknown" w:date="0-00-00T00:00:00Z">
        <w:r>
          <w:rPr>
            <w:rFonts w:eastAsia="Times New Roman" w:cs="Arial" w:ascii="Arial" w:hAnsi="Arial"/>
            <w:color w:val="000000"/>
            <w:sz w:val="23"/>
            <w:szCs w:val="23"/>
          </w:rPr>
          <w:t>The above code will increase the count variable by one whenever the button is clicked.</w:t>
        </w:r>
      </w:ins>
    </w:p>
    <w:p>
      <w:pPr>
        <w:pStyle w:val="Normal"/>
        <w:shd w:val="clear" w:color="auto" w:fill="FFFFFF"/>
        <w:spacing w:lineRule="auto" w:line="240" w:before="0" w:after="0"/>
        <w:rPr>
          <w:rFonts w:ascii="Arial" w:hAnsi="Arial" w:eastAsia="Times New Roman" w:cs="Arial"/>
          <w:color w:val="3A3A3A"/>
          <w:sz w:val="23"/>
          <w:szCs w:val="23"/>
        </w:rPr>
      </w:pPr>
      <w:ins w:id="529" w:author="Unknown" w:date="0-00-00T00:00:00Z">
        <w:r>
          <w:rPr>
            <w:rFonts w:eastAsia="Times New Roman" w:cs="Arial" w:ascii="Arial" w:hAnsi="Arial"/>
            <w:b/>
            <w:bCs/>
            <w:color w:val="000000"/>
            <w:sz w:val="23"/>
            <w:szCs w:val="23"/>
          </w:rPr>
          <w:t>Q #31) What is a representational state transfer(REST) in AngularJs?</w:t>
        </w:r>
      </w:ins>
    </w:p>
    <w:p>
      <w:pPr>
        <w:pStyle w:val="Normal"/>
        <w:shd w:val="clear" w:color="auto" w:fill="FFFFFF"/>
        <w:spacing w:lineRule="auto" w:line="240" w:before="0" w:after="0"/>
        <w:rPr>
          <w:rFonts w:ascii="Arial" w:hAnsi="Arial" w:eastAsia="Times New Roman" w:cs="Arial"/>
          <w:color w:val="3A3A3A"/>
          <w:sz w:val="23"/>
          <w:szCs w:val="23"/>
        </w:rPr>
      </w:pPr>
      <w:ins w:id="530" w:author="Unknown" w:date="0-00-00T00:00:00Z">
        <w:r>
          <w:rPr>
            <w:rFonts w:eastAsia="Times New Roman" w:cs="Arial" w:ascii="Arial" w:hAnsi="Arial"/>
            <w:b/>
            <w:bCs/>
            <w:color w:val="000000"/>
            <w:sz w:val="23"/>
            <w:szCs w:val="23"/>
          </w:rPr>
          <w:t>Answer:</w:t>
        </w:r>
      </w:ins>
      <w:ins w:id="531" w:author="Unknown" w:date="0-00-00T00:00:00Z">
        <w:r>
          <w:rPr>
            <w:rFonts w:eastAsia="Times New Roman" w:cs="Arial" w:ascii="Arial" w:hAnsi="Arial"/>
            <w:color w:val="000000"/>
            <w:sz w:val="23"/>
            <w:szCs w:val="23"/>
          </w:rPr>
          <w:t> REST is an API style that operates over the HTTP request.</w:t>
        </w:r>
      </w:ins>
    </w:p>
    <w:p>
      <w:pPr>
        <w:pStyle w:val="Normal"/>
        <w:shd w:val="clear" w:color="auto" w:fill="FFFFFF"/>
        <w:spacing w:lineRule="auto" w:line="240" w:before="0" w:after="336"/>
        <w:rPr>
          <w:rFonts w:ascii="Arial" w:hAnsi="Arial" w:eastAsia="Times New Roman" w:cs="Arial"/>
          <w:color w:val="3A3A3A"/>
          <w:sz w:val="23"/>
          <w:szCs w:val="23"/>
        </w:rPr>
      </w:pPr>
      <w:ins w:id="532" w:author="Unknown" w:date="0-00-00T00:00:00Z">
        <w:r>
          <w:rPr>
            <w:rFonts w:eastAsia="Times New Roman" w:cs="Arial" w:ascii="Arial" w:hAnsi="Arial"/>
            <w:color w:val="000000"/>
            <w:sz w:val="23"/>
            <w:szCs w:val="23"/>
          </w:rPr>
          <w:t>The requested URL identifies the data to be operated on, and the HTTP method identifies the operation that is to be performed. REST is a style of API rather than a formal specification, and there is a lot of debate and disagreement about what is and isn’t RESTful, which is a term used to indicate an API that follows the REST style.</w:t>
        </w:r>
      </w:ins>
    </w:p>
    <w:p>
      <w:pPr>
        <w:pStyle w:val="Normal"/>
        <w:shd w:val="clear" w:color="auto" w:fill="FFFFFF"/>
        <w:spacing w:lineRule="auto" w:line="240" w:before="0" w:after="336"/>
        <w:rPr>
          <w:rFonts w:ascii="Arial" w:hAnsi="Arial" w:eastAsia="Times New Roman" w:cs="Arial"/>
          <w:color w:val="3A3A3A"/>
          <w:sz w:val="23"/>
          <w:szCs w:val="23"/>
        </w:rPr>
      </w:pPr>
      <w:ins w:id="533" w:author="Unknown" w:date="0-00-00T00:00:00Z">
        <w:r>
          <w:rPr>
            <w:rFonts w:eastAsia="Times New Roman" w:cs="Arial" w:ascii="Arial" w:hAnsi="Arial"/>
            <w:color w:val="000000"/>
            <w:sz w:val="23"/>
            <w:szCs w:val="23"/>
          </w:rPr>
          <w:t>AngularJS is flexible about how RESTful web services are consumed.</w:t>
        </w:r>
      </w:ins>
    </w:p>
    <w:p>
      <w:pPr>
        <w:pStyle w:val="Normal"/>
        <w:shd w:val="clear" w:color="auto" w:fill="FFFFFF"/>
        <w:spacing w:lineRule="auto" w:line="240" w:before="0" w:after="0"/>
        <w:rPr>
          <w:rFonts w:ascii="Arial" w:hAnsi="Arial" w:eastAsia="Times New Roman" w:cs="Arial"/>
          <w:color w:val="3A3A3A"/>
          <w:sz w:val="23"/>
          <w:szCs w:val="23"/>
        </w:rPr>
      </w:pPr>
      <w:ins w:id="534" w:author="Unknown" w:date="0-00-00T00:00:00Z">
        <w:r>
          <w:rPr>
            <w:rFonts w:eastAsia="Times New Roman" w:cs="Arial" w:ascii="Arial" w:hAnsi="Arial"/>
            <w:b/>
            <w:bCs/>
            <w:color w:val="000000"/>
            <w:sz w:val="23"/>
            <w:szCs w:val="23"/>
          </w:rPr>
          <w:t>Q #32) What are the AngularJs Global API?</w:t>
        </w:r>
      </w:ins>
    </w:p>
    <w:p>
      <w:pPr>
        <w:pStyle w:val="Normal"/>
        <w:shd w:val="clear" w:color="auto" w:fill="FFFFFF"/>
        <w:spacing w:lineRule="auto" w:line="240" w:before="0" w:after="0"/>
        <w:rPr>
          <w:rFonts w:ascii="Arial" w:hAnsi="Arial" w:eastAsia="Times New Roman" w:cs="Arial"/>
          <w:color w:val="3A3A3A"/>
          <w:sz w:val="23"/>
          <w:szCs w:val="23"/>
        </w:rPr>
      </w:pPr>
      <w:ins w:id="535" w:author="Unknown" w:date="0-00-00T00:00:00Z">
        <w:r>
          <w:rPr>
            <w:rFonts w:eastAsia="Times New Roman" w:cs="Arial" w:ascii="Arial" w:hAnsi="Arial"/>
            <w:b/>
            <w:bCs/>
            <w:color w:val="000000"/>
            <w:sz w:val="23"/>
            <w:szCs w:val="23"/>
          </w:rPr>
          <w:t>Answer:</w:t>
        </w:r>
      </w:ins>
      <w:ins w:id="536" w:author="Unknown" w:date="0-00-00T00:00:00Z">
        <w:r>
          <w:rPr>
            <w:rFonts w:eastAsia="Times New Roman" w:cs="Arial" w:ascii="Arial" w:hAnsi="Arial"/>
            <w:color w:val="000000"/>
            <w:sz w:val="23"/>
            <w:szCs w:val="23"/>
          </w:rPr>
          <w:t> It is a combination of global JavaScript function which is used to perform tasks like comparing objects, iterating objects and converting data.</w:t>
        </w:r>
      </w:ins>
    </w:p>
    <w:p>
      <w:pPr>
        <w:pStyle w:val="Normal"/>
        <w:shd w:val="clear" w:color="auto" w:fill="FFFFFF"/>
        <w:spacing w:lineRule="auto" w:line="240" w:before="0" w:after="0"/>
        <w:rPr>
          <w:rFonts w:ascii="Arial" w:hAnsi="Arial" w:eastAsia="Times New Roman" w:cs="Arial"/>
          <w:color w:val="3A3A3A"/>
          <w:sz w:val="23"/>
          <w:szCs w:val="23"/>
        </w:rPr>
      </w:pPr>
      <w:ins w:id="537" w:author="Unknown" w:date="0-00-00T00:00:00Z">
        <w:r>
          <w:rPr>
            <w:rFonts w:eastAsia="Times New Roman" w:cs="Arial" w:ascii="Arial" w:hAnsi="Arial"/>
            <w:b/>
            <w:bCs/>
            <w:color w:val="000000"/>
            <w:sz w:val="23"/>
            <w:szCs w:val="23"/>
          </w:rPr>
          <w:t>There are some common API functions like:</w:t>
        </w:r>
      </w:ins>
    </w:p>
    <w:p>
      <w:pPr>
        <w:pStyle w:val="Normal"/>
        <w:numPr>
          <w:ilvl w:val="0"/>
          <w:numId w:val="120"/>
        </w:numPr>
        <w:shd w:val="clear" w:color="auto" w:fill="FFFFFF"/>
        <w:spacing w:lineRule="auto" w:line="240" w:before="0" w:after="0"/>
        <w:rPr>
          <w:rFonts w:ascii="Arial" w:hAnsi="Arial" w:eastAsia="Times New Roman" w:cs="Arial"/>
          <w:color w:val="3A3A3A"/>
          <w:sz w:val="23"/>
          <w:szCs w:val="23"/>
        </w:rPr>
      </w:pPr>
      <w:ins w:id="538" w:author="Unknown" w:date="0-00-00T00:00:00Z">
        <w:r>
          <w:rPr>
            <w:rFonts w:eastAsia="Times New Roman" w:cs="Arial" w:ascii="Arial" w:hAnsi="Arial"/>
            <w:b/>
            <w:bCs/>
            <w:color w:val="000000"/>
            <w:sz w:val="23"/>
            <w:szCs w:val="23"/>
          </w:rPr>
          <w:t>angular. lowercase:</w:t>
        </w:r>
      </w:ins>
      <w:ins w:id="539" w:author="Unknown" w:date="0-00-00T00:00:00Z">
        <w:r>
          <w:rPr>
            <w:rFonts w:eastAsia="Times New Roman" w:cs="Arial" w:ascii="Arial" w:hAnsi="Arial"/>
            <w:color w:val="000000"/>
            <w:sz w:val="23"/>
            <w:szCs w:val="23"/>
          </w:rPr>
          <w:t> It converts a string to lowercase string.</w:t>
        </w:r>
      </w:ins>
    </w:p>
    <w:p>
      <w:pPr>
        <w:pStyle w:val="Normal"/>
        <w:numPr>
          <w:ilvl w:val="0"/>
          <w:numId w:val="120"/>
        </w:numPr>
        <w:shd w:val="clear" w:color="auto" w:fill="FFFFFF"/>
        <w:spacing w:lineRule="auto" w:line="240" w:before="0" w:after="0"/>
        <w:rPr>
          <w:rFonts w:ascii="Arial" w:hAnsi="Arial" w:eastAsia="Times New Roman" w:cs="Arial"/>
          <w:color w:val="3A3A3A"/>
          <w:sz w:val="23"/>
          <w:szCs w:val="23"/>
        </w:rPr>
      </w:pPr>
      <w:ins w:id="540" w:author="Unknown" w:date="0-00-00T00:00:00Z">
        <w:r>
          <w:rPr>
            <w:rFonts w:eastAsia="Times New Roman" w:cs="Arial" w:ascii="Arial" w:hAnsi="Arial"/>
            <w:b/>
            <w:bCs/>
            <w:color w:val="000000"/>
            <w:sz w:val="23"/>
            <w:szCs w:val="23"/>
          </w:rPr>
          <w:t>angular. uppercase:</w:t>
        </w:r>
      </w:ins>
      <w:ins w:id="541" w:author="Unknown" w:date="0-00-00T00:00:00Z">
        <w:r>
          <w:rPr>
            <w:rFonts w:eastAsia="Times New Roman" w:cs="Arial" w:ascii="Arial" w:hAnsi="Arial"/>
            <w:color w:val="000000"/>
            <w:sz w:val="23"/>
            <w:szCs w:val="23"/>
          </w:rPr>
          <w:t> It converts a string to uppercase string.</w:t>
        </w:r>
      </w:ins>
    </w:p>
    <w:p>
      <w:pPr>
        <w:pStyle w:val="Normal"/>
        <w:numPr>
          <w:ilvl w:val="0"/>
          <w:numId w:val="120"/>
        </w:numPr>
        <w:shd w:val="clear" w:color="auto" w:fill="FFFFFF"/>
        <w:spacing w:lineRule="auto" w:line="240" w:before="0" w:after="0"/>
        <w:rPr>
          <w:rFonts w:ascii="Arial" w:hAnsi="Arial" w:eastAsia="Times New Roman" w:cs="Arial"/>
          <w:color w:val="3A3A3A"/>
          <w:sz w:val="23"/>
          <w:szCs w:val="23"/>
        </w:rPr>
      </w:pPr>
      <w:ins w:id="542" w:author="Unknown" w:date="0-00-00T00:00:00Z">
        <w:r>
          <w:rPr>
            <w:rFonts w:eastAsia="Times New Roman" w:cs="Arial" w:ascii="Arial" w:hAnsi="Arial"/>
            <w:b/>
            <w:bCs/>
            <w:color w:val="000000"/>
            <w:sz w:val="23"/>
            <w:szCs w:val="23"/>
          </w:rPr>
          <w:t>angular. isString: </w:t>
        </w:r>
      </w:ins>
      <w:ins w:id="543" w:author="Unknown" w:date="0-00-00T00:00:00Z">
        <w:r>
          <w:rPr>
            <w:rFonts w:eastAsia="Times New Roman" w:cs="Arial" w:ascii="Arial" w:hAnsi="Arial"/>
            <w:color w:val="000000"/>
            <w:sz w:val="23"/>
            <w:szCs w:val="23"/>
          </w:rPr>
          <w:t>It will return true if the current reference is a string.</w:t>
        </w:r>
      </w:ins>
    </w:p>
    <w:p>
      <w:pPr>
        <w:pStyle w:val="Normal"/>
        <w:numPr>
          <w:ilvl w:val="0"/>
          <w:numId w:val="120"/>
        </w:numPr>
        <w:shd w:val="clear" w:color="auto" w:fill="FFFFFF"/>
        <w:spacing w:lineRule="auto" w:line="240" w:before="0" w:after="0"/>
        <w:rPr>
          <w:rFonts w:ascii="Arial" w:hAnsi="Arial" w:eastAsia="Times New Roman" w:cs="Arial"/>
          <w:color w:val="3A3A3A"/>
          <w:sz w:val="23"/>
          <w:szCs w:val="23"/>
        </w:rPr>
      </w:pPr>
      <w:ins w:id="544" w:author="Unknown" w:date="0-00-00T00:00:00Z">
        <w:r>
          <w:rPr>
            <w:rFonts w:eastAsia="Times New Roman" w:cs="Arial" w:ascii="Arial" w:hAnsi="Arial"/>
            <w:b/>
            <w:bCs/>
            <w:color w:val="000000"/>
            <w:sz w:val="23"/>
            <w:szCs w:val="23"/>
          </w:rPr>
          <w:t>angular. isNumber:</w:t>
        </w:r>
      </w:ins>
      <w:ins w:id="545" w:author="Unknown" w:date="0-00-00T00:00:00Z">
        <w:r>
          <w:rPr>
            <w:rFonts w:eastAsia="Times New Roman" w:cs="Arial" w:ascii="Arial" w:hAnsi="Arial"/>
            <w:color w:val="000000"/>
            <w:sz w:val="23"/>
            <w:szCs w:val="23"/>
          </w:rPr>
          <w:t> It will return true if the current reference is a number.</w:t>
        </w:r>
      </w:ins>
    </w:p>
    <w:p>
      <w:pPr>
        <w:pStyle w:val="Normal"/>
        <w:shd w:val="clear" w:color="auto" w:fill="FFFFFF"/>
        <w:spacing w:lineRule="auto" w:line="240" w:before="0" w:after="0"/>
        <w:rPr>
          <w:rFonts w:ascii="Arial" w:hAnsi="Arial" w:eastAsia="Times New Roman" w:cs="Arial"/>
          <w:color w:val="3A3A3A"/>
          <w:sz w:val="23"/>
          <w:szCs w:val="23"/>
        </w:rPr>
      </w:pPr>
      <w:ins w:id="546" w:author="Unknown" w:date="0-00-00T00:00:00Z">
        <w:r>
          <w:rPr>
            <w:rFonts w:eastAsia="Times New Roman" w:cs="Arial" w:ascii="Arial" w:hAnsi="Arial"/>
            <w:b/>
            <w:bCs/>
            <w:color w:val="000000"/>
            <w:sz w:val="23"/>
            <w:szCs w:val="23"/>
          </w:rPr>
          <w:t>Q #33) What is a provider method in AngularJs?</w:t>
        </w:r>
      </w:ins>
    </w:p>
    <w:p>
      <w:pPr>
        <w:pStyle w:val="Normal"/>
        <w:shd w:val="clear" w:color="auto" w:fill="FFFFFF"/>
        <w:spacing w:lineRule="auto" w:line="240" w:before="0" w:after="0"/>
        <w:rPr>
          <w:rFonts w:ascii="Arial" w:hAnsi="Arial" w:eastAsia="Times New Roman" w:cs="Arial"/>
          <w:color w:val="3A3A3A"/>
          <w:sz w:val="23"/>
          <w:szCs w:val="23"/>
        </w:rPr>
      </w:pPr>
      <w:ins w:id="547" w:author="Unknown" w:date="0-00-00T00:00:00Z">
        <w:r>
          <w:rPr>
            <w:rFonts w:eastAsia="Times New Roman" w:cs="Arial" w:ascii="Arial" w:hAnsi="Arial"/>
            <w:b/>
            <w:bCs/>
            <w:color w:val="000000"/>
            <w:sz w:val="23"/>
            <w:szCs w:val="23"/>
          </w:rPr>
          <w:t>Answer:</w:t>
        </w:r>
      </w:ins>
      <w:ins w:id="548" w:author="Unknown" w:date="0-00-00T00:00:00Z">
        <w:r>
          <w:rPr>
            <w:rFonts w:eastAsia="Times New Roman" w:cs="Arial" w:ascii="Arial" w:hAnsi="Arial"/>
            <w:color w:val="000000"/>
            <w:sz w:val="23"/>
            <w:szCs w:val="23"/>
          </w:rPr>
          <w:t> A provider is an object which creates a service object by allowing to take more control.</w:t>
        </w:r>
      </w:ins>
    </w:p>
    <w:p>
      <w:pPr>
        <w:pStyle w:val="Normal"/>
        <w:shd w:val="clear" w:color="auto" w:fill="FFFFFF"/>
        <w:spacing w:lineRule="auto" w:line="240" w:before="0" w:after="336"/>
        <w:rPr>
          <w:rFonts w:ascii="Arial" w:hAnsi="Arial" w:eastAsia="Times New Roman" w:cs="Arial"/>
          <w:color w:val="3A3A3A"/>
          <w:sz w:val="23"/>
          <w:szCs w:val="23"/>
        </w:rPr>
      </w:pPr>
      <w:ins w:id="549" w:author="Unknown" w:date="0-00-00T00:00:00Z">
        <w:r>
          <w:rPr>
            <w:rFonts w:eastAsia="Times New Roman" w:cs="Arial" w:ascii="Arial" w:hAnsi="Arial"/>
            <w:color w:val="000000"/>
            <w:sz w:val="23"/>
            <w:szCs w:val="23"/>
          </w:rPr>
          <w:t>$get() method is used in the provider which returns the service object. The service name and the factory function are the arguments that are passed into the provider method. AngularJS uses $provide to register new providers.</w:t>
        </w:r>
      </w:ins>
    </w:p>
    <w:p>
      <w:pPr>
        <w:pStyle w:val="Normal"/>
        <w:shd w:val="clear" w:color="auto" w:fill="FFFFFF"/>
        <w:spacing w:lineRule="auto" w:line="240" w:before="0" w:after="0"/>
        <w:rPr>
          <w:rFonts w:ascii="Arial" w:hAnsi="Arial" w:eastAsia="Times New Roman" w:cs="Arial"/>
          <w:color w:val="3A3A3A"/>
          <w:sz w:val="23"/>
          <w:szCs w:val="23"/>
        </w:rPr>
      </w:pPr>
      <w:ins w:id="550" w:author="Unknown" w:date="0-00-00T00:00:00Z">
        <w:r>
          <w:rPr>
            <w:rFonts w:eastAsia="Times New Roman" w:cs="Arial" w:ascii="Arial" w:hAnsi="Arial"/>
            <w:b/>
            <w:bCs/>
            <w:color w:val="000000"/>
            <w:sz w:val="23"/>
            <w:szCs w:val="23"/>
          </w:rPr>
          <w:t>Syntax: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51" w:author="Unknown" w:date="0-00-00T00:00:00Z">
        <w:r>
          <w:rPr>
            <w:rFonts w:eastAsia="Times New Roman" w:cs="Courier New" w:ascii="inherit" w:hAnsi="inherit"/>
            <w:color w:val="000000"/>
            <w:sz w:val="23"/>
            <w:szCs w:val="23"/>
          </w:rPr>
          <w:t xml:space="preserve"> </w:t>
        </w:r>
      </w:ins>
      <w:ins w:id="552" w:author="Unknown" w:date="0-00-00T00:00:00Z">
        <w:r>
          <w:rPr>
            <w:rFonts w:eastAsia="Times New Roman" w:cs="Courier New" w:ascii="inherit" w:hAnsi="inherit"/>
            <w:color w:val="000000"/>
            <w:sz w:val="23"/>
            <w:szCs w:val="23"/>
          </w:rPr>
          <w:t>serviceApp.provider("logService", function ())</w:t>
        </w:r>
      </w:ins>
    </w:p>
    <w:p>
      <w:pPr>
        <w:pStyle w:val="Normal"/>
        <w:shd w:val="clear" w:color="auto" w:fill="FFFFFF"/>
        <w:spacing w:lineRule="auto" w:line="240" w:before="0" w:after="0"/>
        <w:rPr>
          <w:rFonts w:ascii="Arial" w:hAnsi="Arial" w:eastAsia="Times New Roman" w:cs="Arial"/>
          <w:color w:val="3A3A3A"/>
          <w:sz w:val="23"/>
          <w:szCs w:val="23"/>
        </w:rPr>
      </w:pPr>
      <w:ins w:id="553" w:author="Unknown" w:date="0-00-00T00:00:00Z">
        <w:r>
          <w:rPr>
            <w:rFonts w:eastAsia="Times New Roman" w:cs="Arial" w:ascii="Arial" w:hAnsi="Arial"/>
            <w:b/>
            <w:bCs/>
            <w:color w:val="000000"/>
            <w:sz w:val="23"/>
            <w:szCs w:val="23"/>
          </w:rPr>
          <w:t>Q #34) What is Event Handling?</w:t>
        </w:r>
      </w:ins>
    </w:p>
    <w:p>
      <w:pPr>
        <w:pStyle w:val="Normal"/>
        <w:shd w:val="clear" w:color="auto" w:fill="FFFFFF"/>
        <w:spacing w:lineRule="auto" w:line="240" w:before="0" w:after="0"/>
        <w:rPr>
          <w:rFonts w:ascii="Arial" w:hAnsi="Arial" w:eastAsia="Times New Roman" w:cs="Arial"/>
          <w:color w:val="3A3A3A"/>
          <w:sz w:val="23"/>
          <w:szCs w:val="23"/>
        </w:rPr>
      </w:pPr>
      <w:ins w:id="554" w:author="Unknown" w:date="0-00-00T00:00:00Z">
        <w:r>
          <w:rPr>
            <w:rFonts w:eastAsia="Times New Roman" w:cs="Arial" w:ascii="Arial" w:hAnsi="Arial"/>
            <w:b/>
            <w:bCs/>
            <w:color w:val="000000"/>
            <w:sz w:val="23"/>
            <w:szCs w:val="23"/>
          </w:rPr>
          <w:t>Answer:</w:t>
        </w:r>
      </w:ins>
      <w:ins w:id="555" w:author="Unknown" w:date="0-00-00T00:00:00Z">
        <w:r>
          <w:rPr>
            <w:rFonts w:eastAsia="Times New Roman" w:cs="Arial" w:ascii="Arial" w:hAnsi="Arial"/>
            <w:color w:val="000000"/>
            <w:sz w:val="23"/>
            <w:szCs w:val="23"/>
          </w:rPr>
          <w:t> Event handling in AngularJs is very useful when you want to create advance AngularJs applications.</w:t>
        </w:r>
      </w:ins>
    </w:p>
    <w:p>
      <w:pPr>
        <w:pStyle w:val="Normal"/>
        <w:shd w:val="clear" w:color="auto" w:fill="FFFFFF"/>
        <w:spacing w:lineRule="auto" w:line="240" w:before="0" w:after="336"/>
        <w:rPr>
          <w:rFonts w:ascii="Arial" w:hAnsi="Arial" w:eastAsia="Times New Roman" w:cs="Arial"/>
          <w:color w:val="3A3A3A"/>
          <w:sz w:val="23"/>
          <w:szCs w:val="23"/>
        </w:rPr>
      </w:pPr>
      <w:ins w:id="556" w:author="Unknown" w:date="0-00-00T00:00:00Z">
        <w:r>
          <w:rPr>
            <w:rFonts w:eastAsia="Times New Roman" w:cs="Arial" w:ascii="Arial" w:hAnsi="Arial"/>
            <w:color w:val="000000"/>
            <w:sz w:val="23"/>
            <w:szCs w:val="23"/>
          </w:rPr>
          <w:t>We need to handle DOM events like mouse clicks, moves, keyboard presses, change events and so on. AngularJs has some listener directives like ng-click, ng-dbl-click, ng-mousedown, ng-keydown, ng-keyup etc.</w:t>
        </w:r>
      </w:ins>
    </w:p>
    <w:p>
      <w:pPr>
        <w:pStyle w:val="Normal"/>
        <w:shd w:val="clear" w:color="auto" w:fill="FFFFFF"/>
        <w:spacing w:lineRule="auto" w:line="240" w:before="0" w:after="0"/>
        <w:rPr>
          <w:rFonts w:ascii="Arial" w:hAnsi="Arial" w:eastAsia="Times New Roman" w:cs="Arial"/>
          <w:color w:val="3A3A3A"/>
          <w:sz w:val="23"/>
          <w:szCs w:val="23"/>
        </w:rPr>
      </w:pPr>
      <w:ins w:id="557" w:author="Unknown" w:date="0-00-00T00:00:00Z">
        <w:r>
          <w:rPr>
            <w:rFonts w:eastAsia="Times New Roman" w:cs="Arial" w:ascii="Arial" w:hAnsi="Arial"/>
            <w:b/>
            <w:bCs/>
            <w:color w:val="000000"/>
            <w:sz w:val="23"/>
            <w:szCs w:val="23"/>
          </w:rPr>
          <w:t>Q #35) What is AngularJs DOM?</w:t>
        </w:r>
      </w:ins>
    </w:p>
    <w:p>
      <w:pPr>
        <w:pStyle w:val="Normal"/>
        <w:shd w:val="clear" w:color="auto" w:fill="FFFFFF"/>
        <w:spacing w:lineRule="auto" w:line="240" w:before="0" w:after="0"/>
        <w:rPr>
          <w:rFonts w:ascii="Arial" w:hAnsi="Arial" w:eastAsia="Times New Roman" w:cs="Arial"/>
          <w:color w:val="3A3A3A"/>
          <w:sz w:val="23"/>
          <w:szCs w:val="23"/>
        </w:rPr>
      </w:pPr>
      <w:ins w:id="558" w:author="Unknown" w:date="0-00-00T00:00:00Z">
        <w:r>
          <w:rPr>
            <w:rFonts w:eastAsia="Times New Roman" w:cs="Arial" w:ascii="Arial" w:hAnsi="Arial"/>
            <w:b/>
            <w:bCs/>
            <w:color w:val="000000"/>
            <w:sz w:val="23"/>
            <w:szCs w:val="23"/>
          </w:rPr>
          <w:t>Answer:</w:t>
        </w:r>
      </w:ins>
      <w:ins w:id="559" w:author="Unknown" w:date="0-00-00T00:00:00Z">
        <w:r>
          <w:rPr>
            <w:rFonts w:eastAsia="Times New Roman" w:cs="Arial" w:ascii="Arial" w:hAnsi="Arial"/>
            <w:color w:val="000000"/>
            <w:sz w:val="23"/>
            <w:szCs w:val="23"/>
          </w:rPr>
          <w:t> AngularJs has some directives which are used to encapsulate AngularJs application data to a disabled attribute of the HTML elements.</w:t>
        </w:r>
      </w:ins>
    </w:p>
    <w:p>
      <w:pPr>
        <w:pStyle w:val="Normal"/>
        <w:shd w:val="clear" w:color="auto" w:fill="FFFFFF"/>
        <w:spacing w:lineRule="auto" w:line="240" w:before="0" w:after="0"/>
        <w:rPr>
          <w:rFonts w:ascii="Arial" w:hAnsi="Arial" w:eastAsia="Times New Roman" w:cs="Arial"/>
          <w:color w:val="3A3A3A"/>
          <w:sz w:val="23"/>
          <w:szCs w:val="23"/>
        </w:rPr>
      </w:pPr>
      <w:ins w:id="560" w:author="Unknown" w:date="0-00-00T00:00:00Z">
        <w:r>
          <w:rPr>
            <w:rFonts w:eastAsia="Times New Roman" w:cs="Arial" w:ascii="Arial" w:hAnsi="Arial"/>
            <w:b/>
            <w:bCs/>
            <w:color w:val="000000"/>
            <w:sz w:val="23"/>
            <w:szCs w:val="23"/>
            <w:u w:val="single"/>
          </w:rPr>
          <w:t>Example</w:t>
        </w:r>
      </w:ins>
      <w:ins w:id="561" w:author="Unknown" w:date="0-00-00T00:00:00Z">
        <w:r>
          <w:rPr>
            <w:rFonts w:eastAsia="Times New Roman" w:cs="Arial" w:ascii="Arial" w:hAnsi="Arial"/>
            <w:b/>
            <w:bCs/>
            <w:color w:val="000000"/>
            <w:sz w:val="23"/>
            <w:szCs w:val="23"/>
          </w:rPr>
          <w:t>:</w:t>
        </w:r>
      </w:ins>
      <w:ins w:id="562" w:author="Unknown" w:date="0-00-00T00:00:00Z">
        <w:r>
          <w:rPr>
            <w:rFonts w:eastAsia="Times New Roman" w:cs="Arial" w:ascii="Arial" w:hAnsi="Arial"/>
            <w:color w:val="000000"/>
            <w:sz w:val="23"/>
            <w:szCs w:val="23"/>
          </w:rPr>
          <w:t> ng-disabled directive encapsulates the application data to the disabled attributes of HTML DOM element.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63" w:author="Unknown" w:date="0-00-00T00:00:00Z">
        <w:r>
          <w:rPr>
            <w:rFonts w:eastAsia="Times New Roman" w:cs="Courier New" w:ascii="inherit" w:hAnsi="inherit"/>
            <w:color w:val="000000"/>
            <w:sz w:val="23"/>
            <w:szCs w:val="23"/>
          </w:rPr>
          <w:t>&lt;div ng-app="" ng-init="mySwitch=true"&gt;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64" w:author="Unknown" w:date="0-00-00T00:00:00Z">
        <w:r>
          <w:rPr>
            <w:rFonts w:eastAsia="Times New Roman" w:cs="Courier New" w:ascii="inherit" w:hAnsi="inherit"/>
            <w:color w:val="000000"/>
            <w:sz w:val="23"/>
            <w:szCs w:val="23"/>
          </w:rPr>
          <w: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65" w:author="Unknown" w:date="0-00-00T00:00:00Z">
        <w:r>
          <w:rPr>
            <w:rFonts w:eastAsia="Times New Roman" w:cs="Courier New" w:ascii="inherit" w:hAnsi="inherit"/>
            <w:color w:val="000000"/>
            <w:sz w:val="23"/>
            <w:szCs w:val="23"/>
          </w:rPr>
          <w:t>&lt;button ng-disabled="mySwitch"&gt;Click Me!&lt;/button&gt;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66" w:author="Unknown" w:date="0-00-00T00:00:00Z">
        <w:r>
          <w:rPr>
            <w:rFonts w:eastAsia="Times New Roman" w:cs="Courier New" w:ascii="inherit" w:hAnsi="inherit"/>
            <w:color w:val="000000"/>
            <w:sz w:val="23"/>
            <w:szCs w:val="23"/>
          </w:rPr>
          <w: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67" w:author="Unknown" w:date="0-00-00T00:00:00Z">
        <w:r>
          <w:rPr>
            <w:rFonts w:eastAsia="Times New Roman" w:cs="Courier New" w:ascii="inherit" w:hAnsi="inherit"/>
            <w:color w:val="000000"/>
            <w:sz w:val="23"/>
            <w:szCs w:val="23"/>
          </w:rPr>
          <w: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68" w:author="Unknown" w:date="0-00-00T00:00:00Z">
        <w:r>
          <w:rPr>
            <w:rFonts w:eastAsia="Times New Roman" w:cs="Courier New" w:ascii="inherit" w:hAnsi="inherit"/>
            <w:color w:val="000000"/>
            <w:sz w:val="23"/>
            <w:szCs w:val="23"/>
          </w:rPr>
          <w:t>&lt;input type="checkbox" ng-model="mySwitch"/&gt;Button</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69" w:author="Unknown" w:date="0-00-00T00:00:00Z">
        <w:r>
          <w:rPr>
            <w:rFonts w:eastAsia="Times New Roman" w:cs="Courier New" w:ascii="inherit" w:hAnsi="inherit"/>
            <w:color w:val="000000"/>
            <w:sz w:val="23"/>
            <w:szCs w:val="23"/>
          </w:rPr>
          <w: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70" w:author="Unknown" w:date="0-00-00T00:00:00Z">
        <w:r>
          <w:rPr>
            <w:rFonts w:eastAsia="Times New Roman" w:cs="Courier New" w:ascii="inherit" w:hAnsi="inherit"/>
            <w:color w:val="000000"/>
            <w:sz w:val="23"/>
            <w:szCs w:val="23"/>
          </w:rPr>
          <w: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71" w:author="Unknown" w:date="0-00-00T00:00:00Z">
        <w:r>
          <w:rPr>
            <w:rFonts w:eastAsia="Times New Roman" w:cs="Courier New" w:ascii="inherit" w:hAnsi="inherit"/>
            <w:color w:val="000000"/>
            <w:sz w:val="23"/>
            <w:szCs w:val="23"/>
          </w:rPr>
          <w:t>{{ mySwitch }}</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72" w:author="Unknown" w:date="0-00-00T00:00:00Z">
        <w:r>
          <w:rPr>
            <w:rFonts w:eastAsia="Times New Roman" w:cs="Courier New" w:ascii="inherit" w:hAnsi="inherit"/>
            <w:color w:val="000000"/>
            <w:sz w:val="23"/>
            <w:szCs w:val="23"/>
          </w:rPr>
          <w:t>&lt;/p&gt;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573" w:author="Unknown" w:date="0-00-00T00:00:00Z">
        <w:r>
          <w:rPr>
            <w:rFonts w:eastAsia="Times New Roman" w:cs="Courier New" w:ascii="inherit" w:hAnsi="inherit"/>
            <w:color w:val="000000"/>
            <w:sz w:val="23"/>
            <w:szCs w:val="23"/>
          </w:rPr>
          <w:t>&lt;/div&gt;</w:t>
        </w:r>
      </w:ins>
    </w:p>
    <w:p>
      <w:pPr>
        <w:pStyle w:val="Normal"/>
        <w:shd w:val="clear" w:color="auto" w:fill="FFFFFF"/>
        <w:spacing w:lineRule="auto" w:line="240" w:before="0" w:after="0"/>
        <w:rPr>
          <w:rFonts w:ascii="Arial" w:hAnsi="Arial" w:eastAsia="Times New Roman" w:cs="Arial"/>
          <w:color w:val="3A3A3A"/>
          <w:sz w:val="23"/>
          <w:szCs w:val="23"/>
        </w:rPr>
      </w:pPr>
      <w:ins w:id="574" w:author="Unknown" w:date="0-00-00T00:00:00Z">
        <w:r>
          <w:rPr>
            <w:rFonts w:eastAsia="Times New Roman" w:cs="Arial" w:ascii="Arial" w:hAnsi="Arial"/>
            <w:b/>
            <w:bCs/>
            <w:color w:val="000000"/>
            <w:sz w:val="23"/>
            <w:szCs w:val="23"/>
          </w:rPr>
          <w:t>Q #36) What are the attributes that can be used during the creation of a new AngularJs directives?</w:t>
        </w:r>
      </w:ins>
    </w:p>
    <w:p>
      <w:pPr>
        <w:pStyle w:val="Normal"/>
        <w:shd w:val="clear" w:color="auto" w:fill="FFFFFF"/>
        <w:spacing w:lineRule="auto" w:line="240" w:before="0" w:after="0"/>
        <w:rPr>
          <w:rFonts w:ascii="Arial" w:hAnsi="Arial" w:eastAsia="Times New Roman" w:cs="Arial"/>
          <w:color w:val="3A3A3A"/>
          <w:sz w:val="23"/>
          <w:szCs w:val="23"/>
        </w:rPr>
      </w:pPr>
      <w:ins w:id="575" w:author="Unknown" w:date="0-00-00T00:00:00Z">
        <w:r>
          <w:rPr>
            <w:rFonts w:eastAsia="Times New Roman" w:cs="Arial" w:ascii="Arial" w:hAnsi="Arial"/>
            <w:b/>
            <w:bCs/>
            <w:color w:val="000000"/>
            <w:sz w:val="23"/>
            <w:szCs w:val="23"/>
          </w:rPr>
          <w:t>Answer:</w:t>
        </w:r>
      </w:ins>
      <w:ins w:id="576" w:author="Unknown" w:date="0-00-00T00:00:00Z">
        <w:r>
          <w:rPr>
            <w:rFonts w:eastAsia="Times New Roman" w:cs="Arial" w:ascii="Arial" w:hAnsi="Arial"/>
            <w:color w:val="000000"/>
            <w:sz w:val="23"/>
            <w:szCs w:val="23"/>
          </w:rPr>
          <w:t> There are several attributes which can be used during a new directive creation.</w:t>
        </w:r>
      </w:ins>
    </w:p>
    <w:p>
      <w:pPr>
        <w:pStyle w:val="Normal"/>
        <w:shd w:val="clear" w:color="auto" w:fill="FFFFFF"/>
        <w:spacing w:lineRule="auto" w:line="240" w:before="0" w:after="0"/>
        <w:rPr>
          <w:rFonts w:ascii="Arial" w:hAnsi="Arial" w:eastAsia="Times New Roman" w:cs="Arial"/>
          <w:color w:val="3A3A3A"/>
          <w:sz w:val="23"/>
          <w:szCs w:val="23"/>
        </w:rPr>
      </w:pPr>
      <w:ins w:id="577" w:author="Unknown" w:date="0-00-00T00:00:00Z">
        <w:r>
          <w:rPr>
            <w:rFonts w:eastAsia="Times New Roman" w:cs="Arial" w:ascii="Arial" w:hAnsi="Arial"/>
            <w:b/>
            <w:bCs/>
            <w:color w:val="000000"/>
            <w:sz w:val="23"/>
            <w:szCs w:val="23"/>
          </w:rPr>
          <w:t>They include:</w:t>
        </w:r>
      </w:ins>
    </w:p>
    <w:p>
      <w:pPr>
        <w:pStyle w:val="Normal"/>
        <w:numPr>
          <w:ilvl w:val="0"/>
          <w:numId w:val="121"/>
        </w:numPr>
        <w:shd w:val="clear" w:color="auto" w:fill="FFFFFF"/>
        <w:spacing w:lineRule="auto" w:line="240" w:before="0" w:after="0"/>
        <w:rPr>
          <w:rFonts w:ascii="Arial" w:hAnsi="Arial" w:eastAsia="Times New Roman" w:cs="Arial"/>
          <w:color w:val="3A3A3A"/>
          <w:sz w:val="23"/>
          <w:szCs w:val="23"/>
        </w:rPr>
      </w:pPr>
      <w:ins w:id="578" w:author="Unknown" w:date="0-00-00T00:00:00Z">
        <w:r>
          <w:rPr>
            <w:rFonts w:eastAsia="Times New Roman" w:cs="Arial" w:ascii="Arial" w:hAnsi="Arial"/>
            <w:b/>
            <w:bCs/>
            <w:color w:val="000000"/>
            <w:sz w:val="23"/>
            <w:szCs w:val="23"/>
          </w:rPr>
          <w:t>Template: </w:t>
        </w:r>
      </w:ins>
      <w:ins w:id="579" w:author="Unknown" w:date="0-00-00T00:00:00Z">
        <w:r>
          <w:rPr>
            <w:rFonts w:eastAsia="Times New Roman" w:cs="Arial" w:ascii="Arial" w:hAnsi="Arial"/>
            <w:color w:val="000000"/>
            <w:sz w:val="23"/>
            <w:szCs w:val="23"/>
          </w:rPr>
          <w:t>It describes an inline template as a string.</w:t>
        </w:r>
      </w:ins>
    </w:p>
    <w:p>
      <w:pPr>
        <w:pStyle w:val="Normal"/>
        <w:numPr>
          <w:ilvl w:val="0"/>
          <w:numId w:val="121"/>
        </w:numPr>
        <w:shd w:val="clear" w:color="auto" w:fill="FFFFFF"/>
        <w:spacing w:lineRule="auto" w:line="240" w:before="0" w:after="0"/>
        <w:rPr>
          <w:rFonts w:ascii="Arial" w:hAnsi="Arial" w:eastAsia="Times New Roman" w:cs="Arial"/>
          <w:color w:val="3A3A3A"/>
          <w:sz w:val="23"/>
          <w:szCs w:val="23"/>
        </w:rPr>
      </w:pPr>
      <w:ins w:id="580" w:author="Unknown" w:date="0-00-00T00:00:00Z">
        <w:r>
          <w:rPr>
            <w:rFonts w:eastAsia="Times New Roman" w:cs="Arial" w:ascii="Arial" w:hAnsi="Arial"/>
            <w:b/>
            <w:bCs/>
            <w:color w:val="000000"/>
            <w:sz w:val="23"/>
            <w:szCs w:val="23"/>
          </w:rPr>
          <w:t>Template URL: </w:t>
        </w:r>
      </w:ins>
      <w:ins w:id="581" w:author="Unknown" w:date="0-00-00T00:00:00Z">
        <w:r>
          <w:rPr>
            <w:rFonts w:eastAsia="Times New Roman" w:cs="Arial" w:ascii="Arial" w:hAnsi="Arial"/>
            <w:color w:val="000000"/>
            <w:sz w:val="23"/>
            <w:szCs w:val="23"/>
          </w:rPr>
          <w:t>This attribute specifies the AngularJs HTML compiler to replace the custom directive inside a template with the HTML content located inside a separate file.</w:t>
        </w:r>
      </w:ins>
    </w:p>
    <w:p>
      <w:pPr>
        <w:pStyle w:val="Normal"/>
        <w:numPr>
          <w:ilvl w:val="0"/>
          <w:numId w:val="121"/>
        </w:numPr>
        <w:shd w:val="clear" w:color="auto" w:fill="FFFFFF"/>
        <w:spacing w:lineRule="auto" w:line="240" w:before="0" w:after="0"/>
        <w:rPr>
          <w:rFonts w:ascii="Arial" w:hAnsi="Arial" w:eastAsia="Times New Roman" w:cs="Arial"/>
          <w:color w:val="3A3A3A"/>
          <w:sz w:val="23"/>
          <w:szCs w:val="23"/>
        </w:rPr>
      </w:pPr>
      <w:ins w:id="582" w:author="Unknown" w:date="0-00-00T00:00:00Z">
        <w:r>
          <w:rPr>
            <w:rFonts w:eastAsia="Times New Roman" w:cs="Arial" w:ascii="Arial" w:hAnsi="Arial"/>
            <w:b/>
            <w:bCs/>
            <w:color w:val="000000"/>
            <w:sz w:val="23"/>
            <w:szCs w:val="23"/>
          </w:rPr>
          <w:t>Replace: </w:t>
        </w:r>
      </w:ins>
      <w:ins w:id="583" w:author="Unknown" w:date="0-00-00T00:00:00Z">
        <w:r>
          <w:rPr>
            <w:rFonts w:eastAsia="Times New Roman" w:cs="Arial" w:ascii="Arial" w:hAnsi="Arial"/>
            <w:color w:val="000000"/>
            <w:sz w:val="23"/>
            <w:szCs w:val="23"/>
          </w:rPr>
          <w:t>It replaces the current element if the condition is true, if false append this directive to the current element.</w:t>
        </w:r>
      </w:ins>
    </w:p>
    <w:p>
      <w:pPr>
        <w:pStyle w:val="Normal"/>
        <w:numPr>
          <w:ilvl w:val="0"/>
          <w:numId w:val="121"/>
        </w:numPr>
        <w:shd w:val="clear" w:color="auto" w:fill="FFFFFF"/>
        <w:spacing w:lineRule="auto" w:line="240" w:before="0" w:after="0"/>
        <w:rPr>
          <w:rFonts w:ascii="Arial" w:hAnsi="Arial" w:eastAsia="Times New Roman" w:cs="Arial"/>
          <w:color w:val="3A3A3A"/>
          <w:sz w:val="23"/>
          <w:szCs w:val="23"/>
        </w:rPr>
      </w:pPr>
      <w:ins w:id="584" w:author="Unknown" w:date="0-00-00T00:00:00Z">
        <w:r>
          <w:rPr>
            <w:rFonts w:eastAsia="Times New Roman" w:cs="Arial" w:ascii="Arial" w:hAnsi="Arial"/>
            <w:b/>
            <w:bCs/>
            <w:color w:val="000000"/>
            <w:sz w:val="23"/>
            <w:szCs w:val="23"/>
          </w:rPr>
          <w:t>Transclude: </w:t>
        </w:r>
      </w:ins>
      <w:ins w:id="585" w:author="Unknown" w:date="0-00-00T00:00:00Z">
        <w:r>
          <w:rPr>
            <w:rFonts w:eastAsia="Times New Roman" w:cs="Arial" w:ascii="Arial" w:hAnsi="Arial"/>
            <w:color w:val="000000"/>
            <w:sz w:val="23"/>
            <w:szCs w:val="23"/>
          </w:rPr>
          <w:t>It allows you to move the original children of a directive to a location inside the new template.</w:t>
        </w:r>
      </w:ins>
    </w:p>
    <w:p>
      <w:pPr>
        <w:pStyle w:val="Normal"/>
        <w:numPr>
          <w:ilvl w:val="0"/>
          <w:numId w:val="121"/>
        </w:numPr>
        <w:shd w:val="clear" w:color="auto" w:fill="FFFFFF"/>
        <w:spacing w:lineRule="auto" w:line="240" w:before="0" w:after="0"/>
        <w:rPr>
          <w:rFonts w:ascii="Arial" w:hAnsi="Arial" w:eastAsia="Times New Roman" w:cs="Arial"/>
          <w:color w:val="3A3A3A"/>
          <w:sz w:val="23"/>
          <w:szCs w:val="23"/>
        </w:rPr>
      </w:pPr>
      <w:ins w:id="586" w:author="Unknown" w:date="0-00-00T00:00:00Z">
        <w:r>
          <w:rPr>
            <w:rFonts w:eastAsia="Times New Roman" w:cs="Arial" w:ascii="Arial" w:hAnsi="Arial"/>
            <w:b/>
            <w:bCs/>
            <w:color w:val="000000"/>
            <w:sz w:val="23"/>
            <w:szCs w:val="23"/>
          </w:rPr>
          <w:t>Scope: </w:t>
        </w:r>
      </w:ins>
      <w:ins w:id="587" w:author="Unknown" w:date="0-00-00T00:00:00Z">
        <w:r>
          <w:rPr>
            <w:rFonts w:eastAsia="Times New Roman" w:cs="Arial" w:ascii="Arial" w:hAnsi="Arial"/>
            <w:color w:val="000000"/>
            <w:sz w:val="23"/>
            <w:szCs w:val="23"/>
          </w:rPr>
          <w:t>It creates a new scope for this directive rather than inheriting the parent scope.</w:t>
        </w:r>
      </w:ins>
    </w:p>
    <w:p>
      <w:pPr>
        <w:pStyle w:val="Normal"/>
        <w:numPr>
          <w:ilvl w:val="0"/>
          <w:numId w:val="121"/>
        </w:numPr>
        <w:shd w:val="clear" w:color="auto" w:fill="FFFFFF"/>
        <w:spacing w:lineRule="auto" w:line="240" w:before="0" w:after="0"/>
        <w:rPr>
          <w:rFonts w:ascii="Arial" w:hAnsi="Arial" w:eastAsia="Times New Roman" w:cs="Arial"/>
          <w:color w:val="3A3A3A"/>
          <w:sz w:val="23"/>
          <w:szCs w:val="23"/>
        </w:rPr>
      </w:pPr>
      <w:ins w:id="588" w:author="Unknown" w:date="0-00-00T00:00:00Z">
        <w:r>
          <w:rPr>
            <w:rFonts w:eastAsia="Times New Roman" w:cs="Arial" w:ascii="Arial" w:hAnsi="Arial"/>
            <w:b/>
            <w:bCs/>
            <w:color w:val="000000"/>
            <w:sz w:val="23"/>
            <w:szCs w:val="23"/>
          </w:rPr>
          <w:t>Controller: </w:t>
        </w:r>
      </w:ins>
      <w:ins w:id="589" w:author="Unknown" w:date="0-00-00T00:00:00Z">
        <w:r>
          <w:rPr>
            <w:rFonts w:eastAsia="Times New Roman" w:cs="Arial" w:ascii="Arial" w:hAnsi="Arial"/>
            <w:color w:val="000000"/>
            <w:sz w:val="23"/>
            <w:szCs w:val="23"/>
          </w:rPr>
          <w:t>It creates a controller which publishes an API for communicating across the directives.</w:t>
        </w:r>
      </w:ins>
    </w:p>
    <w:p>
      <w:pPr>
        <w:pStyle w:val="Normal"/>
        <w:numPr>
          <w:ilvl w:val="0"/>
          <w:numId w:val="121"/>
        </w:numPr>
        <w:shd w:val="clear" w:color="auto" w:fill="FFFFFF"/>
        <w:spacing w:lineRule="auto" w:line="240" w:before="0" w:after="0"/>
        <w:rPr>
          <w:rFonts w:ascii="Arial" w:hAnsi="Arial" w:eastAsia="Times New Roman" w:cs="Arial"/>
          <w:color w:val="3A3A3A"/>
          <w:sz w:val="23"/>
          <w:szCs w:val="23"/>
        </w:rPr>
      </w:pPr>
      <w:ins w:id="590" w:author="Unknown" w:date="0-00-00T00:00:00Z">
        <w:r>
          <w:rPr>
            <w:rFonts w:eastAsia="Times New Roman" w:cs="Arial" w:ascii="Arial" w:hAnsi="Arial"/>
            <w:b/>
            <w:bCs/>
            <w:color w:val="000000"/>
            <w:sz w:val="23"/>
            <w:szCs w:val="23"/>
          </w:rPr>
          <w:t>Require: </w:t>
        </w:r>
      </w:ins>
      <w:ins w:id="591" w:author="Unknown" w:date="0-00-00T00:00:00Z">
        <w:r>
          <w:rPr>
            <w:rFonts w:eastAsia="Times New Roman" w:cs="Arial" w:ascii="Arial" w:hAnsi="Arial"/>
            <w:color w:val="000000"/>
            <w:sz w:val="23"/>
            <w:szCs w:val="23"/>
          </w:rPr>
          <w:t>It requires another directive to be present to function the current directive efficiently.</w:t>
        </w:r>
      </w:ins>
    </w:p>
    <w:p>
      <w:pPr>
        <w:pStyle w:val="Normal"/>
        <w:numPr>
          <w:ilvl w:val="0"/>
          <w:numId w:val="121"/>
        </w:numPr>
        <w:shd w:val="clear" w:color="auto" w:fill="FFFFFF"/>
        <w:spacing w:lineRule="auto" w:line="240" w:before="0" w:after="0"/>
        <w:rPr>
          <w:rFonts w:ascii="Arial" w:hAnsi="Arial" w:eastAsia="Times New Roman" w:cs="Arial"/>
          <w:color w:val="3A3A3A"/>
          <w:sz w:val="23"/>
          <w:szCs w:val="23"/>
        </w:rPr>
      </w:pPr>
      <w:ins w:id="592" w:author="Unknown" w:date="0-00-00T00:00:00Z">
        <w:r>
          <w:rPr>
            <w:rFonts w:eastAsia="Times New Roman" w:cs="Arial" w:ascii="Arial" w:hAnsi="Arial"/>
            <w:b/>
            <w:bCs/>
            <w:color w:val="000000"/>
            <w:sz w:val="23"/>
            <w:szCs w:val="23"/>
          </w:rPr>
          <w:t>Link:</w:t>
        </w:r>
      </w:ins>
      <w:ins w:id="593" w:author="Unknown" w:date="0-00-00T00:00:00Z">
        <w:r>
          <w:rPr>
            <w:rFonts w:eastAsia="Times New Roman" w:cs="Arial" w:ascii="Arial" w:hAnsi="Arial"/>
            <w:color w:val="000000"/>
            <w:sz w:val="23"/>
            <w:szCs w:val="23"/>
          </w:rPr>
          <w:t> It modifies resulting DOM element instances, adds event listeners, and set up data binding.</w:t>
        </w:r>
      </w:ins>
    </w:p>
    <w:p>
      <w:pPr>
        <w:pStyle w:val="Normal"/>
        <w:numPr>
          <w:ilvl w:val="0"/>
          <w:numId w:val="121"/>
        </w:numPr>
        <w:shd w:val="clear" w:color="auto" w:fill="FFFFFF"/>
        <w:spacing w:lineRule="auto" w:line="240" w:before="0" w:after="0"/>
        <w:rPr>
          <w:rFonts w:ascii="Arial" w:hAnsi="Arial" w:eastAsia="Times New Roman" w:cs="Arial"/>
          <w:color w:val="3A3A3A"/>
          <w:sz w:val="23"/>
          <w:szCs w:val="23"/>
        </w:rPr>
      </w:pPr>
      <w:ins w:id="594" w:author="Unknown" w:date="0-00-00T00:00:00Z">
        <w:r>
          <w:rPr>
            <w:rFonts w:eastAsia="Times New Roman" w:cs="Arial" w:ascii="Arial" w:hAnsi="Arial"/>
            <w:b/>
            <w:bCs/>
            <w:color w:val="000000"/>
            <w:sz w:val="23"/>
            <w:szCs w:val="23"/>
          </w:rPr>
          <w:t>Compile: </w:t>
        </w:r>
      </w:ins>
      <w:ins w:id="595" w:author="Unknown" w:date="0-00-00T00:00:00Z">
        <w:r>
          <w:rPr>
            <w:rFonts w:eastAsia="Times New Roman" w:cs="Arial" w:ascii="Arial" w:hAnsi="Arial"/>
            <w:color w:val="000000"/>
            <w:sz w:val="23"/>
            <w:szCs w:val="23"/>
          </w:rPr>
          <w:t>It modifies the DOM template for features across copies of a directive, as when used in other directives. Your compile function can also return link functions to modify the resulting element instances.</w:t>
        </w:r>
      </w:ins>
    </w:p>
    <w:p>
      <w:pPr>
        <w:pStyle w:val="Normal"/>
        <w:shd w:val="clear" w:color="auto" w:fill="FFFFFF"/>
        <w:spacing w:lineRule="auto" w:line="240" w:before="0" w:after="0"/>
        <w:rPr>
          <w:rFonts w:ascii="Arial" w:hAnsi="Arial" w:eastAsia="Times New Roman" w:cs="Arial"/>
          <w:color w:val="3A3A3A"/>
          <w:sz w:val="23"/>
          <w:szCs w:val="23"/>
        </w:rPr>
      </w:pPr>
      <w:ins w:id="596" w:author="Unknown" w:date="0-00-00T00:00:00Z">
        <w:r>
          <w:rPr>
            <w:rFonts w:eastAsia="Times New Roman" w:cs="Arial" w:ascii="Arial" w:hAnsi="Arial"/>
            <w:b/>
            <w:bCs/>
            <w:color w:val="000000"/>
            <w:sz w:val="23"/>
            <w:szCs w:val="23"/>
          </w:rPr>
          <w:t>Q #37) Is Nested Controllers possible or not in AngularJs?</w:t>
        </w:r>
      </w:ins>
    </w:p>
    <w:p>
      <w:pPr>
        <w:pStyle w:val="Normal"/>
        <w:shd w:val="clear" w:color="auto" w:fill="FFFFFF"/>
        <w:spacing w:lineRule="auto" w:line="240" w:before="0" w:after="0"/>
        <w:rPr>
          <w:rFonts w:ascii="Arial" w:hAnsi="Arial" w:eastAsia="Times New Roman" w:cs="Arial"/>
          <w:color w:val="3A3A3A"/>
          <w:sz w:val="23"/>
          <w:szCs w:val="23"/>
        </w:rPr>
      </w:pPr>
      <w:ins w:id="597" w:author="Unknown" w:date="0-00-00T00:00:00Z">
        <w:r>
          <w:rPr>
            <w:rFonts w:eastAsia="Times New Roman" w:cs="Arial" w:ascii="Arial" w:hAnsi="Arial"/>
            <w:b/>
            <w:bCs/>
            <w:color w:val="000000"/>
            <w:sz w:val="23"/>
            <w:szCs w:val="23"/>
          </w:rPr>
          <w:t>Answer:</w:t>
        </w:r>
      </w:ins>
      <w:ins w:id="598" w:author="Unknown" w:date="0-00-00T00:00:00Z">
        <w:r>
          <w:rPr>
            <w:rFonts w:eastAsia="Times New Roman" w:cs="Arial" w:ascii="Arial" w:hAnsi="Arial"/>
            <w:color w:val="000000"/>
            <w:sz w:val="23"/>
            <w:szCs w:val="23"/>
          </w:rPr>
          <w:t> Yes, it is possible as Nested Controllers are well-defined in a classified manner while using a view.</w:t>
        </w:r>
      </w:ins>
    </w:p>
    <w:p>
      <w:pPr>
        <w:pStyle w:val="Normal"/>
        <w:shd w:val="clear" w:color="auto" w:fill="FFFFFF"/>
        <w:spacing w:lineRule="auto" w:line="240" w:before="0" w:after="0"/>
        <w:rPr>
          <w:rFonts w:ascii="Arial" w:hAnsi="Arial" w:eastAsia="Times New Roman" w:cs="Arial"/>
          <w:color w:val="3A3A3A"/>
          <w:sz w:val="23"/>
          <w:szCs w:val="23"/>
        </w:rPr>
      </w:pPr>
      <w:ins w:id="599" w:author="Unknown" w:date="0-00-00T00:00:00Z">
        <w:r>
          <w:rPr>
            <w:rFonts w:eastAsia="Times New Roman" w:cs="Arial" w:ascii="Arial" w:hAnsi="Arial"/>
            <w:b/>
            <w:bCs/>
            <w:color w:val="000000"/>
            <w:sz w:val="23"/>
            <w:szCs w:val="23"/>
          </w:rPr>
          <w:t>Q 38) Is AngularJS well-suited with all browsers?</w:t>
        </w:r>
      </w:ins>
    </w:p>
    <w:p>
      <w:pPr>
        <w:pStyle w:val="Normal"/>
        <w:shd w:val="clear" w:color="auto" w:fill="FFFFFF"/>
        <w:spacing w:lineRule="auto" w:line="240" w:before="0" w:after="0"/>
        <w:rPr>
          <w:rFonts w:ascii="Arial" w:hAnsi="Arial" w:eastAsia="Times New Roman" w:cs="Arial"/>
          <w:color w:val="3A3A3A"/>
          <w:sz w:val="23"/>
          <w:szCs w:val="23"/>
        </w:rPr>
      </w:pPr>
      <w:ins w:id="600" w:author="Unknown" w:date="0-00-00T00:00:00Z">
        <w:r>
          <w:rPr>
            <w:rFonts w:eastAsia="Times New Roman" w:cs="Arial" w:ascii="Arial" w:hAnsi="Arial"/>
            <w:b/>
            <w:bCs/>
            <w:color w:val="000000"/>
            <w:sz w:val="23"/>
            <w:szCs w:val="23"/>
          </w:rPr>
          <w:t>Answer:</w:t>
        </w:r>
      </w:ins>
      <w:ins w:id="601" w:author="Unknown" w:date="0-00-00T00:00:00Z">
        <w:r>
          <w:rPr>
            <w:rFonts w:eastAsia="Times New Roman" w:cs="Arial" w:ascii="Arial" w:hAnsi="Arial"/>
            <w:color w:val="000000"/>
            <w:sz w:val="23"/>
            <w:szCs w:val="23"/>
          </w:rPr>
          <w:t> Yes, it is companionable with all browsers like Safari, Chrome, Mozilla, Opera, IE etc. as well as Mobile browsers.</w:t>
        </w:r>
      </w:ins>
    </w:p>
    <w:p>
      <w:pPr>
        <w:pStyle w:val="Normal"/>
        <w:shd w:val="clear" w:color="auto" w:fill="FFFFFF"/>
        <w:spacing w:lineRule="auto" w:line="240" w:before="0" w:after="0"/>
        <w:rPr>
          <w:rFonts w:ascii="Arial" w:hAnsi="Arial" w:eastAsia="Times New Roman" w:cs="Arial"/>
          <w:color w:val="3A3A3A"/>
          <w:sz w:val="23"/>
          <w:szCs w:val="23"/>
        </w:rPr>
      </w:pPr>
      <w:ins w:id="602" w:author="Unknown" w:date="0-00-00T00:00:00Z">
        <w:r>
          <w:rPr>
            <w:rFonts w:eastAsia="Times New Roman" w:cs="Arial" w:ascii="Arial" w:hAnsi="Arial"/>
            <w:b/>
            <w:bCs/>
            <w:color w:val="000000"/>
            <w:sz w:val="23"/>
            <w:szCs w:val="23"/>
          </w:rPr>
          <w:t>Q 39) Define services in AngularJS.</w:t>
        </w:r>
      </w:ins>
    </w:p>
    <w:p>
      <w:pPr>
        <w:pStyle w:val="Normal"/>
        <w:shd w:val="clear" w:color="auto" w:fill="FFFFFF"/>
        <w:spacing w:lineRule="auto" w:line="240" w:before="0" w:after="0"/>
        <w:rPr>
          <w:rFonts w:ascii="Arial" w:hAnsi="Arial" w:eastAsia="Times New Roman" w:cs="Arial"/>
          <w:color w:val="3A3A3A"/>
          <w:sz w:val="23"/>
          <w:szCs w:val="23"/>
        </w:rPr>
      </w:pPr>
      <w:ins w:id="603" w:author="Unknown" w:date="0-00-00T00:00:00Z">
        <w:r>
          <w:rPr>
            <w:rFonts w:eastAsia="Times New Roman" w:cs="Arial" w:ascii="Arial" w:hAnsi="Arial"/>
            <w:b/>
            <w:bCs/>
            <w:color w:val="000000"/>
            <w:sz w:val="23"/>
            <w:szCs w:val="23"/>
          </w:rPr>
          <w:t>Answer:</w:t>
        </w:r>
      </w:ins>
      <w:ins w:id="604" w:author="Unknown" w:date="0-00-00T00:00:00Z">
        <w:r>
          <w:rPr>
            <w:rFonts w:eastAsia="Times New Roman" w:cs="Arial" w:ascii="Arial" w:hAnsi="Arial"/>
            <w:color w:val="000000"/>
            <w:sz w:val="23"/>
            <w:szCs w:val="23"/>
          </w:rPr>
          <w:t> AngularJS services are the singleton objects or functions which are used for carrying out definite tasks.</w:t>
        </w:r>
      </w:ins>
    </w:p>
    <w:p>
      <w:pPr>
        <w:pStyle w:val="Normal"/>
        <w:shd w:val="clear" w:color="auto" w:fill="FFFFFF"/>
        <w:spacing w:lineRule="auto" w:line="240" w:before="0" w:after="336"/>
        <w:rPr>
          <w:rFonts w:ascii="Arial" w:hAnsi="Arial" w:eastAsia="Times New Roman" w:cs="Arial"/>
          <w:color w:val="3A3A3A"/>
          <w:sz w:val="23"/>
          <w:szCs w:val="23"/>
        </w:rPr>
      </w:pPr>
      <w:ins w:id="605" w:author="Unknown" w:date="0-00-00T00:00:00Z">
        <w:r>
          <w:rPr>
            <w:rFonts w:eastAsia="Times New Roman" w:cs="Arial" w:ascii="Arial" w:hAnsi="Arial"/>
            <w:color w:val="000000"/>
            <w:sz w:val="23"/>
            <w:szCs w:val="23"/>
          </w:rPr>
          <w:t>It embraces some corporate ideas and these purposes can be called as controllers, directive, filters and so on.</w:t>
        </w:r>
      </w:ins>
    </w:p>
    <w:p>
      <w:pPr>
        <w:pStyle w:val="Normal"/>
        <w:shd w:val="clear" w:color="auto" w:fill="FFFFFF"/>
        <w:spacing w:lineRule="auto" w:line="240" w:before="0" w:after="0"/>
        <w:rPr>
          <w:rFonts w:ascii="Arial" w:hAnsi="Arial" w:eastAsia="Times New Roman" w:cs="Arial"/>
          <w:color w:val="3A3A3A"/>
          <w:sz w:val="23"/>
          <w:szCs w:val="23"/>
        </w:rPr>
      </w:pPr>
      <w:ins w:id="606" w:author="Unknown" w:date="0-00-00T00:00:00Z">
        <w:r>
          <w:rPr>
            <w:rFonts w:eastAsia="Times New Roman" w:cs="Arial" w:ascii="Arial" w:hAnsi="Arial"/>
            <w:b/>
            <w:bCs/>
            <w:color w:val="000000"/>
            <w:sz w:val="23"/>
            <w:szCs w:val="23"/>
          </w:rPr>
          <w:t>Q 40) Explain the advantages of AngularJS.</w:t>
        </w:r>
      </w:ins>
    </w:p>
    <w:p>
      <w:pPr>
        <w:pStyle w:val="Normal"/>
        <w:shd w:val="clear" w:color="auto" w:fill="FFFFFF"/>
        <w:spacing w:lineRule="auto" w:line="240" w:before="0" w:after="0"/>
        <w:rPr>
          <w:rFonts w:ascii="Arial" w:hAnsi="Arial" w:eastAsia="Times New Roman" w:cs="Arial"/>
          <w:color w:val="3A3A3A"/>
          <w:sz w:val="23"/>
          <w:szCs w:val="23"/>
        </w:rPr>
      </w:pPr>
      <w:ins w:id="607" w:author="Unknown" w:date="0-00-00T00:00:00Z">
        <w:r>
          <w:rPr>
            <w:rFonts w:eastAsia="Times New Roman" w:cs="Arial" w:ascii="Arial" w:hAnsi="Arial"/>
            <w:b/>
            <w:bCs/>
            <w:color w:val="000000"/>
            <w:sz w:val="23"/>
            <w:szCs w:val="23"/>
          </w:rPr>
          <w:t>Answer: Advantages of AngularJS include:</w:t>
        </w:r>
      </w:ins>
    </w:p>
    <w:p>
      <w:pPr>
        <w:pStyle w:val="Normal"/>
        <w:numPr>
          <w:ilvl w:val="0"/>
          <w:numId w:val="122"/>
        </w:numPr>
        <w:shd w:val="clear" w:color="auto" w:fill="FFFFFF"/>
        <w:spacing w:lineRule="auto" w:line="240" w:before="0" w:after="0"/>
        <w:rPr>
          <w:rFonts w:ascii="Arial" w:hAnsi="Arial" w:eastAsia="Times New Roman" w:cs="Arial"/>
          <w:color w:val="3A3A3A"/>
          <w:sz w:val="23"/>
          <w:szCs w:val="23"/>
        </w:rPr>
      </w:pPr>
      <w:ins w:id="608" w:author="Unknown" w:date="0-00-00T00:00:00Z">
        <w:r>
          <w:rPr>
            <w:rFonts w:eastAsia="Times New Roman" w:cs="Arial" w:ascii="Arial" w:hAnsi="Arial"/>
            <w:color w:val="000000"/>
            <w:sz w:val="23"/>
            <w:szCs w:val="23"/>
          </w:rPr>
          <w:t>AngularJS supports MVC form.</w:t>
        </w:r>
      </w:ins>
    </w:p>
    <w:p>
      <w:pPr>
        <w:pStyle w:val="Normal"/>
        <w:numPr>
          <w:ilvl w:val="0"/>
          <w:numId w:val="122"/>
        </w:numPr>
        <w:shd w:val="clear" w:color="auto" w:fill="FFFFFF"/>
        <w:spacing w:lineRule="auto" w:line="240" w:before="0" w:after="0"/>
        <w:rPr>
          <w:rFonts w:ascii="Arial" w:hAnsi="Arial" w:eastAsia="Times New Roman" w:cs="Arial"/>
          <w:color w:val="3A3A3A"/>
          <w:sz w:val="23"/>
          <w:szCs w:val="23"/>
        </w:rPr>
      </w:pPr>
      <w:ins w:id="609" w:author="Unknown" w:date="0-00-00T00:00:00Z">
        <w:r>
          <w:rPr>
            <w:rFonts w:eastAsia="Times New Roman" w:cs="Arial" w:ascii="Arial" w:hAnsi="Arial"/>
            <w:color w:val="000000"/>
            <w:sz w:val="23"/>
            <w:szCs w:val="23"/>
          </w:rPr>
          <w:t>Organize two ways data binding using AngularJS.</w:t>
        </w:r>
      </w:ins>
    </w:p>
    <w:p>
      <w:pPr>
        <w:pStyle w:val="Normal"/>
        <w:numPr>
          <w:ilvl w:val="0"/>
          <w:numId w:val="122"/>
        </w:numPr>
        <w:shd w:val="clear" w:color="auto" w:fill="FFFFFF"/>
        <w:spacing w:lineRule="auto" w:line="240" w:before="0" w:after="0"/>
        <w:rPr>
          <w:rFonts w:ascii="Arial" w:hAnsi="Arial" w:eastAsia="Times New Roman" w:cs="Arial"/>
          <w:color w:val="3A3A3A"/>
          <w:sz w:val="23"/>
          <w:szCs w:val="23"/>
        </w:rPr>
      </w:pPr>
      <w:ins w:id="610" w:author="Unknown" w:date="0-00-00T00:00:00Z">
        <w:r>
          <w:rPr>
            <w:rFonts w:eastAsia="Times New Roman" w:cs="Arial" w:ascii="Arial" w:hAnsi="Arial"/>
            <w:color w:val="000000"/>
            <w:sz w:val="23"/>
            <w:szCs w:val="23"/>
          </w:rPr>
          <w:t>It supports mutual client-server communication.</w:t>
        </w:r>
      </w:ins>
    </w:p>
    <w:p>
      <w:pPr>
        <w:pStyle w:val="Normal"/>
        <w:numPr>
          <w:ilvl w:val="0"/>
          <w:numId w:val="122"/>
        </w:numPr>
        <w:shd w:val="clear" w:color="auto" w:fill="FFFFFF"/>
        <w:spacing w:lineRule="auto" w:line="240" w:before="0" w:after="0"/>
        <w:rPr>
          <w:rFonts w:ascii="Arial" w:hAnsi="Arial" w:eastAsia="Times New Roman" w:cs="Arial"/>
          <w:color w:val="3A3A3A"/>
          <w:sz w:val="23"/>
          <w:szCs w:val="23"/>
        </w:rPr>
      </w:pPr>
      <w:ins w:id="611" w:author="Unknown" w:date="0-00-00T00:00:00Z">
        <w:r>
          <w:rPr>
            <w:rFonts w:eastAsia="Times New Roman" w:cs="Arial" w:ascii="Arial" w:hAnsi="Arial"/>
            <w:color w:val="000000"/>
            <w:sz w:val="23"/>
            <w:szCs w:val="23"/>
          </w:rPr>
          <w:t>It supports simulations.</w:t>
        </w:r>
      </w:ins>
    </w:p>
    <w:p>
      <w:pPr>
        <w:pStyle w:val="Normal"/>
        <w:shd w:val="clear" w:color="auto" w:fill="FFFFFF"/>
        <w:spacing w:lineRule="auto" w:line="240" w:before="0" w:after="0"/>
        <w:rPr>
          <w:rFonts w:ascii="Arial" w:hAnsi="Arial" w:eastAsia="Times New Roman" w:cs="Arial"/>
          <w:color w:val="3A3A3A"/>
          <w:sz w:val="23"/>
          <w:szCs w:val="23"/>
        </w:rPr>
      </w:pPr>
      <w:ins w:id="612" w:author="Unknown" w:date="0-00-00T00:00:00Z">
        <w:r>
          <w:rPr>
            <w:rFonts w:eastAsia="Times New Roman" w:cs="Arial" w:ascii="Arial" w:hAnsi="Arial"/>
            <w:b/>
            <w:bCs/>
            <w:color w:val="000000"/>
            <w:sz w:val="23"/>
            <w:szCs w:val="23"/>
          </w:rPr>
          <w:t>Q #41) Difference between services and factory.</w:t>
        </w:r>
      </w:ins>
    </w:p>
    <w:p>
      <w:pPr>
        <w:pStyle w:val="Normal"/>
        <w:shd w:val="clear" w:color="auto" w:fill="FFFFFF"/>
        <w:spacing w:lineRule="auto" w:line="240" w:before="0" w:after="0"/>
        <w:rPr>
          <w:rFonts w:ascii="Arial" w:hAnsi="Arial" w:eastAsia="Times New Roman" w:cs="Arial"/>
          <w:color w:val="3A3A3A"/>
          <w:sz w:val="23"/>
          <w:szCs w:val="23"/>
        </w:rPr>
      </w:pPr>
      <w:ins w:id="613" w:author="Unknown" w:date="0-00-00T00:00:00Z">
        <w:r>
          <w:rPr>
            <w:rFonts w:eastAsia="Times New Roman" w:cs="Arial" w:ascii="Arial" w:hAnsi="Arial"/>
            <w:b/>
            <w:bCs/>
            <w:color w:val="000000"/>
            <w:sz w:val="23"/>
            <w:szCs w:val="23"/>
          </w:rPr>
          <w:t>Answer:</w:t>
        </w:r>
      </w:ins>
      <w:ins w:id="614" w:author="Unknown" w:date="0-00-00T00:00:00Z">
        <w:r>
          <w:rPr>
            <w:rFonts w:eastAsia="Times New Roman" w:cs="Arial" w:ascii="Arial" w:hAnsi="Arial"/>
            <w:color w:val="000000"/>
            <w:sz w:val="23"/>
            <w:szCs w:val="23"/>
          </w:rPr>
          <w:t> Factories are functions that return the object, while services are constructor functions of the object which is used by a new keyword.</w:t>
        </w:r>
      </w:ins>
    </w:p>
    <w:p>
      <w:pPr>
        <w:pStyle w:val="Normal"/>
        <w:shd w:val="clear" w:color="auto" w:fill="FFFFFF"/>
        <w:spacing w:lineRule="auto" w:line="240" w:before="0" w:after="0"/>
        <w:rPr>
          <w:rFonts w:ascii="Arial" w:hAnsi="Arial" w:eastAsia="Times New Roman" w:cs="Arial"/>
          <w:color w:val="3A3A3A"/>
          <w:sz w:val="23"/>
          <w:szCs w:val="23"/>
        </w:rPr>
      </w:pPr>
      <w:ins w:id="615" w:author="Unknown" w:date="0-00-00T00:00:00Z">
        <w:r>
          <w:rPr>
            <w:rFonts w:eastAsia="Times New Roman" w:cs="Arial" w:ascii="Arial" w:hAnsi="Arial"/>
            <w:b/>
            <w:bCs/>
            <w:color w:val="000000"/>
            <w:sz w:val="23"/>
            <w:szCs w:val="23"/>
            <w:u w:val="single"/>
          </w:rPr>
          <w:t>Syntax</w:t>
        </w:r>
      </w:ins>
      <w:ins w:id="616" w:author="Unknown" w:date="0-00-00T00:00:00Z">
        <w:r>
          <w:rPr>
            <w:rFonts w:eastAsia="Times New Roman" w:cs="Arial" w:ascii="Arial" w:hAnsi="Arial"/>
            <w:b/>
            <w:bCs/>
            <w:color w:val="000000"/>
            <w:sz w:val="23"/>
            <w:szCs w:val="23"/>
          </w:rPr>
          <w:t>:</w:t>
        </w:r>
      </w:ins>
    </w:p>
    <w:p>
      <w:pPr>
        <w:pStyle w:val="Normal"/>
        <w:shd w:val="clear" w:color="auto" w:fill="FFFFFF"/>
        <w:spacing w:lineRule="auto" w:line="240" w:before="0" w:after="0"/>
        <w:rPr>
          <w:rFonts w:ascii="Arial" w:hAnsi="Arial" w:eastAsia="Times New Roman" w:cs="Arial"/>
          <w:color w:val="3A3A3A"/>
          <w:sz w:val="23"/>
          <w:szCs w:val="23"/>
        </w:rPr>
      </w:pPr>
      <w:ins w:id="617" w:author="Unknown" w:date="0-00-00T00:00:00Z">
        <w:r>
          <w:rPr>
            <w:rFonts w:eastAsia="Times New Roman" w:cs="Arial" w:ascii="Arial" w:hAnsi="Arial"/>
            <w:b/>
            <w:bCs/>
            <w:color w:val="000000"/>
            <w:sz w:val="23"/>
            <w:szCs w:val="23"/>
          </w:rPr>
          <w:t>Factory</w:t>
        </w:r>
      </w:ins>
      <w:ins w:id="618" w:author="Unknown" w:date="0-00-00T00:00:00Z">
        <w:r>
          <w:rPr>
            <w:rFonts w:eastAsia="Times New Roman" w:cs="Arial" w:ascii="Arial" w:hAnsi="Arial"/>
            <w:color w:val="000000"/>
            <w:sz w:val="23"/>
            <w:szCs w:val="23"/>
          </w:rPr>
          <w:t> – module.factory(`factoryName`, function);</w:t>
        </w:r>
      </w:ins>
    </w:p>
    <w:p>
      <w:pPr>
        <w:pStyle w:val="Normal"/>
        <w:shd w:val="clear" w:color="auto" w:fill="FFFFFF"/>
        <w:spacing w:lineRule="auto" w:line="240" w:before="0" w:after="0"/>
        <w:rPr>
          <w:rFonts w:ascii="Arial" w:hAnsi="Arial" w:eastAsia="Times New Roman" w:cs="Arial"/>
          <w:color w:val="3A3A3A"/>
          <w:sz w:val="23"/>
          <w:szCs w:val="23"/>
        </w:rPr>
      </w:pPr>
      <w:ins w:id="619" w:author="Unknown" w:date="0-00-00T00:00:00Z">
        <w:r>
          <w:rPr>
            <w:rFonts w:eastAsia="Times New Roman" w:cs="Arial" w:ascii="Arial" w:hAnsi="Arial"/>
            <w:b/>
            <w:bCs/>
            <w:color w:val="000000"/>
            <w:sz w:val="23"/>
            <w:szCs w:val="23"/>
          </w:rPr>
          <w:t>Service</w:t>
        </w:r>
      </w:ins>
      <w:ins w:id="620" w:author="Unknown" w:date="0-00-00T00:00:00Z">
        <w:r>
          <w:rPr>
            <w:rFonts w:eastAsia="Times New Roman" w:cs="Arial" w:ascii="Arial" w:hAnsi="Arial"/>
            <w:color w:val="000000"/>
            <w:sz w:val="23"/>
            <w:szCs w:val="23"/>
          </w:rPr>
          <w:t> – module.service(`serviceName`, function);</w:t>
        </w:r>
      </w:ins>
    </w:p>
    <w:p>
      <w:pPr>
        <w:pStyle w:val="Normal"/>
        <w:shd w:val="clear" w:color="auto" w:fill="FFFFFF"/>
        <w:spacing w:lineRule="auto" w:line="240" w:before="0" w:after="0"/>
        <w:rPr>
          <w:rFonts w:ascii="Arial" w:hAnsi="Arial" w:eastAsia="Times New Roman" w:cs="Arial"/>
          <w:color w:val="3A3A3A"/>
          <w:sz w:val="23"/>
          <w:szCs w:val="23"/>
        </w:rPr>
      </w:pPr>
      <w:ins w:id="621" w:author="Unknown" w:date="0-00-00T00:00:00Z">
        <w:r>
          <w:rPr>
            <w:rFonts w:eastAsia="Times New Roman" w:cs="Arial" w:ascii="Arial" w:hAnsi="Arial"/>
            <w:b/>
            <w:bCs/>
            <w:color w:val="000000"/>
            <w:sz w:val="23"/>
            <w:szCs w:val="23"/>
          </w:rPr>
          <w:t>Q #42) If both factory and service are equivalent, then when should I use them?</w:t>
        </w:r>
      </w:ins>
    </w:p>
    <w:p>
      <w:pPr>
        <w:pStyle w:val="Normal"/>
        <w:shd w:val="clear" w:color="auto" w:fill="FFFFFF"/>
        <w:spacing w:lineRule="auto" w:line="240" w:before="0" w:after="0"/>
        <w:rPr>
          <w:rFonts w:ascii="Arial" w:hAnsi="Arial" w:eastAsia="Times New Roman" w:cs="Arial"/>
          <w:color w:val="3A3A3A"/>
          <w:sz w:val="23"/>
          <w:szCs w:val="23"/>
        </w:rPr>
      </w:pPr>
      <w:ins w:id="622" w:author="Unknown" w:date="0-00-00T00:00:00Z">
        <w:r>
          <w:rPr>
            <w:rFonts w:eastAsia="Times New Roman" w:cs="Arial" w:ascii="Arial" w:hAnsi="Arial"/>
            <w:b/>
            <w:bCs/>
            <w:color w:val="000000"/>
            <w:sz w:val="23"/>
            <w:szCs w:val="23"/>
          </w:rPr>
          <w:t>Answer:</w:t>
        </w:r>
      </w:ins>
      <w:ins w:id="623" w:author="Unknown" w:date="0-00-00T00:00:00Z">
        <w:r>
          <w:rPr>
            <w:rFonts w:eastAsia="Times New Roman" w:cs="Arial" w:ascii="Arial" w:hAnsi="Arial"/>
            <w:color w:val="000000"/>
            <w:sz w:val="23"/>
            <w:szCs w:val="23"/>
          </w:rPr>
          <w:t> Factory provider is preferred using an object, whereas a service provider is preferred using with class.</w:t>
        </w:r>
      </w:ins>
    </w:p>
    <w:p>
      <w:pPr>
        <w:pStyle w:val="Normal"/>
        <w:shd w:val="clear" w:color="auto" w:fill="FFFFFF"/>
        <w:spacing w:lineRule="auto" w:line="240" w:before="0" w:after="0"/>
        <w:rPr>
          <w:rFonts w:ascii="Arial" w:hAnsi="Arial" w:eastAsia="Times New Roman" w:cs="Arial"/>
          <w:color w:val="3A3A3A"/>
          <w:sz w:val="23"/>
          <w:szCs w:val="23"/>
        </w:rPr>
      </w:pPr>
      <w:ins w:id="624" w:author="Unknown" w:date="0-00-00T00:00:00Z">
        <w:r>
          <w:rPr>
            <w:rFonts w:eastAsia="Times New Roman" w:cs="Arial" w:ascii="Arial" w:hAnsi="Arial"/>
            <w:b/>
            <w:bCs/>
            <w:color w:val="000000"/>
            <w:sz w:val="23"/>
            <w:szCs w:val="23"/>
          </w:rPr>
          <w:t>Q #43) Difference between AngularJS and React.JS.</w:t>
        </w:r>
      </w:ins>
    </w:p>
    <w:p>
      <w:pPr>
        <w:pStyle w:val="Normal"/>
        <w:shd w:val="clear" w:color="auto" w:fill="FFFFFF"/>
        <w:spacing w:lineRule="auto" w:line="240" w:before="0" w:after="0"/>
        <w:rPr>
          <w:rFonts w:ascii="Arial" w:hAnsi="Arial" w:eastAsia="Times New Roman" w:cs="Arial"/>
          <w:color w:val="3A3A3A"/>
          <w:sz w:val="23"/>
          <w:szCs w:val="23"/>
        </w:rPr>
      </w:pPr>
      <w:ins w:id="625" w:author="Unknown" w:date="0-00-00T00:00:00Z">
        <w:r>
          <w:rPr>
            <w:rFonts w:eastAsia="Times New Roman" w:cs="Arial" w:ascii="Arial" w:hAnsi="Arial"/>
            <w:b/>
            <w:bCs/>
            <w:color w:val="000000"/>
            <w:sz w:val="23"/>
            <w:szCs w:val="23"/>
          </w:rPr>
          <w:t>Answer:</w:t>
        </w:r>
      </w:ins>
      <w:ins w:id="626" w:author="Unknown" w:date="0-00-00T00:00:00Z">
        <w:r>
          <w:rPr>
            <w:rFonts w:eastAsia="Times New Roman" w:cs="Arial" w:ascii="Arial" w:hAnsi="Arial"/>
            <w:color w:val="000000"/>
            <w:sz w:val="23"/>
            <w:szCs w:val="23"/>
          </w:rPr>
          <w:t> AngularJS is a TypeScript language based JS framework released in October 2010 by Google. It is a completely free framework and open source that is used in SPA projects (i.e. Single Page Application projects).</w:t>
        </w:r>
      </w:ins>
    </w:p>
    <w:p>
      <w:pPr>
        <w:pStyle w:val="Normal"/>
        <w:shd w:val="clear" w:color="auto" w:fill="FFFFFF"/>
        <w:spacing w:lineRule="auto" w:line="240" w:before="0" w:after="336"/>
        <w:rPr>
          <w:rFonts w:ascii="Arial" w:hAnsi="Arial" w:eastAsia="Times New Roman" w:cs="Arial"/>
          <w:color w:val="3A3A3A"/>
          <w:sz w:val="23"/>
          <w:szCs w:val="23"/>
        </w:rPr>
      </w:pPr>
      <w:ins w:id="627" w:author="Unknown" w:date="0-00-00T00:00:00Z">
        <w:r>
          <w:rPr>
            <w:rFonts w:eastAsia="Times New Roman" w:cs="Arial" w:ascii="Arial" w:hAnsi="Arial"/>
            <w:color w:val="000000"/>
            <w:sz w:val="23"/>
            <w:szCs w:val="23"/>
          </w:rPr>
          <w:t>React.JS is a javascript library developed by Facebook in March 2013 for building UI. React components can be used on several pages but not as a SPA (i.e. Single Page Application).</w:t>
        </w:r>
      </w:ins>
    </w:p>
    <w:p>
      <w:pPr>
        <w:pStyle w:val="Normal"/>
        <w:shd w:val="clear" w:color="auto" w:fill="FFFFFF"/>
        <w:spacing w:lineRule="auto" w:line="240" w:before="0" w:after="0"/>
        <w:rPr>
          <w:rFonts w:ascii="Arial" w:hAnsi="Arial" w:eastAsia="Times New Roman" w:cs="Arial"/>
          <w:color w:val="3A3A3A"/>
          <w:sz w:val="23"/>
          <w:szCs w:val="23"/>
        </w:rPr>
      </w:pPr>
      <w:ins w:id="628" w:author="Unknown" w:date="0-00-00T00:00:00Z">
        <w:r>
          <w:rPr>
            <w:rFonts w:eastAsia="Times New Roman" w:cs="Arial" w:ascii="Arial" w:hAnsi="Arial"/>
            <w:b/>
            <w:bCs/>
            <w:color w:val="000000"/>
            <w:sz w:val="23"/>
            <w:szCs w:val="23"/>
          </w:rPr>
          <w:t>Q #44) Difference between ng-bind and ng-model directive.</w:t>
        </w:r>
      </w:ins>
    </w:p>
    <w:p>
      <w:pPr>
        <w:pStyle w:val="Normal"/>
        <w:shd w:val="clear" w:color="auto" w:fill="FFFFFF"/>
        <w:spacing w:lineRule="auto" w:line="240" w:before="0" w:after="0"/>
        <w:rPr>
          <w:rFonts w:ascii="Arial" w:hAnsi="Arial" w:eastAsia="Times New Roman" w:cs="Arial"/>
          <w:color w:val="3A3A3A"/>
          <w:sz w:val="23"/>
          <w:szCs w:val="23"/>
        </w:rPr>
      </w:pPr>
      <w:ins w:id="629" w:author="Unknown" w:date="0-00-00T00:00:00Z">
        <w:r>
          <w:rPr>
            <w:rFonts w:eastAsia="Times New Roman" w:cs="Arial" w:ascii="Arial" w:hAnsi="Arial"/>
            <w:b/>
            <w:bCs/>
            <w:color w:val="000000"/>
            <w:sz w:val="23"/>
            <w:szCs w:val="23"/>
          </w:rPr>
          <w:t>Answer:</w:t>
        </w:r>
      </w:ins>
      <w:ins w:id="630" w:author="Unknown" w:date="0-00-00T00:00:00Z">
        <w:r>
          <w:rPr>
            <w:rFonts w:eastAsia="Times New Roman" w:cs="Arial" w:ascii="Arial" w:hAnsi="Arial"/>
            <w:color w:val="000000"/>
            <w:sz w:val="23"/>
            <w:szCs w:val="23"/>
          </w:rPr>
          <w:t> ng-bind directive has one way data bindings, data flows only from object to UI, not vice versa (i.e. $scope&gt;&gt;view) and ng-model directive has two way data bindings, data flows between UI to object and vice versa(i.e. $scope&gt;&gt;view and view&gt;&gt;$scope).</w:t>
        </w:r>
      </w:ins>
    </w:p>
    <w:p>
      <w:pPr>
        <w:pStyle w:val="Normal"/>
        <w:shd w:val="clear" w:color="auto" w:fill="FFFFFF"/>
        <w:spacing w:lineRule="auto" w:line="240" w:before="0" w:after="0"/>
        <w:rPr>
          <w:rFonts w:ascii="Arial" w:hAnsi="Arial" w:eastAsia="Times New Roman" w:cs="Arial"/>
          <w:color w:val="3A3A3A"/>
          <w:sz w:val="23"/>
          <w:szCs w:val="23"/>
        </w:rPr>
      </w:pPr>
      <w:ins w:id="631" w:author="Unknown" w:date="0-00-00T00:00:00Z">
        <w:r>
          <w:rPr>
            <w:rFonts w:eastAsia="Times New Roman" w:cs="Arial" w:ascii="Arial" w:hAnsi="Arial"/>
            <w:b/>
            <w:bCs/>
            <w:color w:val="000000"/>
            <w:sz w:val="23"/>
            <w:szCs w:val="23"/>
          </w:rPr>
          <w:t>Q #45) What is the difference between AJAX and AngularJs?</w:t>
        </w:r>
      </w:ins>
    </w:p>
    <w:p>
      <w:pPr>
        <w:pStyle w:val="Normal"/>
        <w:shd w:val="clear" w:color="auto" w:fill="FFFFFF"/>
        <w:spacing w:lineRule="auto" w:line="240" w:before="0" w:after="0"/>
        <w:rPr>
          <w:rFonts w:ascii="Arial" w:hAnsi="Arial" w:eastAsia="Times New Roman" w:cs="Arial"/>
          <w:color w:val="3A3A3A"/>
          <w:sz w:val="23"/>
          <w:szCs w:val="23"/>
        </w:rPr>
      </w:pPr>
      <w:ins w:id="632" w:author="Unknown" w:date="0-00-00T00:00:00Z">
        <w:r>
          <w:rPr>
            <w:rFonts w:eastAsia="Times New Roman" w:cs="Arial" w:ascii="Arial" w:hAnsi="Arial"/>
            <w:b/>
            <w:bCs/>
            <w:color w:val="000000"/>
            <w:sz w:val="23"/>
            <w:szCs w:val="23"/>
          </w:rPr>
          <w:t>Answer:</w:t>
        </w:r>
      </w:ins>
      <w:ins w:id="633" w:author="Unknown" w:date="0-00-00T00:00:00Z">
        <w:r>
          <w:rPr>
            <w:rFonts w:eastAsia="Times New Roman" w:cs="Arial" w:ascii="Arial" w:hAnsi="Arial"/>
            <w:color w:val="000000"/>
            <w:sz w:val="23"/>
            <w:szCs w:val="23"/>
          </w:rPr>
          <w:t> AJAX stands for Asynchronous JavaScript which is used for sending and getting responses from the server without loading the page.</w:t>
        </w:r>
      </w:ins>
    </w:p>
    <w:p>
      <w:pPr>
        <w:pStyle w:val="Normal"/>
        <w:shd w:val="clear" w:color="auto" w:fill="FFFFFF"/>
        <w:spacing w:lineRule="auto" w:line="240" w:before="0" w:after="336"/>
        <w:rPr>
          <w:rFonts w:ascii="Arial" w:hAnsi="Arial" w:eastAsia="Times New Roman" w:cs="Arial"/>
          <w:color w:val="3A3A3A"/>
          <w:sz w:val="23"/>
          <w:szCs w:val="23"/>
        </w:rPr>
      </w:pPr>
      <w:ins w:id="634" w:author="Unknown" w:date="0-00-00T00:00:00Z">
        <w:r>
          <w:rPr>
            <w:rFonts w:eastAsia="Times New Roman" w:cs="Arial" w:ascii="Arial" w:hAnsi="Arial"/>
            <w:color w:val="000000"/>
            <w:sz w:val="23"/>
            <w:szCs w:val="23"/>
          </w:rPr>
          <w:t>Whereas, AngularJS is a typescript language based JavaScript framework following the MVC pattern.</w:t>
        </w:r>
      </w:ins>
    </w:p>
    <w:p>
      <w:pPr>
        <w:pStyle w:val="Normal"/>
        <w:shd w:val="clear" w:color="auto" w:fill="FFFFFF"/>
        <w:spacing w:lineRule="auto" w:line="240" w:before="0" w:after="0"/>
        <w:rPr>
          <w:rFonts w:ascii="Arial" w:hAnsi="Arial" w:eastAsia="Times New Roman" w:cs="Arial"/>
          <w:color w:val="3A3A3A"/>
          <w:sz w:val="23"/>
          <w:szCs w:val="23"/>
        </w:rPr>
      </w:pPr>
      <w:ins w:id="635" w:author="Unknown" w:date="0-00-00T00:00:00Z">
        <w:r>
          <w:rPr>
            <w:rFonts w:eastAsia="Times New Roman" w:cs="Arial" w:ascii="Arial" w:hAnsi="Arial"/>
            <w:b/>
            <w:bCs/>
            <w:color w:val="000000"/>
            <w:sz w:val="23"/>
            <w:szCs w:val="23"/>
          </w:rPr>
          <w:t>Q #46) Define ng-if, ng-show and ng-hide.</w:t>
        </w:r>
      </w:ins>
    </w:p>
    <w:p>
      <w:pPr>
        <w:pStyle w:val="Normal"/>
        <w:shd w:val="clear" w:color="auto" w:fill="FFFFFF"/>
        <w:spacing w:lineRule="auto" w:line="240" w:before="0" w:after="0"/>
        <w:rPr>
          <w:rFonts w:ascii="Arial" w:hAnsi="Arial" w:eastAsia="Times New Roman" w:cs="Arial"/>
          <w:color w:val="3A3A3A"/>
          <w:sz w:val="23"/>
          <w:szCs w:val="23"/>
        </w:rPr>
      </w:pPr>
      <w:ins w:id="636" w:author="Unknown" w:date="0-00-00T00:00:00Z">
        <w:r>
          <w:rPr>
            <w:rFonts w:eastAsia="Times New Roman" w:cs="Arial" w:ascii="Arial" w:hAnsi="Arial"/>
            <w:b/>
            <w:bCs/>
            <w:color w:val="000000"/>
            <w:sz w:val="23"/>
            <w:szCs w:val="23"/>
          </w:rPr>
          <w:t>Answer:</w:t>
        </w:r>
      </w:ins>
      <w:ins w:id="637" w:author="Unknown" w:date="0-00-00T00:00:00Z">
        <w:r>
          <w:rPr>
            <w:rFonts w:eastAsia="Times New Roman" w:cs="Arial" w:ascii="Arial" w:hAnsi="Arial"/>
            <w:color w:val="000000"/>
            <w:sz w:val="23"/>
            <w:szCs w:val="23"/>
          </w:rPr>
          <w:t> ng-if directive is used as if clause which removes the HTML element if the expression becomes false.</w:t>
        </w:r>
      </w:ins>
    </w:p>
    <w:p>
      <w:pPr>
        <w:pStyle w:val="Normal"/>
        <w:shd w:val="clear" w:color="auto" w:fill="FFFFFF"/>
        <w:spacing w:lineRule="auto" w:line="240" w:before="0" w:after="0"/>
        <w:rPr>
          <w:rFonts w:ascii="Arial" w:hAnsi="Arial" w:eastAsia="Times New Roman" w:cs="Arial"/>
          <w:color w:val="3A3A3A"/>
          <w:sz w:val="23"/>
          <w:szCs w:val="23"/>
        </w:rPr>
      </w:pPr>
      <w:ins w:id="638" w:author="Unknown" w:date="0-00-00T00:00:00Z">
        <w:r>
          <w:rPr>
            <w:rFonts w:eastAsia="Times New Roman" w:cs="Arial" w:ascii="Arial" w:hAnsi="Arial"/>
            <w:b/>
            <w:bCs/>
            <w:color w:val="000000"/>
            <w:sz w:val="23"/>
            <w:szCs w:val="23"/>
            <w:u w:val="single"/>
          </w:rPr>
          <w:t>Syntax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639" w:author="Unknown" w:date="0-00-00T00:00:00Z">
        <w:r>
          <w:rPr>
            <w:rFonts w:eastAsia="Times New Roman" w:cs="Courier New" w:ascii="inherit" w:hAnsi="inherit"/>
            <w:color w:val="000000"/>
            <w:sz w:val="23"/>
            <w:szCs w:val="23"/>
          </w:rPr>
          <w:t>&lt;element ng-if=”expression”&gt;&lt;/element&gt;</w:t>
        </w:r>
      </w:ins>
    </w:p>
    <w:p>
      <w:pPr>
        <w:pStyle w:val="Normal"/>
        <w:shd w:val="clear" w:color="auto" w:fill="FFFFFF"/>
        <w:spacing w:lineRule="auto" w:line="240" w:before="0" w:after="336"/>
        <w:rPr>
          <w:rFonts w:ascii="Arial" w:hAnsi="Arial" w:eastAsia="Times New Roman" w:cs="Arial"/>
          <w:color w:val="3A3A3A"/>
          <w:sz w:val="23"/>
          <w:szCs w:val="23"/>
        </w:rPr>
      </w:pPr>
      <w:ins w:id="640" w:author="Unknown" w:date="0-00-00T00:00:00Z">
        <w:r>
          <w:rPr>
            <w:rFonts w:eastAsia="Times New Roman" w:cs="Arial" w:ascii="Arial" w:hAnsi="Arial"/>
            <w:color w:val="000000"/>
            <w:sz w:val="23"/>
            <w:szCs w:val="23"/>
          </w:rPr>
          <w:t>ng-show directive is used to show the HTML element if the expression becomes true. And if the expression becomes false then the HTML element will be hidden.</w:t>
        </w:r>
      </w:ins>
    </w:p>
    <w:p>
      <w:pPr>
        <w:pStyle w:val="Normal"/>
        <w:shd w:val="clear" w:color="auto" w:fill="FFFFFF"/>
        <w:spacing w:lineRule="auto" w:line="240" w:before="0" w:after="0"/>
        <w:rPr>
          <w:rFonts w:ascii="Arial" w:hAnsi="Arial" w:eastAsia="Times New Roman" w:cs="Arial"/>
          <w:color w:val="3A3A3A"/>
          <w:sz w:val="23"/>
          <w:szCs w:val="23"/>
        </w:rPr>
      </w:pPr>
      <w:ins w:id="641" w:author="Unknown" w:date="0-00-00T00:00:00Z">
        <w:r>
          <w:rPr>
            <w:rFonts w:eastAsia="Times New Roman" w:cs="Arial" w:ascii="Arial" w:hAnsi="Arial"/>
            <w:b/>
            <w:bCs/>
            <w:color w:val="000000"/>
            <w:sz w:val="23"/>
            <w:szCs w:val="23"/>
          </w:rPr>
          <w:t>Syntax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642" w:author="Unknown" w:date="0-00-00T00:00:00Z">
        <w:r>
          <w:rPr>
            <w:rFonts w:eastAsia="Times New Roman" w:cs="Courier New" w:ascii="inherit" w:hAnsi="inherit"/>
            <w:color w:val="000000"/>
            <w:sz w:val="23"/>
            <w:szCs w:val="23"/>
          </w:rPr>
          <w:t>&lt;element ng-show=”expression”&gt;&lt;/element&gt;</w:t>
        </w:r>
      </w:ins>
    </w:p>
    <w:p>
      <w:pPr>
        <w:pStyle w:val="Normal"/>
        <w:shd w:val="clear" w:color="auto" w:fill="FFFFFF"/>
        <w:spacing w:lineRule="auto" w:line="240" w:before="0" w:after="336"/>
        <w:rPr>
          <w:rFonts w:ascii="Arial" w:hAnsi="Arial" w:eastAsia="Times New Roman" w:cs="Arial"/>
          <w:color w:val="3A3A3A"/>
          <w:sz w:val="23"/>
          <w:szCs w:val="23"/>
        </w:rPr>
      </w:pPr>
      <w:ins w:id="643" w:author="Unknown" w:date="0-00-00T00:00:00Z">
        <w:r>
          <w:rPr>
            <w:rFonts w:eastAsia="Times New Roman" w:cs="Arial" w:ascii="Arial" w:hAnsi="Arial"/>
            <w:color w:val="000000"/>
            <w:sz w:val="23"/>
            <w:szCs w:val="23"/>
          </w:rPr>
          <w:t>ng-hide directive is used to hide the HTML element if the expression becomes false.</w:t>
        </w:r>
      </w:ins>
    </w:p>
    <w:p>
      <w:pPr>
        <w:pStyle w:val="Normal"/>
        <w:shd w:val="clear" w:color="auto" w:fill="FFFFFF"/>
        <w:spacing w:lineRule="auto" w:line="240" w:before="0" w:after="0"/>
        <w:rPr>
          <w:rFonts w:ascii="Arial" w:hAnsi="Arial" w:eastAsia="Times New Roman" w:cs="Arial"/>
          <w:color w:val="3A3A3A"/>
          <w:sz w:val="23"/>
          <w:szCs w:val="23"/>
        </w:rPr>
      </w:pPr>
      <w:ins w:id="644" w:author="Unknown" w:date="0-00-00T00:00:00Z">
        <w:r>
          <w:rPr>
            <w:rFonts w:eastAsia="Times New Roman" w:cs="Arial" w:ascii="Arial" w:hAnsi="Arial"/>
            <w:b/>
            <w:bCs/>
            <w:color w:val="000000"/>
            <w:sz w:val="23"/>
            <w:szCs w:val="23"/>
          </w:rPr>
          <w:t>Syntax</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645" w:author="Unknown" w:date="0-00-00T00:00:00Z">
        <w:r>
          <w:rPr>
            <w:rFonts w:eastAsia="Times New Roman" w:cs="Courier New" w:ascii="inherit" w:hAnsi="inherit"/>
            <w:color w:val="000000"/>
            <w:sz w:val="23"/>
            <w:szCs w:val="23"/>
          </w:rPr>
          <w:t>&lt;element ng-hide=”expression”&gt;&lt;/element&gt;</w:t>
        </w:r>
      </w:ins>
    </w:p>
    <w:p>
      <w:pPr>
        <w:pStyle w:val="Normal"/>
        <w:shd w:val="clear" w:color="auto" w:fill="FFFFFF"/>
        <w:spacing w:lineRule="auto" w:line="240" w:before="0" w:after="336"/>
        <w:rPr>
          <w:rFonts w:ascii="Arial" w:hAnsi="Arial" w:eastAsia="Times New Roman" w:cs="Arial"/>
          <w:color w:val="3A3A3A"/>
          <w:sz w:val="23"/>
          <w:szCs w:val="23"/>
        </w:rPr>
      </w:pPr>
      <w:ins w:id="646" w:author="Unknown" w:date="0-00-00T00:00:00Z">
        <w:r>
          <w:rPr>
            <w:rFonts w:eastAsia="Times New Roman" w:cs="Arial" w:ascii="Arial" w:hAnsi="Arial"/>
            <w:color w:val="000000"/>
            <w:sz w:val="23"/>
            <w:szCs w:val="23"/>
          </w:rPr>
          <w:t>Both ng-show and ng-hide uses the display property method.</w:t>
        </w:r>
      </w:ins>
    </w:p>
    <w:p>
      <w:pPr>
        <w:pStyle w:val="Normal"/>
        <w:shd w:val="clear" w:color="auto" w:fill="FFFFFF"/>
        <w:spacing w:lineRule="auto" w:line="240" w:before="0" w:after="0"/>
        <w:rPr>
          <w:rFonts w:ascii="Arial" w:hAnsi="Arial" w:eastAsia="Times New Roman" w:cs="Arial"/>
          <w:color w:val="3A3A3A"/>
          <w:sz w:val="23"/>
          <w:szCs w:val="23"/>
        </w:rPr>
      </w:pPr>
      <w:ins w:id="647" w:author="Unknown" w:date="0-00-00T00:00:00Z">
        <w:r>
          <w:rPr>
            <w:rFonts w:eastAsia="Times New Roman" w:cs="Arial" w:ascii="Arial" w:hAnsi="Arial"/>
            <w:b/>
            <w:bCs/>
            <w:color w:val="000000"/>
            <w:sz w:val="23"/>
            <w:szCs w:val="23"/>
          </w:rPr>
          <w:t>Q #47) What is the difference between ngRoute and ui-router?</w:t>
        </w:r>
      </w:ins>
    </w:p>
    <w:p>
      <w:pPr>
        <w:pStyle w:val="Normal"/>
        <w:shd w:val="clear" w:color="auto" w:fill="FFFFFF"/>
        <w:spacing w:lineRule="auto" w:line="240" w:before="0" w:after="0"/>
        <w:rPr>
          <w:rFonts w:ascii="Arial" w:hAnsi="Arial" w:eastAsia="Times New Roman" w:cs="Arial"/>
          <w:color w:val="3A3A3A"/>
          <w:sz w:val="23"/>
          <w:szCs w:val="23"/>
        </w:rPr>
      </w:pPr>
      <w:ins w:id="648" w:author="Unknown" w:date="0-00-00T00:00:00Z">
        <w:r>
          <w:rPr>
            <w:rFonts w:eastAsia="Times New Roman" w:cs="Arial" w:ascii="Arial" w:hAnsi="Arial"/>
            <w:b/>
            <w:bCs/>
            <w:color w:val="000000"/>
            <w:sz w:val="23"/>
            <w:szCs w:val="23"/>
          </w:rPr>
          <w:t>Answer:</w:t>
        </w:r>
      </w:ins>
      <w:ins w:id="649" w:author="Unknown" w:date="0-00-00T00:00:00Z">
        <w:r>
          <w:rPr>
            <w:rFonts w:eastAsia="Times New Roman" w:cs="Arial" w:ascii="Arial" w:hAnsi="Arial"/>
            <w:color w:val="000000"/>
            <w:sz w:val="23"/>
            <w:szCs w:val="23"/>
          </w:rPr>
          <w:t> ngRoute is a module developed by angularJS team which was a part of the core angularJS framework. Whereas ui-router was developed by a third-party community to overcome the problems of ngRoute.</w:t>
        </w:r>
      </w:ins>
    </w:p>
    <w:p>
      <w:pPr>
        <w:pStyle w:val="Normal"/>
        <w:shd w:val="clear" w:color="auto" w:fill="FFFFFF"/>
        <w:spacing w:lineRule="auto" w:line="240" w:before="0" w:after="336"/>
        <w:rPr>
          <w:rFonts w:ascii="Arial" w:hAnsi="Arial" w:eastAsia="Times New Roman" w:cs="Arial"/>
          <w:color w:val="3A3A3A"/>
          <w:sz w:val="23"/>
          <w:szCs w:val="23"/>
        </w:rPr>
      </w:pPr>
      <w:ins w:id="650" w:author="Unknown" w:date="0-00-00T00:00:00Z">
        <w:r>
          <w:rPr>
            <w:rFonts w:eastAsia="Times New Roman" w:cs="Arial" w:ascii="Arial" w:hAnsi="Arial"/>
            <w:color w:val="000000"/>
            <w:sz w:val="23"/>
            <w:szCs w:val="23"/>
          </w:rPr>
          <w:t>ngRoute is a location or URL based routing, and ui-router is a state-based routing which allows nested views.</w:t>
        </w:r>
      </w:ins>
    </w:p>
    <w:p>
      <w:pPr>
        <w:pStyle w:val="Normal"/>
        <w:shd w:val="clear" w:color="auto" w:fill="FFFFFF"/>
        <w:spacing w:lineRule="auto" w:line="240" w:before="0" w:after="0"/>
        <w:rPr>
          <w:rFonts w:ascii="Arial" w:hAnsi="Arial" w:eastAsia="Times New Roman" w:cs="Arial"/>
          <w:color w:val="3A3A3A"/>
          <w:sz w:val="23"/>
          <w:szCs w:val="23"/>
        </w:rPr>
      </w:pPr>
      <w:ins w:id="651" w:author="Unknown" w:date="0-00-00T00:00:00Z">
        <w:r>
          <w:rPr>
            <w:rFonts w:eastAsia="Times New Roman" w:cs="Arial" w:ascii="Arial" w:hAnsi="Arial"/>
            <w:b/>
            <w:bCs/>
            <w:color w:val="000000"/>
            <w:sz w:val="23"/>
            <w:szCs w:val="23"/>
          </w:rPr>
          <w:t>Q #48) How to set, get and clear cookies in AngularJs?</w:t>
        </w:r>
      </w:ins>
    </w:p>
    <w:p>
      <w:pPr>
        <w:pStyle w:val="Normal"/>
        <w:shd w:val="clear" w:color="auto" w:fill="FFFFFF"/>
        <w:spacing w:lineRule="auto" w:line="240" w:before="0" w:after="0"/>
        <w:rPr>
          <w:rFonts w:ascii="Arial" w:hAnsi="Arial" w:eastAsia="Times New Roman" w:cs="Arial"/>
          <w:color w:val="3A3A3A"/>
          <w:sz w:val="23"/>
          <w:szCs w:val="23"/>
        </w:rPr>
      </w:pPr>
      <w:ins w:id="652" w:author="Unknown" w:date="0-00-00T00:00:00Z">
        <w:r>
          <w:rPr>
            <w:rFonts w:eastAsia="Times New Roman" w:cs="Arial" w:ascii="Arial" w:hAnsi="Arial"/>
            <w:b/>
            <w:bCs/>
            <w:color w:val="000000"/>
            <w:sz w:val="23"/>
            <w:szCs w:val="23"/>
          </w:rPr>
          <w:t>Answer:</w:t>
        </w:r>
      </w:ins>
      <w:ins w:id="653" w:author="Unknown" w:date="0-00-00T00:00:00Z">
        <w:r>
          <w:rPr>
            <w:rFonts w:eastAsia="Times New Roman" w:cs="Arial" w:ascii="Arial" w:hAnsi="Arial"/>
            <w:color w:val="000000"/>
            <w:sz w:val="23"/>
            <w:szCs w:val="23"/>
          </w:rPr>
          <w:t> AngularJS has a module called ngCookies, so before injecting ngCookies angular-cookies.js should be included into the application.</w:t>
        </w:r>
      </w:ins>
    </w:p>
    <w:p>
      <w:pPr>
        <w:pStyle w:val="Normal"/>
        <w:shd w:val="clear" w:color="auto" w:fill="FFFFFF"/>
        <w:spacing w:lineRule="auto" w:line="240" w:before="0" w:after="0"/>
        <w:rPr>
          <w:rFonts w:ascii="Arial" w:hAnsi="Arial" w:eastAsia="Times New Roman" w:cs="Arial"/>
          <w:color w:val="3A3A3A"/>
          <w:sz w:val="23"/>
          <w:szCs w:val="23"/>
        </w:rPr>
      </w:pPr>
      <w:ins w:id="654" w:author="Unknown" w:date="0-00-00T00:00:00Z">
        <w:r>
          <w:rPr>
            <w:rFonts w:eastAsia="Times New Roman" w:cs="Arial" w:ascii="Arial" w:hAnsi="Arial"/>
            <w:b/>
            <w:bCs/>
            <w:color w:val="000000"/>
            <w:sz w:val="23"/>
            <w:szCs w:val="23"/>
          </w:rPr>
          <w:t>Set Cookies</w:t>
        </w:r>
      </w:ins>
      <w:ins w:id="655" w:author="Unknown" w:date="0-00-00T00:00:00Z">
        <w:r>
          <w:rPr>
            <w:rFonts w:eastAsia="Times New Roman" w:cs="Arial" w:ascii="Arial" w:hAnsi="Arial"/>
            <w:color w:val="000000"/>
            <w:sz w:val="23"/>
            <w:szCs w:val="23"/>
          </w:rPr>
          <w:t> – Put method is used to set cookies in a key-value format.</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656" w:author="Unknown" w:date="0-00-00T00:00:00Z">
        <w:r>
          <w:rPr>
            <w:rFonts w:eastAsia="Times New Roman" w:cs="Courier New" w:ascii="inherit" w:hAnsi="inherit"/>
            <w:color w:val="000000"/>
            <w:sz w:val="23"/>
            <w:szCs w:val="23"/>
          </w:rPr>
          <w:t>$cookies.put(“username”, $scope.username);</w:t>
        </w:r>
      </w:ins>
    </w:p>
    <w:p>
      <w:pPr>
        <w:pStyle w:val="Normal"/>
        <w:shd w:val="clear" w:color="auto" w:fill="FFFFFF"/>
        <w:spacing w:lineRule="auto" w:line="240" w:before="0" w:after="0"/>
        <w:rPr>
          <w:rFonts w:ascii="Arial" w:hAnsi="Arial" w:eastAsia="Times New Roman" w:cs="Arial"/>
          <w:color w:val="3A3A3A"/>
          <w:sz w:val="23"/>
          <w:szCs w:val="23"/>
        </w:rPr>
      </w:pPr>
      <w:ins w:id="657" w:author="Unknown" w:date="0-00-00T00:00:00Z">
        <w:r>
          <w:rPr>
            <w:rFonts w:eastAsia="Times New Roman" w:cs="Arial" w:ascii="Arial" w:hAnsi="Arial"/>
            <w:b/>
            <w:bCs/>
            <w:color w:val="000000"/>
            <w:sz w:val="23"/>
            <w:szCs w:val="23"/>
          </w:rPr>
          <w:t>Get Cookies – </w:t>
        </w:r>
      </w:ins>
      <w:ins w:id="658" w:author="Unknown" w:date="0-00-00T00:00:00Z">
        <w:r>
          <w:rPr>
            <w:rFonts w:eastAsia="Times New Roman" w:cs="Arial" w:ascii="Arial" w:hAnsi="Arial"/>
            <w:color w:val="000000"/>
            <w:sz w:val="23"/>
            <w:szCs w:val="23"/>
          </w:rPr>
          <w:t>Get method is used to get cookies.</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659" w:author="Unknown" w:date="0-00-00T00:00:00Z">
        <w:r>
          <w:rPr>
            <w:rFonts w:eastAsia="Times New Roman" w:cs="Courier New" w:ascii="inherit" w:hAnsi="inherit"/>
            <w:color w:val="000000"/>
            <w:sz w:val="23"/>
            <w:szCs w:val="23"/>
          </w:rPr>
          <w:t>$cookies.get(‘username’);</w:t>
        </w:r>
      </w:ins>
    </w:p>
    <w:p>
      <w:pPr>
        <w:pStyle w:val="Normal"/>
        <w:shd w:val="clear" w:color="auto" w:fill="FFFFFF"/>
        <w:spacing w:lineRule="auto" w:line="240" w:before="0" w:after="0"/>
        <w:rPr>
          <w:rFonts w:ascii="Arial" w:hAnsi="Arial" w:eastAsia="Times New Roman" w:cs="Arial"/>
          <w:color w:val="3A3A3A"/>
          <w:sz w:val="23"/>
          <w:szCs w:val="23"/>
        </w:rPr>
      </w:pPr>
      <w:ins w:id="660" w:author="Unknown" w:date="0-00-00T00:00:00Z">
        <w:r>
          <w:rPr>
            <w:rFonts w:eastAsia="Times New Roman" w:cs="Arial" w:ascii="Arial" w:hAnsi="Arial"/>
            <w:b/>
            <w:bCs/>
            <w:color w:val="000000"/>
            <w:sz w:val="23"/>
            <w:szCs w:val="23"/>
          </w:rPr>
          <w:t>Clear Cookies – </w:t>
        </w:r>
      </w:ins>
      <w:ins w:id="661" w:author="Unknown" w:date="0-00-00T00:00:00Z">
        <w:r>
          <w:rPr>
            <w:rFonts w:eastAsia="Times New Roman" w:cs="Arial" w:ascii="Arial" w:hAnsi="Arial"/>
            <w:color w:val="000000"/>
            <w:sz w:val="23"/>
            <w:szCs w:val="23"/>
          </w:rPr>
          <w:t>Remove method is used to remove cookies.</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60"/>
        <w:rPr>
          <w:rFonts w:ascii="inherit" w:hAnsi="inherit" w:eastAsia="Times New Roman" w:cs="Courier New"/>
          <w:color w:val="3A3A3A"/>
          <w:sz w:val="23"/>
          <w:szCs w:val="23"/>
        </w:rPr>
      </w:pPr>
      <w:ins w:id="662" w:author="Unknown" w:date="0-00-00T00:00:00Z">
        <w:r>
          <w:rPr>
            <w:rFonts w:eastAsia="Times New Roman" w:cs="Courier New" w:ascii="inherit" w:hAnsi="inherit"/>
            <w:color w:val="000000"/>
            <w:sz w:val="23"/>
            <w:szCs w:val="23"/>
          </w:rPr>
          <w:t>$cookies.remove(‘username’);</w:t>
        </w:r>
      </w:ins>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1: What is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AngularJS is an open-source JavaScript framework developed by Google. It is a structural framework for dynamic Web apps. It is easy to update and get information from your HTML document. It helps in writing a proper maintainable architecture, that can be tested at a client side code. </w:t>
      </w:r>
    </w:p>
    <w:p>
      <w:pPr>
        <w:pStyle w:val="Normal"/>
        <w:numPr>
          <w:ilvl w:val="0"/>
          <w:numId w:val="12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This framework is developed on MVC (Model-View-Controller) design pattern.</w:t>
      </w:r>
    </w:p>
    <w:p>
      <w:pPr>
        <w:pStyle w:val="Normal"/>
        <w:numPr>
          <w:ilvl w:val="0"/>
          <w:numId w:val="1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It provides full featured SPA (Single Page Application) framework.</w:t>
      </w:r>
    </w:p>
    <w:p>
      <w:pPr>
        <w:pStyle w:val="Normal"/>
        <w:numPr>
          <w:ilvl w:val="0"/>
          <w:numId w:val="1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It supports Dependency Injection.</w:t>
      </w:r>
    </w:p>
    <w:p>
      <w:pPr>
        <w:pStyle w:val="Normal"/>
        <w:numPr>
          <w:ilvl w:val="0"/>
          <w:numId w:val="1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It supports two-way data binding.</w:t>
      </w:r>
    </w:p>
    <w:p>
      <w:pPr>
        <w:pStyle w:val="Normal"/>
        <w:numPr>
          <w:ilvl w:val="0"/>
          <w:numId w:val="1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It provides routing features.</w:t>
      </w:r>
    </w:p>
    <w:p>
      <w:pPr>
        <w:pStyle w:val="Normal"/>
        <w:numPr>
          <w:ilvl w:val="0"/>
          <w:numId w:val="1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Testing was designed right from the beginning; so you can build robust tests.</w:t>
      </w:r>
    </w:p>
    <w:p>
      <w:pPr>
        <w:pStyle w:val="Normal"/>
        <w:numPr>
          <w:ilvl w:val="0"/>
          <w:numId w:val="1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For DOM manipulation, jqLite is built-in; which is kind of like the Mini-Me of jQuery.</w:t>
      </w:r>
    </w:p>
    <w:p>
      <w:pPr>
        <w:pStyle w:val="Normal"/>
        <w:numPr>
          <w:ilvl w:val="0"/>
          <w:numId w:val="12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Separation of the client side of an Application from the Server side.</w:t>
      </w:r>
    </w:p>
    <w:p>
      <w:pPr>
        <w:pStyle w:val="Normal"/>
        <w:numPr>
          <w:ilvl w:val="0"/>
          <w:numId w:val="12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The AngularJS framework uses Plain Old JavaScript Objects(POJO), it doesn’t need the getter or setter functions.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You can build Angular apps using any HTML editor or a developer IDE such as Visual Studio or Visual Studio Code. Let's start using AngularJS. What would be the first step that you need to do? That would be to include the relevant JavaScript file as in the following:</w:t>
        <w:br/>
        <w:br/>
      </w:r>
      <w:r>
        <w:rPr>
          <w:rFonts w:eastAsia="Times New Roman" w:cs="Arial" w:ascii="Arial" w:hAnsi="Arial"/>
          <w:i/>
          <w:iCs/>
          <w:color w:val="000000"/>
          <w:sz w:val="24"/>
          <w:szCs w:val="24"/>
        </w:rPr>
        <w:t>&lt;script src="~/Script/angular.min.js"&gt;&lt;/script&gt;</w:t>
      </w:r>
    </w:p>
    <w:p>
      <w:pPr>
        <w:pStyle w:val="Normal"/>
        <w:shd w:val="clear" w:color="auto" w:fill="FFFFFF"/>
        <w:spacing w:lineRule="auto" w:line="240" w:before="0" w:after="0"/>
        <w:rPr/>
      </w:pPr>
      <w:r>
        <w:rPr>
          <w:rFonts w:eastAsia="Times New Roman" w:cs="Arial" w:ascii="Arial" w:hAnsi="Arial"/>
          <w:color w:val="000000"/>
          <w:sz w:val="24"/>
          <w:szCs w:val="24"/>
        </w:rPr>
        <w:t>Continue learning here: </w:t>
      </w:r>
      <w:hyperlink r:id="rId44" w:tgtFrame="_blank">
        <w:r>
          <w:rPr>
            <w:rStyle w:val="ListLabel1948"/>
            <w:rFonts w:eastAsia="Times New Roman" w:cs="Arial" w:ascii="Arial" w:hAnsi="Arial"/>
            <w:color w:val="000000"/>
            <w:sz w:val="24"/>
            <w:szCs w:val="24"/>
          </w:rPr>
          <w:t>Basics of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2: Explain Directives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br/>
        <w:br/>
      </w:r>
      <w:r>
        <w:rPr>
          <w:rFonts w:eastAsia="Times New Roman" w:cs="Arial" w:ascii="Arial" w:hAnsi="Arial"/>
          <w:color w:val="000000"/>
          <w:sz w:val="24"/>
          <w:szCs w:val="24"/>
          <w:shd w:fill="FFFFFF" w:val="clear"/>
        </w:rPr>
        <w:t>AngularJS directives are only used to extend HTML and DOM elements' behavior. These are the special attributes, that start with ng- prefix, that tell AngularJS's HTML compiler ($compile) to attach a specified behavior to that DOM element.</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AngularJS has a set of built-in directives like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24"/>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ngBind,</w:t>
      </w:r>
    </w:p>
    <w:p>
      <w:pPr>
        <w:pStyle w:val="Normal"/>
        <w:numPr>
          <w:ilvl w:val="0"/>
          <w:numId w:val="12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ngModel</w:t>
      </w:r>
    </w:p>
    <w:p>
      <w:pPr>
        <w:pStyle w:val="Normal"/>
        <w:numPr>
          <w:ilvl w:val="0"/>
          <w:numId w:val="12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ngClass</w:t>
      </w:r>
    </w:p>
    <w:p>
      <w:pPr>
        <w:pStyle w:val="Normal"/>
        <w:numPr>
          <w:ilvl w:val="0"/>
          <w:numId w:val="12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ngApp</w:t>
      </w:r>
    </w:p>
    <w:p>
      <w:pPr>
        <w:pStyle w:val="Normal"/>
        <w:numPr>
          <w:ilvl w:val="0"/>
          <w:numId w:val="12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ngInit</w:t>
      </w:r>
    </w:p>
    <w:p>
      <w:pPr>
        <w:pStyle w:val="Normal"/>
        <w:numPr>
          <w:ilvl w:val="0"/>
          <w:numId w:val="124"/>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ngRepeat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We can create our own directives for Angular to use them in our AngularJS Application with the controllers and services too. In this article, we’ll learn about some most important built-in directives like: ng-app, ng-init, ng-model, ng-bind and ng-repeat.</w:t>
        <w:br/>
        <w:br/>
      </w:r>
      <w:r>
        <w:rPr>
          <w:rFonts w:eastAsia="Times New Roman" w:cs="Arial" w:ascii="Arial" w:hAnsi="Arial"/>
          <w:b/>
          <w:bCs/>
          <w:color w:val="000000"/>
          <w:sz w:val="24"/>
          <w:szCs w:val="24"/>
        </w:rPr>
        <w:t>ng-app</w:t>
        <w:br/>
        <w:br/>
      </w:r>
      <w:r>
        <w:rPr>
          <w:rFonts w:eastAsia="Times New Roman" w:cs="Arial" w:ascii="Arial" w:hAnsi="Arial"/>
          <w:color w:val="000000"/>
          <w:sz w:val="24"/>
          <w:szCs w:val="24"/>
        </w:rPr>
        <w:t>It is the most important directive for an Angular Application, which is used to indicate starting of an Angular Application to AngularJS HTML compiler ($compile), like a “Main()” function in any compile time language like C#, Java or C++ etc. If we do not use this directive first and directly try to write other directives, it gives an error.</w:t>
        <w:br/>
        <w:br/>
      </w:r>
      <w:r>
        <w:rPr>
          <w:rFonts w:eastAsia="Times New Roman" w:cs="Arial" w:ascii="Arial" w:hAnsi="Arial"/>
          <w:b/>
          <w:bCs/>
          <w:color w:val="000000"/>
          <w:sz w:val="24"/>
          <w:szCs w:val="24"/>
        </w:rPr>
        <w:t>ng-init</w:t>
      </w:r>
      <w:r>
        <w:rPr>
          <w:rFonts w:eastAsia="Times New Roman" w:cs="Arial" w:ascii="Arial" w:hAnsi="Arial"/>
          <w:color w:val="000000"/>
          <w:sz w:val="24"/>
          <w:szCs w:val="24"/>
        </w:rPr>
        <w:br/>
        <w:br/>
        <w:t>ng-init directive is used to initialize an AngularJS Application data variable's inline statement, so that we can use those in the specified block where we declare them. It is like a local member of that ng-app and it can be a value or a collection of the values and as an array, it directly supports JSON data.</w:t>
        <w:br/>
        <w:br/>
      </w:r>
      <w:r>
        <w:rPr>
          <w:rFonts w:eastAsia="Times New Roman" w:cs="Arial" w:ascii="Arial" w:hAnsi="Arial"/>
          <w:b/>
          <w:bCs/>
          <w:color w:val="000000"/>
          <w:sz w:val="24"/>
          <w:szCs w:val="24"/>
        </w:rPr>
        <w:t>ng-model</w:t>
      </w:r>
      <w:r>
        <w:rPr>
          <w:rFonts w:eastAsia="Times New Roman" w:cs="Arial" w:ascii="Arial" w:hAnsi="Arial"/>
          <w:color w:val="000000"/>
          <w:sz w:val="24"/>
          <w:szCs w:val="24"/>
        </w:rPr>
        <w:br/>
        <w:br/>
        <w:t>ng-model directive is used to define the model/variables value to be used in AngularJS Application’s HTML controls like &lt;input type=’text’/&gt; and it also provides two-way binding behavior with the model value. In some cases, it’s also used for databinding.</w:t>
        <w:br/>
        <w:br/>
      </w:r>
      <w:r>
        <w:rPr>
          <w:rFonts w:eastAsia="Times New Roman" w:cs="Arial" w:ascii="Arial" w:hAnsi="Arial"/>
          <w:b/>
          <w:bCs/>
          <w:color w:val="000000"/>
          <w:sz w:val="24"/>
          <w:szCs w:val="24"/>
        </w:rPr>
        <w:t>ng-bind</w:t>
      </w:r>
      <w:r>
        <w:rPr>
          <w:rFonts w:eastAsia="Times New Roman" w:cs="Arial" w:ascii="Arial" w:hAnsi="Arial"/>
          <w:color w:val="000000"/>
          <w:sz w:val="24"/>
          <w:szCs w:val="24"/>
        </w:rPr>
        <w:br/>
        <w:br/>
        <w:t>ng-bind directive is also used to bind the model/variable's value to AngularJS Applications HTML controls as well as with HTML tags attributes like: &lt;p/&gt;, &lt;span/&gt; and more, but it does not support two way binding. We can just see the output of the model values.</w:t>
        <w:br/>
        <w:br/>
      </w:r>
      <w:r>
        <w:rPr>
          <w:rFonts w:eastAsia="Times New Roman" w:cs="Arial" w:ascii="Arial" w:hAnsi="Arial"/>
          <w:b/>
          <w:bCs/>
          <w:color w:val="000000"/>
          <w:sz w:val="24"/>
          <w:szCs w:val="24"/>
        </w:rPr>
        <w:t>ng-repeat</w:t>
      </w:r>
      <w:r>
        <w:rPr>
          <w:rFonts w:eastAsia="Times New Roman" w:cs="Arial" w:ascii="Arial" w:hAnsi="Arial"/>
          <w:color w:val="000000"/>
          <w:sz w:val="24"/>
          <w:szCs w:val="24"/>
        </w:rPr>
        <w:br/>
        <w:br/>
        <w:t>ng-repeat directive is used to repeat HTML statements. Ng-repeat works the same as for each loop in C#, Java or PHP on a specific collection item like an array.</w:t>
      </w:r>
    </w:p>
    <w:p>
      <w:pPr>
        <w:pStyle w:val="Normal"/>
        <w:shd w:val="clear" w:color="auto" w:fill="FFFFFF"/>
        <w:spacing w:lineRule="auto" w:line="240" w:before="0" w:after="0"/>
        <w:rPr/>
      </w:pPr>
      <w:r>
        <w:rPr>
          <w:rFonts w:eastAsia="Times New Roman" w:cs="Arial" w:ascii="Arial" w:hAnsi="Arial"/>
          <w:color w:val="000000"/>
          <w:sz w:val="24"/>
          <w:szCs w:val="24"/>
        </w:rPr>
        <w:t>Learn more here: </w:t>
      </w:r>
      <w:hyperlink r:id="rId45" w:tgtFrame="_blank">
        <w:r>
          <w:rPr>
            <w:rStyle w:val="ListLabel1948"/>
            <w:rFonts w:eastAsia="Times New Roman" w:cs="Arial" w:ascii="Arial" w:hAnsi="Arial"/>
            <w:color w:val="000000"/>
            <w:sz w:val="24"/>
            <w:szCs w:val="24"/>
          </w:rPr>
          <w:t>What Are Directives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3: What are expressions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Expressions in AngularJS are just like JavaScript code snippets. JavaScript code is usually written inside double braces: {{expression}}. In other words, Angular Expressions are JavaScript code snippets with limited sub-set. Expressions are included in the HTML elements.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Like JavaScript expressions, AngularJS expressions can also have various valid expressions. We can use the operators between numbers and strings, literals, objects and arrarys inside the expression {{ }}. For example,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25"/>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i/>
          <w:iCs/>
          <w:color w:val="000000"/>
          <w:sz w:val="24"/>
          <w:szCs w:val="24"/>
        </w:rPr>
        <w:t>{{ 2 + 2 }} (numbers)</w:t>
      </w:r>
    </w:p>
    <w:p>
      <w:pPr>
        <w:pStyle w:val="Normal"/>
        <w:numPr>
          <w:ilvl w:val="0"/>
          <w:numId w:val="12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{{Name + " " + email}} (string)</w:t>
      </w:r>
    </w:p>
    <w:p>
      <w:pPr>
        <w:pStyle w:val="Normal"/>
        <w:numPr>
          <w:ilvl w:val="0"/>
          <w:numId w:val="12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 Country.Name }} (object)</w:t>
      </w:r>
    </w:p>
    <w:p>
      <w:pPr>
        <w:pStyle w:val="Normal"/>
        <w:numPr>
          <w:ilvl w:val="0"/>
          <w:numId w:val="125"/>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i/>
          <w:iCs/>
          <w:color w:val="000000"/>
          <w:sz w:val="24"/>
          <w:szCs w:val="24"/>
        </w:rPr>
        <w:t>{{ fact[4] }} (array)</w:t>
      </w:r>
      <w:r>
        <w:rPr>
          <w:rFonts w:eastAsia="Times New Roman" w:cs="Arial" w:ascii="Arial" w:hAnsi="Arial"/>
          <w:color w:val="000000"/>
          <w:sz w:val="24"/>
          <w:szCs w:val="24"/>
        </w:rPr>
        <w:br/>
        <w:br/>
      </w:r>
      <w:r>
        <w:rPr/>
        <w:drawing>
          <wp:inline distT="0" distB="0" distL="0" distR="0">
            <wp:extent cx="3648075" cy="2838450"/>
            <wp:effectExtent l="0" t="0" r="0" b="0"/>
            <wp:docPr id="31" name="Picture 32"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descr="example"/>
                    <pic:cNvPicPr>
                      <a:picLocks noChangeAspect="1" noChangeArrowheads="1"/>
                    </pic:cNvPicPr>
                  </pic:nvPicPr>
                  <pic:blipFill>
                    <a:blip r:embed="rId46"/>
                    <a:stretch>
                      <a:fillRect/>
                    </a:stretch>
                  </pic:blipFill>
                  <pic:spPr bwMode="auto">
                    <a:xfrm>
                      <a:off x="0" y="0"/>
                      <a:ext cx="3648075" cy="2838450"/>
                    </a:xfrm>
                    <a:prstGeom prst="rect">
                      <a:avLst/>
                    </a:prstGeom>
                  </pic:spPr>
                </pic:pic>
              </a:graphicData>
            </a:graphic>
          </wp:inline>
        </w:drawing>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Example</w:t>
      </w:r>
    </w:p>
    <w:p>
      <w:pPr>
        <w:pStyle w:val="Normal"/>
        <w:numPr>
          <w:ilvl w:val="0"/>
          <w:numId w:val="12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ng-controller="appController"&gt;  </w:t>
      </w:r>
    </w:p>
    <w:p>
      <w:pPr>
        <w:pStyle w:val="Normal"/>
        <w:numPr>
          <w:ilvl w:val="0"/>
          <w:numId w:val="12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&lt;span&gt;   </w:t>
      </w:r>
    </w:p>
    <w:p>
      <w:pPr>
        <w:pStyle w:val="Normal"/>
        <w:numPr>
          <w:ilvl w:val="0"/>
          <w:numId w:val="12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4+5 = {{4+5}}   </w:t>
      </w:r>
    </w:p>
    <w:p>
      <w:pPr>
        <w:pStyle w:val="Normal"/>
        <w:numPr>
          <w:ilvl w:val="0"/>
          <w:numId w:val="12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&lt;/span&gt;  </w:t>
      </w:r>
    </w:p>
    <w:p>
      <w:pPr>
        <w:pStyle w:val="Normal"/>
        <w:numPr>
          <w:ilvl w:val="0"/>
          <w:numId w:val="12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12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12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ng-init="quantity=5;cost=25"&gt;   </w:t>
      </w:r>
    </w:p>
    <w:p>
      <w:pPr>
        <w:pStyle w:val="Normal"/>
        <w:numPr>
          <w:ilvl w:val="0"/>
          <w:numId w:val="12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Total Cost = {{quantity * cost}}   </w:t>
      </w:r>
    </w:p>
    <w:p>
      <w:pPr>
        <w:pStyle w:val="Normal"/>
        <w:numPr>
          <w:ilvl w:val="0"/>
          <w:numId w:val="12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&lt;/span&gt;  </w:t>
      </w:r>
    </w:p>
    <w:p>
      <w:pPr>
        <w:pStyle w:val="Normal"/>
        <w:numPr>
          <w:ilvl w:val="0"/>
          <w:numId w:val="126"/>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hd w:val="clear" w:color="auto" w:fill="FFFFFF"/>
        <w:spacing w:lineRule="auto" w:line="240" w:before="0" w:after="0"/>
        <w:rPr/>
      </w:pPr>
      <w:r>
        <w:rPr>
          <w:rFonts w:eastAsia="Times New Roman" w:cs="Arial" w:ascii="Arial" w:hAnsi="Arial"/>
          <w:b/>
          <w:bCs/>
          <w:color w:val="000000"/>
          <w:sz w:val="24"/>
          <w:szCs w:val="24"/>
        </w:rPr>
        <w:t>Learn more here: </w:t>
      </w:r>
      <w:hyperlink r:id="rId47" w:tgtFrame="_blank">
        <w:r>
          <w:rPr>
            <w:rStyle w:val="ListLabel1948"/>
            <w:rFonts w:eastAsia="Times New Roman" w:cs="Arial" w:ascii="Arial" w:hAnsi="Arial"/>
            <w:color w:val="000000"/>
            <w:sz w:val="24"/>
            <w:szCs w:val="24"/>
          </w:rPr>
          <w:t>Expressions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4: Explain currency filter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br/>
        <w:br/>
      </w:r>
      <w:r>
        <w:rPr>
          <w:rFonts w:eastAsia="Times New Roman" w:cs="Arial" w:ascii="Arial" w:hAnsi="Arial"/>
          <w:color w:val="000000"/>
          <w:sz w:val="24"/>
          <w:szCs w:val="24"/>
          <w:shd w:fill="FFFFFF" w:val="clear"/>
        </w:rPr>
        <w:t>One of the filters in AngularJS is the Currency Filter. This “currency” filter includes the “$” Dollar Symbol as the default. So we can use the following code as the html template format of Currency Filter. </w:t>
      </w:r>
      <w:r>
        <w:rPr>
          <w:rFonts w:eastAsia="Times New Roman" w:cs="Arial" w:ascii="Arial" w:hAnsi="Arial"/>
          <w:color w:val="000000"/>
          <w:sz w:val="24"/>
          <w:szCs w:val="24"/>
        </w:rPr>
        <w:br/>
        <w:br/>
      </w:r>
      <w:r>
        <w:rPr>
          <w:rFonts w:eastAsia="Times New Roman" w:cs="Arial" w:ascii="Arial" w:hAnsi="Arial"/>
          <w:i/>
          <w:iCs/>
          <w:color w:val="000000"/>
          <w:sz w:val="24"/>
          <w:szCs w:val="24"/>
          <w:shd w:fill="FFFFFF" w:val="clear"/>
        </w:rPr>
        <w:t>{{ currency_expression | currency : symbol : fractionSize}} </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How to use Currency Filter in AngularJS</w:t>
        <w:br/>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There are two ways by which we can use Currency Filter.</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2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000000"/>
          <w:sz w:val="24"/>
          <w:szCs w:val="24"/>
        </w:rPr>
        <w:t>Default</w:t>
      </w:r>
      <w:r>
        <w:rPr>
          <w:rFonts w:eastAsia="Times New Roman" w:cs="Arial" w:ascii="Arial" w:hAnsi="Arial"/>
          <w:color w:val="000000"/>
          <w:sz w:val="24"/>
          <w:szCs w:val="24"/>
        </w:rPr>
        <w:t> </w:t>
        <w:br/>
        <w:br/>
        <w:t>If we did not provide any currency symbol then by default Dollar-Sign will be used; we can use it as follows:</w:t>
        <w:br/>
        <w:br/>
      </w:r>
      <w:r>
        <w:rPr>
          <w:rFonts w:eastAsia="Times New Roman" w:cs="Arial" w:ascii="Arial" w:hAnsi="Arial"/>
          <w:i/>
          <w:iCs/>
          <w:color w:val="000000"/>
          <w:sz w:val="24"/>
          <w:szCs w:val="24"/>
        </w:rPr>
        <w:t>&lt;!-- by default --&gt;</w:t>
        <w:br/>
      </w:r>
      <w:r>
        <w:rPr>
          <w:rFonts w:eastAsia="Times New Roman" w:cs="Arial" w:ascii="Arial" w:hAnsi="Arial"/>
          <w:color w:val="000000"/>
          <w:sz w:val="24"/>
          <w:szCs w:val="24"/>
        </w:rPr>
        <w:br/>
      </w:r>
      <w:r>
        <w:rPr>
          <w:rFonts w:eastAsia="Times New Roman" w:cs="Arial" w:ascii="Arial" w:hAnsi="Arial"/>
          <w:b/>
          <w:bCs/>
          <w:color w:val="000000"/>
          <w:sz w:val="24"/>
          <w:szCs w:val="24"/>
        </w:rPr>
        <w:t>Default Currency</w:t>
      </w:r>
      <w:r>
        <w:rPr>
          <w:rFonts w:eastAsia="Times New Roman" w:cs="Arial" w:ascii="Arial" w:hAnsi="Arial"/>
          <w:color w:val="000000"/>
          <w:sz w:val="24"/>
          <w:szCs w:val="24"/>
        </w:rPr>
        <w:t> </w:t>
      </w:r>
      <w:r>
        <w:rPr>
          <w:rFonts w:eastAsia="Times New Roman" w:cs="Arial" w:ascii="Arial" w:hAnsi="Arial"/>
          <w:i/>
          <w:iCs/>
          <w:color w:val="000000"/>
          <w:sz w:val="24"/>
          <w:szCs w:val="24"/>
        </w:rPr>
        <w:t>{{amount | currency}} </w:t>
      </w:r>
      <w:r>
        <w:rPr>
          <w:rFonts w:eastAsia="Times New Roman" w:cs="Arial" w:ascii="Arial" w:hAnsi="Arial"/>
          <w:color w:val="000000"/>
          <w:sz w:val="24"/>
          <w:szCs w:val="24"/>
        </w:rPr>
        <w:br/>
      </w:r>
    </w:p>
    <w:p>
      <w:pPr>
        <w:pStyle w:val="Normal"/>
        <w:numPr>
          <w:ilvl w:val="0"/>
          <w:numId w:val="12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000000"/>
          <w:sz w:val="24"/>
          <w:szCs w:val="24"/>
        </w:rPr>
        <w:t>User Defined</w:t>
        <w:br/>
        <w:br/>
      </w:r>
      <w:r>
        <w:rPr>
          <w:rFonts w:eastAsia="Times New Roman" w:cs="Arial" w:ascii="Arial" w:hAnsi="Arial"/>
          <w:color w:val="000000"/>
          <w:sz w:val="24"/>
          <w:szCs w:val="24"/>
        </w:rPr>
        <w:t>To use different type of currency symbols we have to define our own symbol by using the unicode or Hexa-Decimal code of that Currency.</w:t>
        <w:br/>
        <w:br/>
        <w:t>E.g. - For Example If we want to define Indian Currency Symbol then we have to use (Unicode-value) or (Hexa-Decimal value)</w:t>
        <w:br/>
      </w:r>
      <w:r>
        <w:rPr>
          <w:rFonts w:eastAsia="Times New Roman" w:cs="Arial" w:ascii="Arial" w:hAnsi="Arial"/>
          <w:b/>
          <w:bCs/>
          <w:color w:val="000000"/>
          <w:sz w:val="24"/>
          <w:szCs w:val="24"/>
        </w:rPr>
        <w:t>Indian Currency</w:t>
      </w:r>
      <w:r>
        <w:rPr>
          <w:rFonts w:eastAsia="Times New Roman" w:cs="Arial" w:ascii="Arial" w:hAnsi="Arial"/>
          <w:i/>
          <w:iCs/>
          <w:color w:val="000000"/>
          <w:sz w:val="24"/>
          <w:szCs w:val="24"/>
        </w:rPr>
        <w:t> {{amount | currency:"&amp;# 8377"}}</w:t>
      </w:r>
    </w:p>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48" w:tgtFrame="_blank">
        <w:r>
          <w:rPr>
            <w:rStyle w:val="ListLabel1948"/>
            <w:rFonts w:eastAsia="Times New Roman" w:cs="Arial" w:ascii="Arial" w:hAnsi="Arial"/>
            <w:color w:val="000000"/>
            <w:sz w:val="24"/>
            <w:szCs w:val="24"/>
          </w:rPr>
          <w:t>Currency Filter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5: What is $scope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r>
      <w:r>
        <w:rPr>
          <w:rFonts w:eastAsia="Times New Roman" w:cs="Arial" w:ascii="Arial" w:hAnsi="Arial"/>
          <w:color w:val="000000"/>
          <w:sz w:val="24"/>
          <w:szCs w:val="24"/>
          <w:shd w:fill="FFFFFF" w:val="clear"/>
        </w:rPr>
        <w:t>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$scope in AngularJS is an object which refers to an application model. It is an object that binds view (DOM element) with the controller. In controller, model data is accessed via $scope object. As we know, AngularJS supports MV* pattern, $scope object becomes the model of MV*.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The $scope is a special JavaScript object. Both View and controller have access to the scope object. It can be used for communication between view and controller. Scope object contains both data and functions. Every AngularJS application has a $rootScope that is the top most scope created on the DOM element which contains the ng-app directive. It can watch expressions and propagate events. </w:t>
      </w:r>
      <w:r>
        <w:rPr>
          <w:rFonts w:eastAsia="Times New Roman" w:cs="Arial" w:ascii="Arial" w:hAnsi="Arial"/>
          <w:color w:val="000000"/>
          <w:sz w:val="24"/>
          <w:szCs w:val="24"/>
        </w:rPr>
        <w:br/>
        <w:br/>
      </w:r>
      <w:r>
        <w:rPr/>
        <w:drawing>
          <wp:inline distT="0" distB="0" distL="0" distR="0">
            <wp:extent cx="1952625" cy="2314575"/>
            <wp:effectExtent l="0" t="0" r="0" b="0"/>
            <wp:docPr id="32" name="Picture 33" descr="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events"/>
                    <pic:cNvPicPr>
                      <a:picLocks noChangeAspect="1" noChangeArrowheads="1"/>
                    </pic:cNvPicPr>
                  </pic:nvPicPr>
                  <pic:blipFill>
                    <a:blip r:embed="rId49"/>
                    <a:stretch>
                      <a:fillRect/>
                    </a:stretch>
                  </pic:blipFill>
                  <pic:spPr bwMode="auto">
                    <a:xfrm>
                      <a:off x="0" y="0"/>
                      <a:ext cx="1952625" cy="231457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Characteristics of scope object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2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It provides the APIs to observe model (example $watch).</w:t>
      </w:r>
    </w:p>
    <w:p>
      <w:pPr>
        <w:pStyle w:val="Normal"/>
        <w:numPr>
          <w:ilvl w:val="0"/>
          <w:numId w:val="12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It can be nested, so that it limits access to the properties. Nested scopes are either child scope or isolated scope.</w:t>
      </w:r>
    </w:p>
    <w:p>
      <w:pPr>
        <w:pStyle w:val="Normal"/>
        <w:numPr>
          <w:ilvl w:val="0"/>
          <w:numId w:val="12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It provides the APIs to propagate any model changes from the outside of "Angular realm" (example $apply).</w:t>
      </w:r>
    </w:p>
    <w:p>
      <w:pPr>
        <w:pStyle w:val="Normal"/>
        <w:numPr>
          <w:ilvl w:val="0"/>
          <w:numId w:val="12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It provides context against the expression to be evaluated.</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t>Example</w:t>
        <w:br/>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In the following example, I have created three controllers: parentController, firstChildControllerand secondChildController and defined one property in each controller; parentName, level1name, and level2name respectively. Here controllers are attached with DOM elements in a nested way.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As described above, AngularJS evaluates expressions with current associated scope and then it searches in parent scope and so on until the root scope is reached.</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TestAngularJs.html</w:t>
        <w:br/>
      </w:r>
    </w:p>
    <w:p>
      <w:pPr>
        <w:pStyle w:val="Normal"/>
        <w:numPr>
          <w:ilvl w:val="0"/>
          <w:numId w:val="12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&lt;title&gt;AngularJS Test Application&lt;/title&gt;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src="angular.js"&gt;&lt;/script&gt;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 ng-app="myapp"&gt;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&lt;h2&gt;AngularJS - Scope Inheritance&lt;/h2&gt;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ng-controller="ParentController"&gt;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ng-controller="firstChildController"&gt;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ng-controller="secondChildController"&gt;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&lt;p&gt;Parent Name:{{parentName}}&lt;/p&gt;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&lt;p&gt;First Child Name:{{level1name}}&lt;/p&gt;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&lt;p&gt;Second Child Name:{{level2name}}&lt;/p&gt;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app = angular.module("myapp", []);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app.controller("ParentController", function($scope)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$scope.parentName = "Parent Controller";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app.controller("firstChildController", function($scope)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$scope.level1name = "First Child Controller";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app.controller("secondChildController", function($scope)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$scope.level2name = "Second Child Controller";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2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2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29"/>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50" w:tgtFrame="_blank">
        <w:r>
          <w:rPr>
            <w:rStyle w:val="ListLabel1948"/>
            <w:rFonts w:eastAsia="Times New Roman" w:cs="Arial" w:ascii="Arial" w:hAnsi="Arial"/>
            <w:color w:val="000000"/>
            <w:sz w:val="24"/>
            <w:szCs w:val="24"/>
          </w:rPr>
          <w:t>Scope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6: What is “$rootScope”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A scope provides a separation between View and its Model. Every application has a $rootScope provided by AngularJS and every other scope is its child scope.</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Using $Rootscope</w:t>
        <w:br/>
        <w:br/>
      </w:r>
      <w:r>
        <w:rPr>
          <w:rFonts w:eastAsia="Times New Roman" w:cs="Arial" w:ascii="Arial" w:hAnsi="Arial"/>
          <w:color w:val="000000"/>
          <w:sz w:val="24"/>
          <w:szCs w:val="24"/>
          <w:shd w:fill="FFFFFF" w:val="clear"/>
        </w:rPr>
        <w:t>Using rootscope we can set the value in one controller and read it from the other controller.</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The following is the sample code snippet,</w:t>
        <w:br/>
      </w:r>
      <w:r>
        <w:rPr>
          <w:rFonts w:eastAsia="Times New Roman" w:cs="Arial" w:ascii="Arial" w:hAnsi="Arial"/>
          <w:color w:val="000000"/>
          <w:sz w:val="24"/>
          <w:szCs w:val="24"/>
        </w:rPr>
        <w:br/>
      </w:r>
      <w:r>
        <w:rPr/>
        <w:drawing>
          <wp:inline distT="0" distB="0" distL="0" distR="0">
            <wp:extent cx="6181725" cy="2838450"/>
            <wp:effectExtent l="0" t="0" r="0" b="0"/>
            <wp:docPr id="33" name="Picture 3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4" descr="code"/>
                    <pic:cNvPicPr>
                      <a:picLocks noChangeAspect="1" noChangeArrowheads="1"/>
                    </pic:cNvPicPr>
                  </pic:nvPicPr>
                  <pic:blipFill>
                    <a:blip r:embed="rId51"/>
                    <a:stretch>
                      <a:fillRect/>
                    </a:stretch>
                  </pic:blipFill>
                  <pic:spPr bwMode="auto">
                    <a:xfrm>
                      <a:off x="0" y="0"/>
                      <a:ext cx="6181725" cy="2838450"/>
                    </a:xfrm>
                    <a:prstGeom prst="rect">
                      <a:avLst/>
                    </a:prstGeom>
                  </pic:spPr>
                </pic:pic>
              </a:graphicData>
            </a:graphic>
          </wp:inline>
        </w:drawing>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3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ng-app="myApp"&gt;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src="https://ajax.googleapis.com/ajax/libs/angularjs/1.2.26/angular.min.js"&gt;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myApp = angular.module('myApp', []);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function controllerOne($scope, $rootScope)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$rootScope.name = 'From Rootscope set in controllerOne';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function controllerTwo($scope, $rootScope)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$scope.name2 = $rootScope.name;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style="border: 5px solid gray; width: 300px;"&gt;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ng-controller="controllerOne"&gt;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Setting the rootscope in controllerOne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ng-controller="controllerTwo"&gt;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Hello, {{name2}}!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3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3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0"/>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pPr>
      <w:r>
        <w:rPr>
          <w:rFonts w:eastAsia="Times New Roman" w:cs="Arial" w:ascii="Arial" w:hAnsi="Arial"/>
          <w:color w:val="000000"/>
          <w:sz w:val="24"/>
          <w:szCs w:val="24"/>
          <w:shd w:fill="FFFFFF" w:val="clear"/>
        </w:rPr>
        <w:t>As we know, Rootscope is the top-level data container in AngularJs, we can keep any data in rootscope and read it when needed.</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Learn more here: </w:t>
      </w:r>
      <w:hyperlink r:id="rId52" w:tgtFrame="_blank">
        <w:r>
          <w:rPr>
            <w:rStyle w:val="ListLabel1949"/>
            <w:rFonts w:eastAsia="Times New Roman" w:cs="Arial" w:ascii="Arial" w:hAnsi="Arial"/>
            <w:color w:val="000000"/>
            <w:sz w:val="24"/>
            <w:szCs w:val="24"/>
            <w:shd w:fill="FFFFFF" w:val="clear"/>
          </w:rPr>
          <w:t>Communication Among Controllers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7: What is SPA (Single page application)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r>
      <w:r>
        <w:rPr>
          <w:rFonts w:eastAsia="Times New Roman" w:cs="Arial" w:ascii="Arial" w:hAnsi="Arial"/>
          <w:color w:val="000000"/>
          <w:sz w:val="24"/>
          <w:szCs w:val="24"/>
          <w:shd w:fill="FFFFFF" w:val="clear"/>
        </w:rPr>
        <w:t>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Single-Page Applications (SPAs) are web applications that load a single HTML page and dynamically update that page as the user interacts with the app. SPAs use AJAX and HTML to create fluid and responsive web apps, without constant page reloads. However, this means much of the work happens on the client side, in JavaScript.</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 single HTML page here means UI response page from the server. The source can be ASP, ASP.NET, ASP.NET MVC, JSP and so on.</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 single-page web application, however, is delivered as one page to the browser and typically does not require the page to be reloaded as the user navigates to various parts of the application. This results in faster navigation, more efficient network transfers, and better overall performance for the end user.</w:t>
      </w:r>
      <w:r>
        <w:rPr>
          <w:rFonts w:eastAsia="Times New Roman" w:cs="Arial" w:ascii="Arial" w:hAnsi="Arial"/>
          <w:color w:val="000000"/>
          <w:sz w:val="24"/>
          <w:szCs w:val="24"/>
        </w:rPr>
        <w:br/>
        <w:br/>
      </w:r>
      <w:r>
        <w:rPr/>
        <w:drawing>
          <wp:inline distT="0" distB="0" distL="0" distR="0">
            <wp:extent cx="4467225" cy="2466975"/>
            <wp:effectExtent l="0" t="0" r="0" b="0"/>
            <wp:docPr id="34" name="Picture 35" descr="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5" descr="lifecycle"/>
                    <pic:cNvPicPr>
                      <a:picLocks noChangeAspect="1" noChangeArrowheads="1"/>
                    </pic:cNvPicPr>
                  </pic:nvPicPr>
                  <pic:blipFill>
                    <a:blip r:embed="rId53"/>
                    <a:stretch>
                      <a:fillRect/>
                    </a:stretch>
                  </pic:blipFill>
                  <pic:spPr bwMode="auto">
                    <a:xfrm>
                      <a:off x="0" y="0"/>
                      <a:ext cx="4467225" cy="246697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Key Points of Single-Page Applications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31"/>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The application is responsive in the UI with no page flicker</w:t>
      </w:r>
    </w:p>
    <w:p>
      <w:pPr>
        <w:pStyle w:val="Normal"/>
        <w:numPr>
          <w:ilvl w:val="0"/>
          <w:numId w:val="13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The Back/Forward buttons work as expected</w:t>
      </w:r>
    </w:p>
    <w:p>
      <w:pPr>
        <w:pStyle w:val="Normal"/>
        <w:numPr>
          <w:ilvl w:val="0"/>
          <w:numId w:val="13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More JavaScript than actual HTML</w:t>
      </w:r>
    </w:p>
    <w:p>
      <w:pPr>
        <w:pStyle w:val="Normal"/>
        <w:numPr>
          <w:ilvl w:val="0"/>
          <w:numId w:val="13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Dynamic data loading from the server-side API works with restful web service with JSON format</w:t>
      </w:r>
    </w:p>
    <w:p>
      <w:pPr>
        <w:pStyle w:val="Normal"/>
        <w:numPr>
          <w:ilvl w:val="0"/>
          <w:numId w:val="13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Rich interaction among UI components</w:t>
      </w:r>
    </w:p>
    <w:p>
      <w:pPr>
        <w:pStyle w:val="Normal"/>
        <w:numPr>
          <w:ilvl w:val="0"/>
          <w:numId w:val="13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Fewer data transfers from the server and most of the page processes in the UI occurs client-side.</w:t>
      </w:r>
    </w:p>
    <w:p>
      <w:pPr>
        <w:pStyle w:val="Normal"/>
        <w:numPr>
          <w:ilvl w:val="0"/>
          <w:numId w:val="13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The application contains tabs and subtabs with multiple HTML containers on the click of the tabs or subtabs and the specific portions of the page that are loaded into the page (the page will be one using the application)</w:t>
      </w:r>
    </w:p>
    <w:p>
      <w:pPr>
        <w:pStyle w:val="Normal"/>
        <w:numPr>
          <w:ilvl w:val="0"/>
          <w:numId w:val="131"/>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Applications written in AngularJS are cross-browser compliant. Angular automatically handles the JavaScript code suitable for each browser.</w:t>
      </w:r>
    </w:p>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54" w:tgtFrame="_blank">
        <w:r>
          <w:rPr>
            <w:rStyle w:val="ListLabel1948"/>
            <w:rFonts w:eastAsia="Times New Roman" w:cs="Arial" w:ascii="Arial" w:hAnsi="Arial"/>
            <w:color w:val="000000"/>
            <w:sz w:val="24"/>
            <w:szCs w:val="24"/>
          </w:rPr>
          <w:t>Single Page Application and AngularJs Background</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8: How to implement routing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br/>
        <w:br/>
      </w:r>
      <w:r>
        <w:rPr>
          <w:rFonts w:eastAsia="Times New Roman" w:cs="Arial" w:ascii="Arial" w:hAnsi="Arial"/>
          <w:color w:val="000000"/>
          <w:sz w:val="24"/>
          <w:szCs w:val="24"/>
          <w:shd w:fill="FFFFFF" w:val="clear"/>
        </w:rPr>
        <w:t>Routing is a core feature in AngularJS. This feature is useful in building SPA (Single Page Application) with multiple views. In SPA application, all views are different Html files and we use Routing to load different parts of the application and it's helpful to divide the application logically and make it manageable. In other words, Routing helps us to divide our application in logical views and bind them with different controllers.</w:t>
      </w:r>
      <w:r>
        <w:rPr>
          <w:rFonts w:eastAsia="Times New Roman" w:cs="Arial" w:ascii="Arial" w:hAnsi="Arial"/>
          <w:color w:val="000000"/>
          <w:sz w:val="24"/>
          <w:szCs w:val="24"/>
        </w:rPr>
        <w:br/>
        <w:br/>
      </w:r>
      <w:r>
        <w:rPr/>
        <w:drawing>
          <wp:inline distT="0" distB="0" distL="0" distR="0">
            <wp:extent cx="3552825" cy="1381125"/>
            <wp:effectExtent l="0" t="0" r="0" b="0"/>
            <wp:docPr id="35" name="Picture 36" descr="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6" descr="routing"/>
                    <pic:cNvPicPr>
                      <a:picLocks noChangeAspect="1" noChangeArrowheads="1"/>
                    </pic:cNvPicPr>
                  </pic:nvPicPr>
                  <pic:blipFill>
                    <a:blip r:embed="rId55"/>
                    <a:stretch>
                      <a:fillRect/>
                    </a:stretch>
                  </pic:blipFill>
                  <pic:spPr bwMode="auto">
                    <a:xfrm>
                      <a:off x="0" y="0"/>
                      <a:ext cx="3552825" cy="138112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How to add routing</w:t>
        <w:br/>
        <w:br/>
      </w:r>
      <w:r>
        <w:rPr>
          <w:rFonts w:eastAsia="Times New Roman" w:cs="Arial" w:ascii="Arial" w:hAnsi="Arial"/>
          <w:color w:val="000000"/>
          <w:sz w:val="24"/>
          <w:szCs w:val="24"/>
          <w:shd w:fill="FFFFFF" w:val="clear"/>
        </w:rPr>
        <w:t>The$routeProvider definition contained by the module is called "ngRoute". In app.js file, I have defined an angular app using “angular. Module” method. After creating module, we need to configure the routes. The "config" method is used to configure $routeProvider. Using "when" and "otherwise" method of $routeProvider, we can define the route for our AngularJS application.</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3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var app = angular.module("AngularApp", ['ngRoute']);  </w:t>
      </w:r>
    </w:p>
    <w:p>
      <w:pPr>
        <w:pStyle w:val="Normal"/>
        <w:numPr>
          <w:ilvl w:val="0"/>
          <w:numId w:val="13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app.config(['$routeProvider',  </w:t>
      </w:r>
    </w:p>
    <w:p>
      <w:pPr>
        <w:pStyle w:val="Normal"/>
        <w:numPr>
          <w:ilvl w:val="0"/>
          <w:numId w:val="13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function($routeProvider)  </w:t>
      </w:r>
    </w:p>
    <w:p>
      <w:pPr>
        <w:pStyle w:val="Normal"/>
        <w:numPr>
          <w:ilvl w:val="0"/>
          <w:numId w:val="13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$routeProvider.  </w:t>
      </w:r>
    </w:p>
    <w:p>
      <w:pPr>
        <w:pStyle w:val="Normal"/>
        <w:numPr>
          <w:ilvl w:val="0"/>
          <w:numId w:val="13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when('/page1',   </w:t>
      </w:r>
    </w:p>
    <w:p>
      <w:pPr>
        <w:pStyle w:val="Normal"/>
        <w:numPr>
          <w:ilvl w:val="0"/>
          <w:numId w:val="13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templateUrl: 'Modules/Page1/page1.html',  </w:t>
      </w:r>
    </w:p>
    <w:p>
      <w:pPr>
        <w:pStyle w:val="Normal"/>
        <w:numPr>
          <w:ilvl w:val="0"/>
          <w:numId w:val="13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controller: 'Page1Controller'  </w:t>
      </w:r>
    </w:p>
    <w:p>
      <w:pPr>
        <w:pStyle w:val="Normal"/>
        <w:numPr>
          <w:ilvl w:val="0"/>
          <w:numId w:val="13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when('/page2',   </w:t>
      </w:r>
    </w:p>
    <w:p>
      <w:pPr>
        <w:pStyle w:val="Normal"/>
        <w:numPr>
          <w:ilvl w:val="0"/>
          <w:numId w:val="13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templateUrl: 'Modules/Page2/page2.html',  </w:t>
      </w:r>
    </w:p>
    <w:p>
      <w:pPr>
        <w:pStyle w:val="Normal"/>
        <w:numPr>
          <w:ilvl w:val="0"/>
          <w:numId w:val="13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controller: 'Page2Controller'  </w:t>
      </w:r>
    </w:p>
    <w:p>
      <w:pPr>
        <w:pStyle w:val="Normal"/>
        <w:numPr>
          <w:ilvl w:val="0"/>
          <w:numId w:val="13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otherwise  </w:t>
      </w:r>
    </w:p>
    <w:p>
      <w:pPr>
        <w:pStyle w:val="Normal"/>
        <w:numPr>
          <w:ilvl w:val="0"/>
          <w:numId w:val="13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redirectTo: '/page1'  </w:t>
      </w:r>
    </w:p>
    <w:p>
      <w:pPr>
        <w:pStyle w:val="Normal"/>
        <w:numPr>
          <w:ilvl w:val="0"/>
          <w:numId w:val="13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3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pPr>
      <w:r>
        <w:rPr>
          <w:rFonts w:eastAsia="Times New Roman" w:cs="Arial" w:ascii="Arial" w:hAnsi="Arial"/>
          <w:color w:val="000000"/>
          <w:sz w:val="24"/>
          <w:szCs w:val="24"/>
          <w:shd w:fill="FFFFFF" w:val="clear"/>
        </w:rPr>
        <w:t>Learn more here: </w:t>
      </w:r>
      <w:hyperlink r:id="rId56" w:tgtFrame="_blank">
        <w:r>
          <w:rPr>
            <w:rStyle w:val="ListLabel1949"/>
            <w:rFonts w:eastAsia="Times New Roman" w:cs="Arial" w:ascii="Arial" w:hAnsi="Arial"/>
            <w:color w:val="000000"/>
            <w:sz w:val="24"/>
            <w:szCs w:val="24"/>
            <w:shd w:fill="FFFFFF" w:val="clear"/>
          </w:rPr>
          <w:t>Routing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9: How many types of data binding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 </w:t>
        <w:br/>
        <w:br/>
      </w:r>
      <w:r>
        <w:rPr>
          <w:rFonts w:eastAsia="Times New Roman" w:cs="Arial" w:ascii="Arial" w:hAnsi="Arial"/>
          <w:color w:val="000000"/>
          <w:sz w:val="24"/>
          <w:szCs w:val="24"/>
          <w:shd w:fill="FFFFFF" w:val="clear"/>
        </w:rPr>
        <w:t>Data binding is a very powerful feature of the software development technologies. Data binding is the connection bridge between view and business logic (view model) of the application. Data binding in AngularJs is the automatic synchronization between the model and view. When the model changes, the view is automatically updated and vice versa. AngularJs support one-way binding as well as two-way binding.</w:t>
      </w:r>
      <w:r>
        <w:rPr>
          <w:rFonts w:eastAsia="Times New Roman" w:cs="Arial" w:ascii="Arial" w:hAnsi="Arial"/>
          <w:color w:val="000000"/>
          <w:sz w:val="24"/>
          <w:szCs w:val="24"/>
        </w:rPr>
        <w:br/>
        <w:br/>
      </w:r>
      <w:r>
        <w:rPr/>
        <w:drawing>
          <wp:inline distT="0" distB="0" distL="0" distR="0">
            <wp:extent cx="6000750" cy="2162175"/>
            <wp:effectExtent l="0" t="0" r="0" b="0"/>
            <wp:docPr id="36" name="Picture 37" descr="One-Way and Two-Way 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descr="One-Way and Two-Way Data Binding"/>
                    <pic:cNvPicPr>
                      <a:picLocks noChangeAspect="1" noChangeArrowheads="1"/>
                    </pic:cNvPicPr>
                  </pic:nvPicPr>
                  <pic:blipFill>
                    <a:blip r:embed="rId57"/>
                    <a:stretch>
                      <a:fillRect/>
                    </a:stretch>
                  </pic:blipFill>
                  <pic:spPr bwMode="auto">
                    <a:xfrm>
                      <a:off x="0" y="0"/>
                      <a:ext cx="6000750" cy="2162175"/>
                    </a:xfrm>
                    <a:prstGeom prst="rect">
                      <a:avLst/>
                    </a:prstGeom>
                  </pic:spPr>
                </pic:pic>
              </a:graphicData>
            </a:graphic>
          </wp:inline>
        </w:drawing>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Figure 1: One-Way and Two-Way Data Binding</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Binding Directives in AngularJs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3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ng-bind</w:t>
      </w:r>
    </w:p>
    <w:p>
      <w:pPr>
        <w:pStyle w:val="Normal"/>
        <w:numPr>
          <w:ilvl w:val="0"/>
          <w:numId w:val="13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ng-bind-html</w:t>
      </w:r>
    </w:p>
    <w:p>
      <w:pPr>
        <w:pStyle w:val="Normal"/>
        <w:numPr>
          <w:ilvl w:val="0"/>
          <w:numId w:val="13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ng-bind-template</w:t>
      </w:r>
    </w:p>
    <w:p>
      <w:pPr>
        <w:pStyle w:val="Normal"/>
        <w:numPr>
          <w:ilvl w:val="0"/>
          <w:numId w:val="13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ng-non-bindable</w:t>
      </w:r>
    </w:p>
    <w:p>
      <w:pPr>
        <w:pStyle w:val="Normal"/>
        <w:numPr>
          <w:ilvl w:val="0"/>
          <w:numId w:val="13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ng-model</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ng-bind</w:t>
        <w:br/>
        <w:br/>
      </w:r>
      <w:r>
        <w:rPr>
          <w:rFonts w:eastAsia="Times New Roman" w:cs="Arial" w:ascii="Arial" w:hAnsi="Arial"/>
          <w:color w:val="000000"/>
          <w:sz w:val="24"/>
          <w:szCs w:val="24"/>
        </w:rPr>
        <w:t>This directive updates the text content of the specified HTML element with the value of the given expression and the text content is changing on expression changes. It is very similar to double curly markup ( {{expression }}) but less verbose.</w:t>
        <w:br/>
        <w:br/>
      </w:r>
      <w:r>
        <w:rPr>
          <w:rFonts w:eastAsia="Times New Roman" w:cs="Arial" w:ascii="Arial" w:hAnsi="Arial"/>
          <w:b/>
          <w:bCs/>
          <w:color w:val="000000"/>
          <w:sz w:val="24"/>
          <w:szCs w:val="24"/>
        </w:rPr>
        <w:t>Syntax</w:t>
      </w:r>
    </w:p>
    <w:p>
      <w:pPr>
        <w:pStyle w:val="Normal"/>
        <w:numPr>
          <w:ilvl w:val="0"/>
          <w:numId w:val="134"/>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&lt;ANY ELEMENT ng-bind="expression"&gt; &lt;/ANY ELEMENT&gt;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t>Ng-bind-html</w:t>
        <w:br/>
        <w:br/>
      </w:r>
      <w:r>
        <w:rPr>
          <w:rFonts w:eastAsia="Times New Roman" w:cs="Arial" w:ascii="Arial" w:hAnsi="Arial"/>
          <w:color w:val="000000"/>
          <w:sz w:val="24"/>
          <w:szCs w:val="24"/>
          <w:shd w:fill="FFFFFF" w:val="clear"/>
        </w:rPr>
        <w:t>It (whatever it is) evaluates the expression and inserts the HTML content into the element in a secure way. It uses the $sanitize service, so to use this functionality, be sure that $sanitize is available.</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Syntax</w:t>
        <w:br/>
      </w:r>
    </w:p>
    <w:p>
      <w:pPr>
        <w:pStyle w:val="Normal"/>
        <w:numPr>
          <w:ilvl w:val="0"/>
          <w:numId w:val="135"/>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&lt;ANY ELEMENT ng-bind-html=" expression "&gt; &lt;/ANY ELEMENT&gt;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t>ng-bind-template</w:t>
        <w:br/>
        <w:br/>
      </w:r>
      <w:r>
        <w:rPr>
          <w:rFonts w:eastAsia="Times New Roman" w:cs="Arial" w:ascii="Arial" w:hAnsi="Arial"/>
          <w:color w:val="000000"/>
          <w:sz w:val="24"/>
          <w:szCs w:val="24"/>
          <w:shd w:fill="FFFFFF" w:val="clear"/>
        </w:rPr>
        <w:t>It (whatever it is) replaces the element text content with the interpolation of the template. It can contain multiple double curly markups.</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Syntax</w:t>
        <w:br/>
      </w:r>
    </w:p>
    <w:p>
      <w:pPr>
        <w:pStyle w:val="Normal"/>
        <w:numPr>
          <w:ilvl w:val="0"/>
          <w:numId w:val="136"/>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&lt;ANY ELEMENT ng-bind-template=" {{expression1}} {{expression2}} … {{expressionn}} "&gt; &lt;/ANY ELEMENT&gt;   </w:t>
      </w:r>
    </w:p>
    <w:p>
      <w:pPr>
        <w:pStyle w:val="Normal"/>
        <w:spacing w:lineRule="auto" w:line="240" w:before="0" w:after="0"/>
        <w:rPr/>
      </w:pPr>
      <w:r>
        <w:rPr>
          <w:rFonts w:eastAsia="Times New Roman" w:cs="Arial" w:ascii="Arial" w:hAnsi="Arial"/>
          <w:b/>
          <w:bCs/>
          <w:color w:val="000000"/>
          <w:sz w:val="24"/>
          <w:szCs w:val="24"/>
          <w:shd w:fill="FFFFFF" w:val="clear"/>
        </w:rPr>
        <w:t>ng-non-bindable</w:t>
      </w:r>
      <w:r>
        <w:rPr>
          <w:rFonts w:eastAsia="Times New Roman" w:cs="Arial" w:ascii="Arial" w:hAnsi="Arial"/>
          <w:color w:val="000000"/>
          <w:sz w:val="24"/>
          <w:szCs w:val="24"/>
          <w:shd w:fill="FFFFFF" w:val="clear"/>
        </w:rPr>
        <w:t>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This (whatever "this" is) directive informs AngularJs to not compile or bind the contents of the current DOM element This element is useful when we want to display the expression but it should not be executed by AngularJs.</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Syntax</w:t>
        <w:br/>
      </w:r>
      <w:r>
        <w:rPr>
          <w:rFonts w:eastAsia="Times New Roman" w:cs="Arial" w:ascii="Arial" w:hAnsi="Arial"/>
          <w:b/>
          <w:bCs/>
          <w:i/>
          <w:iCs/>
          <w:color w:val="000000"/>
          <w:sz w:val="24"/>
          <w:szCs w:val="24"/>
          <w:shd w:fill="FFFFFF" w:val="clear"/>
        </w:rPr>
        <w:br/>
      </w:r>
      <w:r>
        <w:rPr>
          <w:rFonts w:eastAsia="Times New Roman" w:cs="Arial" w:ascii="Arial" w:hAnsi="Arial"/>
          <w:i/>
          <w:iCs/>
          <w:color w:val="000000"/>
          <w:sz w:val="24"/>
          <w:szCs w:val="24"/>
          <w:shd w:fill="FFFFFF" w:val="clear"/>
        </w:rPr>
        <w:t>&lt;ANY ELEMENT ng-non-bindable &gt; &lt;/ANY ELEMENT&gt; </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ng-model</w:t>
        <w:br/>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This (whatever "this" is) directive can be bound with input, select, text area or any custom form control. It provides two-way binding. It also provides validation behavior. It also keeps the state of the control (valid/invalid, dirty/pristine, touched/untouched and so on).</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Syntax</w:t>
        <w:br/>
      </w:r>
      <w:r>
        <w:rPr>
          <w:rFonts w:eastAsia="Times New Roman" w:cs="Arial" w:ascii="Arial" w:hAnsi="Arial"/>
          <w:color w:val="000000"/>
          <w:sz w:val="24"/>
          <w:szCs w:val="24"/>
        </w:rPr>
        <w:br/>
      </w:r>
      <w:r>
        <w:rPr>
          <w:rFonts w:eastAsia="Times New Roman" w:cs="Arial" w:ascii="Arial" w:hAnsi="Arial"/>
          <w:i/>
          <w:iCs/>
          <w:color w:val="000000"/>
          <w:sz w:val="24"/>
          <w:szCs w:val="24"/>
          <w:shd w:fill="FFFFFF" w:val="clear"/>
        </w:rPr>
        <w:t>&lt;input ng-bind="expression"/&gt;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Learn more here: </w:t>
      </w:r>
      <w:hyperlink r:id="rId58" w:tgtFrame="_blank">
        <w:r>
          <w:rPr>
            <w:rStyle w:val="ListLabel1949"/>
            <w:rFonts w:eastAsia="Times New Roman" w:cs="Arial" w:ascii="Arial" w:hAnsi="Arial"/>
            <w:color w:val="000000"/>
            <w:sz w:val="24"/>
            <w:szCs w:val="24"/>
            <w:shd w:fill="FFFFFF" w:val="clear"/>
          </w:rPr>
          <w:t>Data Binding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10: What is a Factory method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AngularJS Factory: the purpose of Factory is also the same as Service, however in this case we create a new object and add functions as properties of this object and at the end we return this object.</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Factories </w:t>
      </w:r>
      <w:r>
        <w:rPr>
          <w:rFonts w:eastAsia="Times New Roman" w:cs="Arial" w:ascii="Arial" w:hAnsi="Arial"/>
          <w:i/>
          <w:iCs/>
          <w:color w:val="000000"/>
          <w:sz w:val="24"/>
          <w:szCs w:val="24"/>
          <w:shd w:fill="FFFFFF" w:val="clear"/>
        </w:rPr>
        <w:t>module.factory( 'factoryName', function ); </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Example</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3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ng-app="Myapp"&gt;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ng-controller="exampleCtrl"&gt;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type="text" ng-model="num.firstnumber" /&gt;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type="text" ng-model="num.secondnumber" /&gt;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type="button" ng-click="Factoryclick()" value="Factoryclick" /&gt;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type="button" ng-click="servclick()" value="Serviceclick" /&gt; factory result {{facresult}} service result {{secresult}}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var myapp = angular.module('Myapp', []);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myapp.controller('exampleCtrl', ['$scope', '$http', 'factories', 'services', function (scope, http, fac, ser)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scope.Factoryclick = function ()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var firstnumber = parseInt(scope.num.firstnumber);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var secondnumber = parseInt(scope.num.secondnumber);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scope.facresult = fac.sumofnums(firstnumber, secondnumber);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scope.servclick = function ()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var firstnumber = parseInt(scope.num.firstnumber);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var secondnumber = parseInt(scope.num.secondnumber);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debugger;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scope.secresult = ser.sersumofnums(firstnumber, secondnumber);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myapp.factory('factories', function ($http)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return {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sumofnums: function (a, b)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return a + b;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myapp.service('services', function ($http)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debugger;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this.sersumofnums = function (a, b)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return a + b;   </w:t>
      </w:r>
    </w:p>
    <w:p>
      <w:pPr>
        <w:pStyle w:val="Normal"/>
        <w:numPr>
          <w:ilvl w:val="0"/>
          <w:numId w:val="13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3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When to use Factory: It is just a collection of functions like a class. Hence, it can be instantiated in different controllers when you are using it with a constructor function.</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Learn more here:</w:t>
      </w:r>
    </w:p>
    <w:p>
      <w:pPr>
        <w:pStyle w:val="Normal"/>
        <w:numPr>
          <w:ilvl w:val="0"/>
          <w:numId w:val="138"/>
        </w:numPr>
        <w:shd w:val="clear" w:color="auto" w:fill="FFFFFF"/>
        <w:spacing w:lineRule="auto" w:line="240" w:beforeAutospacing="1" w:after="0"/>
        <w:rPr/>
      </w:pPr>
      <w:hyperlink r:id="rId59" w:tgtFrame="_blank">
        <w:r>
          <w:rPr>
            <w:rStyle w:val="ListLabel1948"/>
            <w:rFonts w:eastAsia="Times New Roman" w:cs="Arial" w:ascii="Arial" w:hAnsi="Arial"/>
            <w:color w:val="000000"/>
            <w:sz w:val="24"/>
            <w:szCs w:val="24"/>
          </w:rPr>
          <w:t>Service and Factory in AngularJS</w:t>
        </w:r>
      </w:hyperlink>
    </w:p>
    <w:p>
      <w:pPr>
        <w:pStyle w:val="Normal"/>
        <w:numPr>
          <w:ilvl w:val="0"/>
          <w:numId w:val="138"/>
        </w:numPr>
        <w:shd w:val="clear" w:color="auto" w:fill="FFFFFF"/>
        <w:spacing w:lineRule="auto" w:line="240" w:before="0" w:afterAutospacing="1"/>
        <w:rPr/>
      </w:pPr>
      <w:hyperlink r:id="rId60" w:tgtFrame="_blank">
        <w:r>
          <w:rPr>
            <w:rStyle w:val="ListLabel1948"/>
            <w:rFonts w:eastAsia="Times New Roman" w:cs="Arial" w:ascii="Arial" w:hAnsi="Arial"/>
            <w:color w:val="000000"/>
            <w:sz w:val="24"/>
            <w:szCs w:val="24"/>
          </w:rPr>
          <w:t>Services in AngularJS Simplified With Examples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11: How are validations implemented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One of the coolest features of AngularJS is client-side validation. There are so many form directives available in AngularJS. We will talk about some of them here, we will also explain custom validation. Using it you can create your own validations.</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Initial requirement is reference,</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39"/>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&lt;script src="~/Scripts/angular.js"&gt;&lt;/script&gt;   </w:t>
      </w:r>
    </w:p>
    <w:p>
      <w:pPr>
        <w:pStyle w:val="Normal"/>
        <w:numPr>
          <w:ilvl w:val="0"/>
          <w:numId w:val="14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000000"/>
          <w:sz w:val="24"/>
          <w:szCs w:val="24"/>
        </w:rPr>
        <w:t>Data type validation</w:t>
        <w:br/>
        <w:br/>
      </w:r>
      <w:r>
        <w:rPr>
          <w:rFonts w:eastAsia="Times New Roman" w:cs="Arial" w:ascii="Arial" w:hAnsi="Arial"/>
          <w:color w:val="000000"/>
          <w:sz w:val="24"/>
          <w:szCs w:val="24"/>
        </w:rPr>
        <w:t>a.In Html control use type field to specify the type of file.</w:t>
        <w:br/>
        <w:t>b..$error.{your data type} will help you to disply the message.</w:t>
      </w:r>
    </w:p>
    <w:p>
      <w:pPr>
        <w:pStyle w:val="Normal"/>
        <w:numPr>
          <w:ilvl w:val="1"/>
          <w:numId w:val="1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&lt;p&gt;  </w:t>
      </w:r>
    </w:p>
    <w:p>
      <w:pPr>
        <w:pStyle w:val="Normal"/>
        <w:numPr>
          <w:ilvl w:val="1"/>
          <w:numId w:val="1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type="number" name="StudentRollNumber" ng-model="StudentRollNumber" required&gt;  </w:t>
      </w:r>
    </w:p>
    <w:p>
      <w:pPr>
        <w:pStyle w:val="Normal"/>
        <w:numPr>
          <w:ilvl w:val="1"/>
          <w:numId w:val="1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style="color:red" ng- show="myForm.StudentRollNumber.$dirty &amp;&amp; myForm.StudentRollNumber.$invalid"&gt;   </w:t>
      </w:r>
    </w:p>
    <w:p>
      <w:pPr>
        <w:pStyle w:val="Normal"/>
        <w:numPr>
          <w:ilvl w:val="1"/>
          <w:numId w:val="1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 ng-show="myForm.StudentRollNumber.$error.required"&gt;Student Roll Number is required.&lt;/span&gt;  </w:t>
      </w:r>
    </w:p>
    <w:p>
      <w:pPr>
        <w:pStyle w:val="Normal"/>
        <w:numPr>
          <w:ilvl w:val="1"/>
          <w:numId w:val="1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ng-show="myForm.StudentRollNumber.$error.number"&gt;Not valid number!&lt;/span&gt;  </w:t>
      </w:r>
    </w:p>
    <w:p>
      <w:pPr>
        <w:pStyle w:val="Normal"/>
        <w:numPr>
          <w:ilvl w:val="1"/>
          <w:numId w:val="14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&lt;/span&gt;  </w:t>
      </w:r>
    </w:p>
    <w:p>
      <w:pPr>
        <w:pStyle w:val="Normal"/>
        <w:numPr>
          <w:ilvl w:val="1"/>
          <w:numId w:val="14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&lt;/p&gt;  </w:t>
      </w:r>
    </w:p>
    <w:p>
      <w:pPr>
        <w:pStyle w:val="Normal"/>
        <w:numPr>
          <w:ilvl w:val="0"/>
          <w:numId w:val="14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000000"/>
          <w:sz w:val="24"/>
          <w:szCs w:val="24"/>
        </w:rPr>
        <w:t>Required filed validation</w:t>
        <w:br/>
        <w:br/>
      </w:r>
      <w:r>
        <w:rPr>
          <w:rFonts w:eastAsia="Times New Roman" w:cs="Arial" w:ascii="Arial" w:hAnsi="Arial"/>
          <w:color w:val="000000"/>
          <w:sz w:val="24"/>
          <w:szCs w:val="24"/>
        </w:rPr>
        <w:t>a. Put attribute as required in HTML control.</w:t>
        <w:br/>
        <w:t>b..$error.required helps you to display the required field message.</w:t>
      </w:r>
    </w:p>
    <w:p>
      <w:pPr>
        <w:pStyle w:val="Normal"/>
        <w:numPr>
          <w:ilvl w:val="1"/>
          <w:numId w:val="14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&lt;p&gt;  </w:t>
      </w:r>
    </w:p>
    <w:p>
      <w:pPr>
        <w:pStyle w:val="Normal"/>
        <w:numPr>
          <w:ilvl w:val="1"/>
          <w:numId w:val="14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1"/>
          <w:numId w:val="14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type="text" name="Student" ng-model="Student" required&gt;  </w:t>
      </w:r>
    </w:p>
    <w:p>
      <w:pPr>
        <w:pStyle w:val="Normal"/>
        <w:numPr>
          <w:ilvl w:val="1"/>
          <w:numId w:val="14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style="color:red" ng-show="myForm.Student.$dirty &amp;&amp; myForm.Student.$invalid"&gt;   </w:t>
      </w:r>
    </w:p>
    <w:p>
      <w:pPr>
        <w:pStyle w:val="Normal"/>
        <w:numPr>
          <w:ilvl w:val="1"/>
          <w:numId w:val="14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 ng-show="myForm.Student.$error.required"&gt;Student Name is required.&lt;/span&gt;  </w:t>
      </w:r>
    </w:p>
    <w:p>
      <w:pPr>
        <w:pStyle w:val="Normal"/>
        <w:numPr>
          <w:ilvl w:val="1"/>
          <w:numId w:val="14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&lt;/span&gt;  </w:t>
      </w:r>
    </w:p>
    <w:p>
      <w:pPr>
        <w:pStyle w:val="Normal"/>
        <w:numPr>
          <w:ilvl w:val="1"/>
          <w:numId w:val="14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&lt;/p&gt;  </w:t>
      </w:r>
    </w:p>
    <w:p>
      <w:pPr>
        <w:pStyle w:val="Normal"/>
        <w:numPr>
          <w:ilvl w:val="0"/>
          <w:numId w:val="141"/>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000000"/>
          <w:sz w:val="24"/>
          <w:szCs w:val="24"/>
        </w:rPr>
        <w:t>Date Validation</w:t>
        <w:br/>
        <w:br/>
      </w:r>
      <w:r>
        <w:rPr>
          <w:rFonts w:eastAsia="Times New Roman" w:cs="Arial" w:ascii="Arial" w:hAnsi="Arial"/>
          <w:color w:val="000000"/>
          <w:sz w:val="24"/>
          <w:szCs w:val="24"/>
        </w:rPr>
        <w:t>a. Specify the type as date and</w:t>
        <w:br/>
        <w:t>b. Format it will take as systems built-in format</w:t>
        <w:br/>
        <w:t>c. .$error.date helps you to display the required field message.</w:t>
      </w:r>
    </w:p>
    <w:p>
      <w:pPr>
        <w:pStyle w:val="Normal"/>
        <w:numPr>
          <w:ilvl w:val="1"/>
          <w:numId w:val="14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&lt;p&gt;  </w:t>
      </w:r>
    </w:p>
    <w:p>
      <w:pPr>
        <w:pStyle w:val="Normal"/>
        <w:numPr>
          <w:ilvl w:val="1"/>
          <w:numId w:val="1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Student Birth Date:&lt;br&gt;  </w:t>
      </w:r>
    </w:p>
    <w:p>
      <w:pPr>
        <w:pStyle w:val="Normal"/>
        <w:numPr>
          <w:ilvl w:val="1"/>
          <w:numId w:val="1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type="date" name="BirthDate" ng-model="BirthDate" required placeholder="yyyy-MM-dd"&gt;  </w:t>
      </w:r>
    </w:p>
    <w:p>
      <w:pPr>
        <w:pStyle w:val="Normal"/>
        <w:numPr>
          <w:ilvl w:val="1"/>
          <w:numId w:val="1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style="color:red" ng-show="myForm.BirthDate.$dirty &amp;&amp; myForm.BirthDate.$invalid"&gt;   </w:t>
      </w:r>
    </w:p>
    <w:p>
      <w:pPr>
        <w:pStyle w:val="Normal"/>
        <w:numPr>
          <w:ilvl w:val="1"/>
          <w:numId w:val="1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 ng-show="myForm.BirthDate.$error.required"&gt;Student Birth Date is required.&lt;/span&gt;  </w:t>
      </w:r>
    </w:p>
    <w:p>
      <w:pPr>
        <w:pStyle w:val="Normal"/>
        <w:numPr>
          <w:ilvl w:val="1"/>
          <w:numId w:val="1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 ng-show="myForm.BirthDate.$error.date"&gt;Not a Valid Date.&lt;/span&gt;  </w:t>
      </w:r>
    </w:p>
    <w:p>
      <w:pPr>
        <w:pStyle w:val="Normal"/>
        <w:numPr>
          <w:ilvl w:val="1"/>
          <w:numId w:val="14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&lt;/span&gt;  </w:t>
      </w:r>
    </w:p>
    <w:p>
      <w:pPr>
        <w:pStyle w:val="Normal"/>
        <w:numPr>
          <w:ilvl w:val="1"/>
          <w:numId w:val="14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&lt;/p&gt;  </w:t>
      </w:r>
    </w:p>
    <w:p>
      <w:pPr>
        <w:pStyle w:val="Normal"/>
        <w:numPr>
          <w:ilvl w:val="0"/>
          <w:numId w:val="14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000000"/>
          <w:sz w:val="24"/>
          <w:szCs w:val="24"/>
        </w:rPr>
        <w:t>Email Validation</w:t>
        <w:br/>
        <w:br/>
      </w:r>
      <w:r>
        <w:rPr>
          <w:rFonts w:eastAsia="Times New Roman" w:cs="Arial" w:ascii="Arial" w:hAnsi="Arial"/>
          <w:color w:val="000000"/>
          <w:sz w:val="24"/>
          <w:szCs w:val="24"/>
        </w:rPr>
        <w:t>a. Specify the type as Email and</w:t>
        <w:br/>
        <w:t>b..$error.email helps you to display the required field message.</w:t>
      </w:r>
    </w:p>
    <w:p>
      <w:pPr>
        <w:pStyle w:val="Normal"/>
        <w:numPr>
          <w:ilvl w:val="1"/>
          <w:numId w:val="14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&lt;input type="email" name="email" ng-model="email" required&gt;  </w:t>
      </w:r>
    </w:p>
    <w:p>
      <w:pPr>
        <w:pStyle w:val="Normal"/>
        <w:numPr>
          <w:ilvl w:val="1"/>
          <w:numId w:val="14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 style="color:red" ng-show="myForm.email.$dirty &amp;&amp; myForm.email.$invalid"&gt;   </w:t>
      </w:r>
    </w:p>
    <w:p>
      <w:pPr>
        <w:pStyle w:val="Normal"/>
        <w:numPr>
          <w:ilvl w:val="1"/>
          <w:numId w:val="14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 ng-show="myForm.email.$error.required"&gt;Email is required.&lt;/span&gt;  </w:t>
      </w:r>
    </w:p>
    <w:p>
      <w:pPr>
        <w:pStyle w:val="Normal"/>
        <w:numPr>
          <w:ilvl w:val="1"/>
          <w:numId w:val="14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 ng-show="myForm.email.$error.email"&gt;Invalid email address.&lt;/span&gt;  </w:t>
      </w:r>
    </w:p>
    <w:p>
      <w:pPr>
        <w:pStyle w:val="Normal"/>
        <w:numPr>
          <w:ilvl w:val="1"/>
          <w:numId w:val="14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1"/>
          <w:numId w:val="14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&lt;/span&gt;  </w:t>
      </w:r>
    </w:p>
    <w:p>
      <w:pPr>
        <w:pStyle w:val="Normal"/>
        <w:numPr>
          <w:ilvl w:val="0"/>
          <w:numId w:val="14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000000"/>
          <w:sz w:val="24"/>
          <w:szCs w:val="24"/>
        </w:rPr>
        <w:t>Range Validation Max and Min</w:t>
        <w:br/>
        <w:br/>
      </w:r>
      <w:r>
        <w:rPr>
          <w:rFonts w:eastAsia="Times New Roman" w:cs="Arial" w:ascii="Arial" w:hAnsi="Arial"/>
          <w:color w:val="000000"/>
          <w:sz w:val="24"/>
          <w:szCs w:val="24"/>
        </w:rPr>
        <w:t>a. Specify Max or Min attribute</w:t>
        <w:br/>
        <w:t>b..$error.max or .$error.min helps you to display the error message.</w:t>
      </w:r>
    </w:p>
    <w:p>
      <w:pPr>
        <w:pStyle w:val="Normal"/>
        <w:numPr>
          <w:ilvl w:val="1"/>
          <w:numId w:val="14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&lt;input type="number" name="marks" ng-model="marks" max="100" required&gt;   </w:t>
      </w:r>
    </w:p>
    <w:p>
      <w:pPr>
        <w:pStyle w:val="Normal"/>
        <w:numPr>
          <w:ilvl w:val="1"/>
          <w:numId w:val="1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 style="color:red" ng-show="myForm.marks.$dirty &amp;&amp; myForm.marks.$invalid"&gt;   </w:t>
      </w:r>
    </w:p>
    <w:p>
      <w:pPr>
        <w:pStyle w:val="Normal"/>
        <w:numPr>
          <w:ilvl w:val="1"/>
          <w:numId w:val="1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 ng-show="myForm.marks.$error.required"&gt;Email is required.&lt;/span&gt;   </w:t>
      </w:r>
    </w:p>
    <w:p>
      <w:pPr>
        <w:pStyle w:val="Normal"/>
        <w:numPr>
          <w:ilvl w:val="1"/>
          <w:numId w:val="14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 ng-show="myForm.marks.$error.number"&gt;Invalid number.&lt;/span&gt;   </w:t>
      </w:r>
    </w:p>
    <w:p>
      <w:pPr>
        <w:pStyle w:val="Normal"/>
        <w:numPr>
          <w:ilvl w:val="1"/>
          <w:numId w:val="14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&lt;span ng-show="myForm.marks.$error.max"&gt;Max Percentage is 100.&lt;/span&gt;   </w:t>
      </w:r>
    </w:p>
    <w:p>
      <w:pPr>
        <w:pStyle w:val="Normal"/>
        <w:numPr>
          <w:ilvl w:val="1"/>
          <w:numId w:val="144"/>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&lt;/span&gt;  </w:t>
      </w:r>
    </w:p>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61" w:tgtFrame="_blank">
        <w:r>
          <w:rPr>
            <w:rStyle w:val="ListLabel1948"/>
            <w:rFonts w:eastAsia="Times New Roman" w:cs="Arial" w:ascii="Arial" w:hAnsi="Arial"/>
            <w:color w:val="000000"/>
            <w:sz w:val="24"/>
            <w:szCs w:val="24"/>
          </w:rPr>
          <w:t>AngularJS Validation In MVC - Part Two</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12: What is $rootscope and how do we use it?</w:t>
      </w:r>
    </w:p>
    <w:p>
      <w:pPr>
        <w:pStyle w:val="Normal"/>
        <w:spacing w:lineRule="auto" w:line="240" w:before="0" w:after="0"/>
        <w:rPr/>
      </w:pPr>
      <w:r>
        <w:rPr>
          <w:rFonts w:eastAsia="Times New Roman" w:cs="Arial" w:ascii="Arial" w:hAnsi="Arial"/>
          <w:b/>
          <w:bCs/>
          <w:color w:val="000000"/>
          <w:sz w:val="24"/>
          <w:szCs w:val="24"/>
          <w:shd w:fill="FFFFFF" w:val="clear"/>
        </w:rPr>
        <w:br/>
        <w:t>Answer</w:t>
        <w:br/>
        <w:br/>
      </w:r>
      <w:r>
        <w:rPr>
          <w:rFonts w:eastAsia="Times New Roman" w:cs="Arial" w:ascii="Arial" w:hAnsi="Arial"/>
          <w:color w:val="000000"/>
          <w:sz w:val="24"/>
          <w:szCs w:val="24"/>
          <w:shd w:fill="FFFFFF" w:val="clear"/>
        </w:rPr>
        <w:t>$rootscope provides access to the top of the scope hierarchy, a scope provides a separation between View and its Model. Every application has a $rootScope provided by AngularJS and every other scope is its child scope.</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Now see how to use it step by step,</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Step 1</w:t>
        <w:br/>
        <w:br/>
      </w:r>
      <w:r>
        <w:rPr>
          <w:rFonts w:eastAsia="Times New Roman" w:cs="Arial" w:ascii="Arial" w:hAnsi="Arial"/>
          <w:color w:val="000000"/>
          <w:sz w:val="24"/>
          <w:szCs w:val="24"/>
          <w:shd w:fill="FFFFFF" w:val="clear"/>
        </w:rPr>
        <w:t>First of all you need to add an external Angular.js file to your application, "angular.min.js."</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For this you can go to the AngularJS official site or download my source code and then fetch it or you can click on this link to download it: </w:t>
      </w:r>
      <w:hyperlink r:id="rId62" w:tgtFrame="_blank">
        <w:r>
          <w:rPr>
            <w:rStyle w:val="ListLabel1949"/>
            <w:rFonts w:eastAsia="Times New Roman" w:cs="Arial" w:ascii="Arial" w:hAnsi="Arial"/>
            <w:color w:val="000000"/>
            <w:sz w:val="24"/>
            <w:szCs w:val="24"/>
            <w:shd w:fill="FFFFFF" w:val="clear"/>
          </w:rPr>
          <w:t>ANGULARJS</w:t>
        </w:r>
      </w:hyperlink>
      <w:r>
        <w:rPr>
          <w:rFonts w:eastAsia="Times New Roman" w:cs="Arial" w:ascii="Arial" w:hAnsi="Arial"/>
          <w:color w:val="000000"/>
          <w:sz w:val="24"/>
          <w:szCs w:val="24"/>
          <w:shd w:fill="FFFFFF" w:val="clear"/>
        </w:rPr>
        <w:t>.</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After downloading the external file you need to add this file to the Head section of your application.</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4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&lt;head runat="server"&gt;  </w:t>
      </w:r>
    </w:p>
    <w:p>
      <w:pPr>
        <w:pStyle w:val="Normal"/>
        <w:numPr>
          <w:ilvl w:val="0"/>
          <w:numId w:val="14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14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src="angular.min.js"&gt;&lt;/script&gt;  </w:t>
      </w:r>
    </w:p>
    <w:p>
      <w:pPr>
        <w:pStyle w:val="Normal"/>
        <w:numPr>
          <w:ilvl w:val="0"/>
          <w:numId w:val="145"/>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t>Step 2</w:t>
        <w:br/>
        <w:br/>
      </w:r>
      <w:r>
        <w:rPr>
          <w:rFonts w:eastAsia="Times New Roman" w:cs="Arial" w:ascii="Arial" w:hAnsi="Arial"/>
          <w:color w:val="000000"/>
          <w:sz w:val="24"/>
          <w:szCs w:val="24"/>
          <w:shd w:fill="FFFFFF" w:val="clear"/>
        </w:rPr>
        <w:t>Now after adding the External JS file the first thing you need to do is to add ng-app in the &lt;HTML&gt; Tag otherwise your application will not run.</w:t>
      </w:r>
    </w:p>
    <w:p>
      <w:pPr>
        <w:pStyle w:val="Normal"/>
        <w:numPr>
          <w:ilvl w:val="0"/>
          <w:numId w:val="146"/>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 ng-app xmlns="http://www.w3.org/1999/xhtml"&gt;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Now, I will create a JavaScript function in which the $rootScope service will be initiated.</w:t>
      </w:r>
    </w:p>
    <w:p>
      <w:pPr>
        <w:pStyle w:val="Normal"/>
        <w:numPr>
          <w:ilvl w:val="0"/>
          <w:numId w:val="14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numPr>
          <w:ilvl w:val="0"/>
          <w:numId w:val="14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angular.module('app', []).controller('x', </w:t>
      </w:r>
      <w:r>
        <w:rPr>
          <w:rFonts w:eastAsia="Times New Roman" w:cs="Consolas" w:ascii="Consolas" w:hAnsi="Consolas"/>
          <w:b/>
          <w:bCs/>
          <w:color w:val="000000"/>
          <w:sz w:val="24"/>
          <w:szCs w:val="24"/>
        </w:rPr>
        <w:t>function</w:t>
      </w:r>
      <w:r>
        <w:rPr>
          <w:rFonts w:eastAsia="Times New Roman" w:cs="Consolas" w:ascii="Consolas" w:hAnsi="Consolas"/>
          <w:color w:val="000000"/>
          <w:sz w:val="24"/>
          <w:szCs w:val="24"/>
        </w:rPr>
        <w:t> ($scope, $rootScope) {  </w:t>
      </w:r>
    </w:p>
    <w:p>
      <w:pPr>
        <w:pStyle w:val="Normal"/>
        <w:numPr>
          <w:ilvl w:val="0"/>
          <w:numId w:val="14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$rootScope.showAlert = "Hello Everyone";  </w:t>
      </w:r>
    </w:p>
    <w:p>
      <w:pPr>
        <w:pStyle w:val="Normal"/>
        <w:numPr>
          <w:ilvl w:val="0"/>
          <w:numId w:val="14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4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4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angular.module('app').controller('x2', </w:t>
      </w:r>
      <w:r>
        <w:rPr>
          <w:rFonts w:eastAsia="Times New Roman" w:cs="Consolas" w:ascii="Consolas" w:hAnsi="Consolas"/>
          <w:b/>
          <w:bCs/>
          <w:color w:val="000000"/>
          <w:sz w:val="24"/>
          <w:szCs w:val="24"/>
        </w:rPr>
        <w:t>function</w:t>
      </w:r>
      <w:r>
        <w:rPr>
          <w:rFonts w:eastAsia="Times New Roman" w:cs="Consolas" w:ascii="Consolas" w:hAnsi="Consolas"/>
          <w:color w:val="000000"/>
          <w:sz w:val="24"/>
          <w:szCs w:val="24"/>
        </w:rPr>
        <w:t> ($scope, $rootScope) {  </w:t>
      </w:r>
    </w:p>
    <w:p>
      <w:pPr>
        <w:pStyle w:val="Normal"/>
        <w:numPr>
          <w:ilvl w:val="0"/>
          <w:numId w:val="14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$scope.val = $rootScope.showAlert;  </w:t>
      </w:r>
    </w:p>
    <w:p>
      <w:pPr>
        <w:pStyle w:val="Normal"/>
        <w:numPr>
          <w:ilvl w:val="0"/>
          <w:numId w:val="14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alert($scope.val);  </w:t>
      </w:r>
    </w:p>
    <w:p>
      <w:pPr>
        <w:pStyle w:val="Normal"/>
        <w:numPr>
          <w:ilvl w:val="0"/>
          <w:numId w:val="14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4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Here, I created two angular.modules, in the first module I created a controller named "x", in this controller the "showAlert" variable is used with the $rootScope, in this a showAlert message is provided.</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In the second controller a variable "val" is used but it is taken under $scope, the value of rootScope is provided in this variable and then is provided in the alert.</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Now our work on the View is completed so we can work on the ViewModel.</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Step 3</w:t>
        <w:br/>
      </w:r>
    </w:p>
    <w:p>
      <w:pPr>
        <w:pStyle w:val="Normal"/>
        <w:numPr>
          <w:ilvl w:val="0"/>
          <w:numId w:val="14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 id="form1" runat="server"&gt;  </w:t>
      </w:r>
    </w:p>
    <w:p>
      <w:pPr>
        <w:pStyle w:val="Normal"/>
        <w:numPr>
          <w:ilvl w:val="0"/>
          <w:numId w:val="1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ng-app="app"&gt;  </w:t>
      </w:r>
    </w:p>
    <w:p>
      <w:pPr>
        <w:pStyle w:val="Normal"/>
        <w:numPr>
          <w:ilvl w:val="0"/>
          <w:numId w:val="1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ng-controller="x"&gt;&lt;/div&gt;  </w:t>
      </w:r>
    </w:p>
    <w:p>
      <w:pPr>
        <w:pStyle w:val="Normal"/>
        <w:numPr>
          <w:ilvl w:val="0"/>
          <w:numId w:val="1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ng-controller="x2"&gt;{{val}}&lt;/div&gt;  </w:t>
      </w:r>
    </w:p>
    <w:p>
      <w:pPr>
        <w:pStyle w:val="Normal"/>
        <w:numPr>
          <w:ilvl w:val="0"/>
          <w:numId w:val="14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4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&lt;/form&gt;  </w:t>
      </w:r>
    </w:p>
    <w:p>
      <w:pPr>
        <w:pStyle w:val="Normal"/>
        <w:numPr>
          <w:ilvl w:val="0"/>
          <w:numId w:val="148"/>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Here, I took a Div that is bound using the ng-app, after this two Divs are used, one of these is bound to the first controller, "x", and the second is bound to "x2"; both use the ng-controller.</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In the second div the "val" variable is bound so this div will display the text that is passed in the val.</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Now our application is ready for execution.</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Output</w:t>
        <w:br/>
        <w:br/>
      </w:r>
      <w:r>
        <w:rPr>
          <w:rFonts w:eastAsia="Times New Roman" w:cs="Arial" w:ascii="Arial" w:hAnsi="Arial"/>
          <w:color w:val="000000"/>
          <w:sz w:val="24"/>
          <w:szCs w:val="24"/>
          <w:shd w:fill="FFFFFF" w:val="clear"/>
        </w:rPr>
        <w:t>On running the application an Alert Message will be displayed while the page is loading,</w:t>
      </w:r>
      <w:r>
        <w:rPr>
          <w:rFonts w:eastAsia="Times New Roman" w:cs="Arial" w:ascii="Arial" w:hAnsi="Arial"/>
          <w:color w:val="000000"/>
          <w:sz w:val="24"/>
          <w:szCs w:val="24"/>
        </w:rPr>
        <w:br/>
        <w:br/>
      </w:r>
      <w:r>
        <w:rPr/>
        <w:drawing>
          <wp:inline distT="0" distB="0" distL="0" distR="0">
            <wp:extent cx="3790950" cy="2028825"/>
            <wp:effectExtent l="0" t="0" r="0" b="0"/>
            <wp:docPr id="37" name="Picture 38"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8" descr="Output"/>
                    <pic:cNvPicPr>
                      <a:picLocks noChangeAspect="1" noChangeArrowheads="1"/>
                    </pic:cNvPicPr>
                  </pic:nvPicPr>
                  <pic:blipFill>
                    <a:blip r:embed="rId63"/>
                    <a:stretch>
                      <a:fillRect/>
                    </a:stretch>
                  </pic:blipFill>
                  <pic:spPr bwMode="auto">
                    <a:xfrm>
                      <a:off x="0" y="0"/>
                      <a:ext cx="3790950" cy="202882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When you click on the "OK" button the same message will be displayed on the webform as well.</w:t>
      </w:r>
      <w:r>
        <w:rPr>
          <w:rFonts w:eastAsia="Times New Roman" w:cs="Arial" w:ascii="Arial" w:hAnsi="Arial"/>
          <w:color w:val="000000"/>
          <w:sz w:val="24"/>
          <w:szCs w:val="24"/>
        </w:rPr>
        <w:br/>
        <w:br/>
      </w:r>
      <w:r>
        <w:rPr/>
        <w:drawing>
          <wp:inline distT="0" distB="0" distL="0" distR="0">
            <wp:extent cx="3457575" cy="1038225"/>
            <wp:effectExtent l="0" t="0" r="0" b="0"/>
            <wp:docPr id="38" name="Picture 3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9" descr="Output"/>
                    <pic:cNvPicPr>
                      <a:picLocks noChangeAspect="1" noChangeArrowheads="1"/>
                    </pic:cNvPicPr>
                  </pic:nvPicPr>
                  <pic:blipFill>
                    <a:blip r:embed="rId64"/>
                    <a:stretch>
                      <a:fillRect/>
                    </a:stretch>
                  </pic:blipFill>
                  <pic:spPr bwMode="auto">
                    <a:xfrm>
                      <a:off x="0" y="0"/>
                      <a:ext cx="3457575" cy="103822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The complete code of this application is as follows,</w:t>
      </w:r>
    </w:p>
    <w:p>
      <w:pPr>
        <w:pStyle w:val="Normal"/>
        <w:numPr>
          <w:ilvl w:val="0"/>
          <w:numId w:val="14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ng-app="app" xmlns="http://www.w3.org/1999/xhtml"&gt;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 runat="server"&gt;  </w:t>
      </w:r>
    </w:p>
    <w:p>
      <w:pPr>
        <w:pStyle w:val="Normal"/>
        <w:numPr>
          <w:ilvl w:val="0"/>
          <w:numId w:val="1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src="angular.min.js"&gt;&lt;/script&gt;  </w:t>
      </w:r>
    </w:p>
    <w:p>
      <w:pPr>
        <w:pStyle w:val="Normal"/>
        <w:numPr>
          <w:ilvl w:val="0"/>
          <w:numId w:val="1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angular.module('app', []).controller('x', function ($scope, $rootScope) {  </w:t>
      </w:r>
    </w:p>
    <w:p>
      <w:pPr>
        <w:pStyle w:val="Normal"/>
        <w:numPr>
          <w:ilvl w:val="0"/>
          <w:numId w:val="1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$rootScope.showAlert = "Hello Everyone";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angular.module('app').controller('x2', function ($scope, $rootScope) {  </w:t>
      </w:r>
    </w:p>
    <w:p>
      <w:pPr>
        <w:pStyle w:val="Normal"/>
        <w:numPr>
          <w:ilvl w:val="0"/>
          <w:numId w:val="1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$scope.val = $rootScope.showAlert;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alert($scope.val);  </w:t>
      </w:r>
    </w:p>
    <w:p>
      <w:pPr>
        <w:pStyle w:val="Normal"/>
        <w:numPr>
          <w:ilvl w:val="0"/>
          <w:numId w:val="1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 id="form1" runat="server"&gt;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ng-app="app"&gt;  </w:t>
      </w:r>
    </w:p>
    <w:p>
      <w:pPr>
        <w:pStyle w:val="Normal"/>
        <w:numPr>
          <w:ilvl w:val="0"/>
          <w:numId w:val="1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ng-controller="x"&gt;&lt;/div&gt;  </w:t>
      </w:r>
    </w:p>
    <w:p>
      <w:pPr>
        <w:pStyle w:val="Normal"/>
        <w:numPr>
          <w:ilvl w:val="0"/>
          <w:numId w:val="1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ng-controller="x2"&gt;{{val}}&lt;/div&gt;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4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&lt;/form&gt;  </w:t>
      </w:r>
    </w:p>
    <w:p>
      <w:pPr>
        <w:pStyle w:val="Normal"/>
        <w:numPr>
          <w:ilvl w:val="0"/>
          <w:numId w:val="14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49"/>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pPr>
      <w:r>
        <w:rPr>
          <w:rFonts w:eastAsia="Times New Roman" w:cs="Arial" w:ascii="Arial" w:hAnsi="Arial"/>
          <w:color w:val="000000"/>
          <w:sz w:val="24"/>
          <w:szCs w:val="24"/>
          <w:shd w:fill="FFFFFF" w:val="clear"/>
        </w:rPr>
        <w:t>Learn more here: </w:t>
      </w:r>
      <w:hyperlink r:id="rId65" w:tgtFrame="_blank">
        <w:r>
          <w:rPr>
            <w:rStyle w:val="ListLabel1949"/>
            <w:rFonts w:eastAsia="Times New Roman" w:cs="Arial" w:ascii="Arial" w:hAnsi="Arial"/>
            <w:color w:val="000000"/>
            <w:sz w:val="24"/>
            <w:szCs w:val="24"/>
            <w:shd w:fill="FFFFFF" w:val="clear"/>
          </w:rPr>
          <w:t>$rootScope Service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13: Explain what is Dependency Injection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r>
      <w:r>
        <w:rPr>
          <w:rFonts w:eastAsia="Times New Roman" w:cs="Arial" w:ascii="Arial" w:hAnsi="Arial"/>
          <w:color w:val="000000"/>
          <w:sz w:val="24"/>
          <w:szCs w:val="24"/>
          <w:shd w:fill="FFFFFF" w:val="clear"/>
        </w:rPr>
        <w:t>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Dependency Injection is one of the best features of AngularJS. It is a software design pattern in which objects are passed as dependencies. It helps us to remove hard coded dependencies and makes dependencies configurable. Using Dependency Injection, we can make components maintainable, reusable and testable.</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Dependency Injection is required for the following</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5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Separating the process of creation and consumption of dependencies.</w:t>
      </w:r>
    </w:p>
    <w:p>
      <w:pPr>
        <w:pStyle w:val="Normal"/>
        <w:numPr>
          <w:ilvl w:val="0"/>
          <w:numId w:val="15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It allows us to create independent development of the dependencies.</w:t>
      </w:r>
    </w:p>
    <w:p>
      <w:pPr>
        <w:pStyle w:val="Normal"/>
        <w:numPr>
          <w:ilvl w:val="0"/>
          <w:numId w:val="150"/>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We can change the dependencies when required.</w:t>
      </w:r>
    </w:p>
    <w:p>
      <w:pPr>
        <w:pStyle w:val="Normal"/>
        <w:numPr>
          <w:ilvl w:val="0"/>
          <w:numId w:val="15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It allows injecting mock objects as dependencies for testing.</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AngularJS uses dependency with several types</w:t>
      </w:r>
    </w:p>
    <w:p>
      <w:pPr>
        <w:pStyle w:val="Normal"/>
        <w:numPr>
          <w:ilvl w:val="0"/>
          <w:numId w:val="151"/>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Value</w:t>
      </w:r>
    </w:p>
    <w:p>
      <w:pPr>
        <w:pStyle w:val="Normal"/>
        <w:numPr>
          <w:ilvl w:val="0"/>
          <w:numId w:val="15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Factory</w:t>
      </w:r>
    </w:p>
    <w:p>
      <w:pPr>
        <w:pStyle w:val="Normal"/>
        <w:numPr>
          <w:ilvl w:val="0"/>
          <w:numId w:val="15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Service</w:t>
      </w:r>
    </w:p>
    <w:p>
      <w:pPr>
        <w:pStyle w:val="Normal"/>
        <w:numPr>
          <w:ilvl w:val="0"/>
          <w:numId w:val="15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Provider</w:t>
      </w:r>
    </w:p>
    <w:p>
      <w:pPr>
        <w:pStyle w:val="Normal"/>
        <w:numPr>
          <w:ilvl w:val="0"/>
          <w:numId w:val="151"/>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Constant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A simple case of dependency injection in Angular js</w:t>
      </w:r>
    </w:p>
    <w:p>
      <w:pPr>
        <w:pStyle w:val="Normal"/>
        <w:numPr>
          <w:ilvl w:val="0"/>
          <w:numId w:val="15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AppModule.controller("AppController", function($scope, $window, $log,$http)   </w:t>
      </w:r>
    </w:p>
    <w:p>
      <w:pPr>
        <w:pStyle w:val="Normal"/>
        <w:numPr>
          <w:ilvl w:val="0"/>
          <w:numId w:val="15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5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52"/>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pPr>
      <w:r>
        <w:rPr>
          <w:rFonts w:eastAsia="Times New Roman" w:cs="Arial" w:ascii="Arial" w:hAnsi="Arial"/>
          <w:color w:val="000000"/>
          <w:sz w:val="24"/>
          <w:szCs w:val="24"/>
          <w:shd w:fill="FFFFFF" w:val="clear"/>
        </w:rPr>
        <w:t>Learn more here: </w:t>
      </w:r>
      <w:hyperlink r:id="rId66" w:tgtFrame="_blank">
        <w:r>
          <w:rPr>
            <w:rStyle w:val="ListLabel1949"/>
            <w:rFonts w:eastAsia="Times New Roman" w:cs="Arial" w:ascii="Arial" w:hAnsi="Arial"/>
            <w:color w:val="000000"/>
            <w:sz w:val="24"/>
            <w:szCs w:val="24"/>
            <w:shd w:fill="FFFFFF" w:val="clear"/>
          </w:rPr>
          <w:t>Basic Concepts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14: Explain Convert Text To Uppercase Using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AngularJS provides a feature for converting all the letters of text into uppercase letters. I will explain this feature by creating a sample application.</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First of all you need to add an external Angular.js file to your application, in other words "angular.min.js".For this you can go to the AngularJS official site. After downloading the external file you need to add this file to the Head section of your application.</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The complete code of this application is as follows</w:t>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5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ng-app xmlns="http://www.w3.org/1999/xhtml"&gt;  </w:t>
      </w:r>
    </w:p>
    <w:p>
      <w:pPr>
        <w:pStyle w:val="Normal"/>
        <w:numPr>
          <w:ilvl w:val="0"/>
          <w:numId w:val="15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5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 runat="server"&gt;  </w:t>
      </w:r>
    </w:p>
    <w:p>
      <w:pPr>
        <w:pStyle w:val="Normal"/>
        <w:numPr>
          <w:ilvl w:val="0"/>
          <w:numId w:val="15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15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src="angular.min.js"&gt;&lt;/script&gt;  </w:t>
      </w:r>
    </w:p>
    <w:p>
      <w:pPr>
        <w:pStyle w:val="Normal"/>
        <w:numPr>
          <w:ilvl w:val="0"/>
          <w:numId w:val="15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5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function x($scope) {  </w:t>
      </w:r>
    </w:p>
    <w:p>
      <w:pPr>
        <w:pStyle w:val="Normal"/>
        <w:numPr>
          <w:ilvl w:val="0"/>
          <w:numId w:val="15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$scope.test = "this text will be displayed in Uppercase";  </w:t>
      </w:r>
    </w:p>
    <w:p>
      <w:pPr>
        <w:pStyle w:val="Normal"/>
        <w:numPr>
          <w:ilvl w:val="0"/>
          <w:numId w:val="15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5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5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5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5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5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 id="form1" runat="server"&gt;  </w:t>
      </w:r>
    </w:p>
    <w:p>
      <w:pPr>
        <w:pStyle w:val="Normal"/>
        <w:numPr>
          <w:ilvl w:val="0"/>
          <w:numId w:val="15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ng-controller="x"&gt;  </w:t>
      </w:r>
    </w:p>
    <w:p>
      <w:pPr>
        <w:pStyle w:val="Normal"/>
        <w:numPr>
          <w:ilvl w:val="0"/>
          <w:numId w:val="15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Without Uppercase:-  </w:t>
      </w:r>
    </w:p>
    <w:p>
      <w:pPr>
        <w:pStyle w:val="Normal"/>
        <w:numPr>
          <w:ilvl w:val="0"/>
          <w:numId w:val="15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&lt;p&gt;{{test}}&lt;/p&gt;  </w:t>
      </w:r>
    </w:p>
    <w:p>
      <w:pPr>
        <w:pStyle w:val="Normal"/>
        <w:numPr>
          <w:ilvl w:val="0"/>
          <w:numId w:val="15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With Uppercase:-  </w:t>
      </w:r>
    </w:p>
    <w:p>
      <w:pPr>
        <w:pStyle w:val="Normal"/>
        <w:numPr>
          <w:ilvl w:val="0"/>
          <w:numId w:val="15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&lt;p&gt;{{test|uppercase}}&lt;/p&gt;  </w:t>
      </w:r>
    </w:p>
    <w:p>
      <w:pPr>
        <w:pStyle w:val="Normal"/>
        <w:numPr>
          <w:ilvl w:val="0"/>
          <w:numId w:val="15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5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&lt;/form&gt;  </w:t>
      </w:r>
    </w:p>
    <w:p>
      <w:pPr>
        <w:pStyle w:val="Normal"/>
        <w:numPr>
          <w:ilvl w:val="0"/>
          <w:numId w:val="15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5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53"/>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pPr>
      <w:r>
        <w:rPr/>
        <w:drawing>
          <wp:inline distT="0" distB="0" distL="0" distR="0">
            <wp:extent cx="3552825" cy="2200275"/>
            <wp:effectExtent l="0" t="0" r="0" b="0"/>
            <wp:docPr id="39" name="Picture 40"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0" descr="result"/>
                    <pic:cNvPicPr>
                      <a:picLocks noChangeAspect="1" noChangeArrowheads="1"/>
                    </pic:cNvPicPr>
                  </pic:nvPicPr>
                  <pic:blipFill>
                    <a:blip r:embed="rId67"/>
                    <a:stretch>
                      <a:fillRect/>
                    </a:stretch>
                  </pic:blipFill>
                  <pic:spPr bwMode="auto">
                    <a:xfrm>
                      <a:off x="0" y="0"/>
                      <a:ext cx="3552825" cy="2200275"/>
                    </a:xfrm>
                    <a:prstGeom prst="rect">
                      <a:avLst/>
                    </a:prstGeom>
                  </pic:spPr>
                </pic:pic>
              </a:graphicData>
            </a:graphic>
          </wp:inline>
        </w:drawing>
      </w:r>
      <w:r>
        <w:rPr>
          <w:rFonts w:eastAsia="Times New Roman" w:cs="Arial" w:ascii="Arial" w:hAnsi="Arial"/>
          <w:color w:val="000000"/>
          <w:sz w:val="24"/>
          <w:szCs w:val="24"/>
        </w:rPr>
        <w:br/>
        <w:br/>
        <w:br/>
      </w:r>
      <w:r>
        <w:rPr>
          <w:rFonts w:eastAsia="Times New Roman" w:cs="Arial" w:ascii="Arial" w:hAnsi="Arial"/>
          <w:color w:val="000000"/>
          <w:sz w:val="24"/>
          <w:szCs w:val="24"/>
          <w:shd w:fill="FFFFFF" w:val="clear"/>
        </w:rPr>
        <w:t>Learn more here: </w:t>
      </w:r>
      <w:hyperlink r:id="rId68" w:tgtFrame="_blank">
        <w:r>
          <w:rPr>
            <w:rStyle w:val="ListLabel1949"/>
            <w:rFonts w:eastAsia="Times New Roman" w:cs="Arial" w:ascii="Arial" w:hAnsi="Arial"/>
            <w:color w:val="000000"/>
            <w:sz w:val="24"/>
            <w:szCs w:val="24"/>
            <w:shd w:fill="FFFFFF" w:val="clear"/>
          </w:rPr>
          <w:t>Convert Text To Uppercase Using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15: Explain ng-repeat directive.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br/>
        <w:br/>
      </w:r>
      <w:r>
        <w:rPr>
          <w:rFonts w:eastAsia="Times New Roman" w:cs="Arial" w:ascii="Arial" w:hAnsi="Arial"/>
          <w:color w:val="000000"/>
          <w:sz w:val="24"/>
          <w:szCs w:val="24"/>
          <w:shd w:fill="FFFFFF" w:val="clear"/>
        </w:rPr>
        <w:t>The ng-repeat directive is the most used and very useful AngularJS Directive feature. It iterates over a collection of items and creates DOM elements. It constantly monitors the source of data to re-render a template in response to change.</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Syntax of ng-repeat</w:t>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5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&lt;table class="table table-bordered"&gt;  </w:t>
      </w:r>
    </w:p>
    <w:p>
      <w:pPr>
        <w:pStyle w:val="Normal"/>
        <w:numPr>
          <w:ilvl w:val="0"/>
          <w:numId w:val="15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 ng-repeat="empin empDetails"&gt;  </w:t>
      </w:r>
    </w:p>
    <w:p>
      <w:pPr>
        <w:pStyle w:val="Normal"/>
        <w:numPr>
          <w:ilvl w:val="0"/>
          <w:numId w:val="15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&lt;td&gt;{{emp.name}}&lt;/td&gt;  </w:t>
      </w:r>
    </w:p>
    <w:p>
      <w:pPr>
        <w:pStyle w:val="Normal"/>
        <w:numPr>
          <w:ilvl w:val="0"/>
          <w:numId w:val="15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&lt;td&gt;{{emp.salary}}&lt;/td&gt;  </w:t>
      </w:r>
    </w:p>
    <w:p>
      <w:pPr>
        <w:pStyle w:val="Normal"/>
        <w:numPr>
          <w:ilvl w:val="0"/>
          <w:numId w:val="15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154"/>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&lt;/table&gt;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Here, ng-repeat directive iterates over the empDetails collection and creates a &lt;tr&gt; DOM element for each entry in the collection.</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The ng-repeat directive creates a new scope for each element of a collection.</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Variables created by ng-repeat </w:t>
        <w:br/>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AngularJS ng-repeat directive creates so many special variables in a scope created for each and every individual entry. These variables are very important to find the position of an element within a collection.</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Below are the some important variables created by ng-repeat</w:t>
      </w:r>
      <w:r>
        <w:rPr>
          <w:rFonts w:eastAsia="Times New Roman" w:cs="Arial" w:ascii="Arial" w:hAnsi="Arial"/>
          <w:color w:val="000000"/>
          <w:sz w:val="24"/>
          <w:szCs w:val="24"/>
          <w:shd w:fill="FFFFFF" w:val="clear"/>
        </w:rPr>
        <w:t> </w:t>
      </w:r>
    </w:p>
    <w:p>
      <w:pPr>
        <w:pStyle w:val="Normal"/>
        <w:numPr>
          <w:ilvl w:val="0"/>
          <w:numId w:val="155"/>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$index</w:t>
      </w:r>
    </w:p>
    <w:p>
      <w:pPr>
        <w:pStyle w:val="Normal"/>
        <w:numPr>
          <w:ilvl w:val="0"/>
          <w:numId w:val="15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$first</w:t>
      </w:r>
    </w:p>
    <w:p>
      <w:pPr>
        <w:pStyle w:val="Normal"/>
        <w:numPr>
          <w:ilvl w:val="0"/>
          <w:numId w:val="15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$middle</w:t>
      </w:r>
    </w:p>
    <w:p>
      <w:pPr>
        <w:pStyle w:val="Normal"/>
        <w:numPr>
          <w:ilvl w:val="0"/>
          <w:numId w:val="155"/>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$last</w:t>
      </w:r>
    </w:p>
    <w:p>
      <w:pPr>
        <w:pStyle w:val="Normal"/>
        <w:shd w:val="clear" w:color="auto" w:fill="FFFFFF"/>
        <w:spacing w:lineRule="auto" w:line="240" w:before="240" w:after="240"/>
        <w:rPr/>
      </w:pPr>
      <w:r>
        <w:rPr>
          <w:rFonts w:eastAsia="Times New Roman" w:cs="Arial" w:ascii="Arial" w:hAnsi="Arial"/>
          <w:color w:val="000000"/>
          <w:sz w:val="24"/>
          <w:szCs w:val="24"/>
        </w:rPr>
        <w:t>Learn more here: </w:t>
      </w:r>
      <w:hyperlink r:id="rId69" w:tgtFrame="_blank">
        <w:r>
          <w:rPr>
            <w:rStyle w:val="ListLabel1948"/>
            <w:rFonts w:eastAsia="Times New Roman" w:cs="Arial" w:ascii="Arial" w:hAnsi="Arial"/>
            <w:color w:val="000000"/>
            <w:sz w:val="24"/>
            <w:szCs w:val="24"/>
          </w:rPr>
          <w:t>AngularJS ngRepeat Directive</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16: What is controller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br/>
        <w:br/>
      </w:r>
      <w:r>
        <w:rPr>
          <w:rFonts w:eastAsia="Times New Roman" w:cs="Arial" w:ascii="Arial" w:hAnsi="Arial"/>
          <w:color w:val="000000"/>
          <w:sz w:val="24"/>
          <w:szCs w:val="24"/>
          <w:shd w:fill="FFFFFF" w:val="clear"/>
        </w:rPr>
        <w:t>A controller is a set of JavaScript functions which is bound to a specified scope, the ng-controllerdirective. Angular will instantiate the new controller object, and injects the new scope as a dependency. It contains business logic for the view and avoids using controller to manipulate the DOM. </w:t>
      </w:r>
      <w:r>
        <w:rPr>
          <w:rFonts w:eastAsia="Times New Roman" w:cs="Arial" w:ascii="Arial" w:hAnsi="Arial"/>
          <w:color w:val="000000"/>
          <w:sz w:val="24"/>
          <w:szCs w:val="24"/>
        </w:rPr>
        <w:br/>
        <w:br/>
      </w:r>
      <w:r>
        <w:rPr/>
        <w:drawing>
          <wp:inline distT="0" distB="0" distL="0" distR="0">
            <wp:extent cx="5943600" cy="542925"/>
            <wp:effectExtent l="0" t="0" r="0" b="0"/>
            <wp:docPr id="40" name="Picture 41"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1" descr="controller"/>
                    <pic:cNvPicPr>
                      <a:picLocks noChangeAspect="1" noChangeArrowheads="1"/>
                    </pic:cNvPicPr>
                  </pic:nvPicPr>
                  <pic:blipFill>
                    <a:blip r:embed="rId70"/>
                    <a:stretch>
                      <a:fillRect/>
                    </a:stretch>
                  </pic:blipFill>
                  <pic:spPr bwMode="auto">
                    <a:xfrm>
                      <a:off x="0" y="0"/>
                      <a:ext cx="5943600" cy="54292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Controller Rules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5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We can use controller to set up the initial state of the scope object and add behavior to that object.</w:t>
      </w:r>
    </w:p>
    <w:p>
      <w:pPr>
        <w:pStyle w:val="Normal"/>
        <w:numPr>
          <w:ilvl w:val="0"/>
          <w:numId w:val="15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We do not use controller to manipulate DOM. It should contain only business logic and can use data binding and directives for the DOM manipulation.</w:t>
      </w:r>
    </w:p>
    <w:p>
      <w:pPr>
        <w:pStyle w:val="Normal"/>
        <w:numPr>
          <w:ilvl w:val="0"/>
          <w:numId w:val="15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We do not use controllers to format input but can use angular from controls instead of that.</w:t>
      </w:r>
    </w:p>
    <w:p>
      <w:pPr>
        <w:pStyle w:val="Normal"/>
        <w:numPr>
          <w:ilvl w:val="0"/>
          <w:numId w:val="15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We do not use filter output but can use angular filters instead of that.</w:t>
      </w:r>
    </w:p>
    <w:p>
      <w:pPr>
        <w:pStyle w:val="Normal"/>
        <w:numPr>
          <w:ilvl w:val="0"/>
          <w:numId w:val="15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We do not use controllers to share code or state across controllers but can use angular services instead of that.</w:t>
      </w:r>
    </w:p>
    <w:p>
      <w:pPr>
        <w:pStyle w:val="Normal"/>
        <w:numPr>
          <w:ilvl w:val="0"/>
          <w:numId w:val="15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We do not manage the life-cycle of other components.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Creating a Controller</w:t>
      </w:r>
    </w:p>
    <w:p>
      <w:pPr>
        <w:pStyle w:val="Normal"/>
        <w:numPr>
          <w:ilvl w:val="0"/>
          <w:numId w:val="15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Requires ng-controller directive.</w:t>
      </w:r>
    </w:p>
    <w:p>
      <w:pPr>
        <w:pStyle w:val="Normal"/>
        <w:numPr>
          <w:ilvl w:val="0"/>
          <w:numId w:val="15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Add controller code to a module.</w:t>
      </w:r>
    </w:p>
    <w:p>
      <w:pPr>
        <w:pStyle w:val="Normal"/>
        <w:numPr>
          <w:ilvl w:val="0"/>
          <w:numId w:val="15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Name your controller based on functionality.</w:t>
      </w:r>
    </w:p>
    <w:p>
      <w:pPr>
        <w:pStyle w:val="Normal"/>
        <w:numPr>
          <w:ilvl w:val="0"/>
          <w:numId w:val="15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Controllers are named using camel case (i.e. SimpleController).</w:t>
      </w:r>
    </w:p>
    <w:p>
      <w:pPr>
        <w:pStyle w:val="Normal"/>
        <w:numPr>
          <w:ilvl w:val="0"/>
          <w:numId w:val="157"/>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Setup the initial state of the scope object.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ng-Controller directive</w:t>
        <w:br/>
      </w:r>
      <w:r>
        <w:rPr>
          <w:rFonts w:eastAsia="Times New Roman" w:cs="Arial" w:ascii="Arial" w:hAnsi="Arial"/>
          <w:color w:val="000000"/>
          <w:sz w:val="24"/>
          <w:szCs w:val="24"/>
        </w:rPr>
        <w:br/>
        <w:t>ng-Controller directive is an associated controller class to the view.</w:t>
        <w:br/>
        <w:br/>
      </w:r>
      <w:r>
        <w:rPr>
          <w:rFonts w:eastAsia="Times New Roman" w:cs="Arial" w:ascii="Arial" w:hAnsi="Arial"/>
          <w:b/>
          <w:bCs/>
          <w:color w:val="000000"/>
          <w:sz w:val="24"/>
          <w:szCs w:val="24"/>
        </w:rPr>
        <w:t>How to use ng-Controller</w:t>
      </w:r>
    </w:p>
    <w:p>
      <w:pPr>
        <w:pStyle w:val="Normal"/>
        <w:numPr>
          <w:ilvl w:val="0"/>
          <w:numId w:val="15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&lt;Any ng-Controller=”expression”&gt;  </w:t>
      </w:r>
    </w:p>
    <w:p>
      <w:pPr>
        <w:pStyle w:val="Normal"/>
        <w:numPr>
          <w:ilvl w:val="0"/>
          <w:numId w:val="15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&lt;/Any&gt;  </w:t>
      </w:r>
    </w:p>
    <w:p>
      <w:pPr>
        <w:pStyle w:val="Normal"/>
        <w:numPr>
          <w:ilvl w:val="0"/>
          <w:numId w:val="15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 ng-app="mainApp" ng-controller="SimpleController"&gt;  </w:t>
      </w:r>
    </w:p>
    <w:p>
      <w:pPr>
        <w:pStyle w:val="Normal"/>
        <w:numPr>
          <w:ilvl w:val="0"/>
          <w:numId w:val="158"/>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pacing w:lineRule="auto" w:line="240" w:before="0" w:after="0"/>
        <w:rPr/>
      </w:pPr>
      <w:r>
        <w:rPr>
          <w:rFonts w:eastAsia="Times New Roman" w:cs="Arial" w:ascii="Arial" w:hAnsi="Arial"/>
          <w:b/>
          <w:bCs/>
          <w:color w:val="000000"/>
          <w:sz w:val="24"/>
          <w:szCs w:val="24"/>
          <w:shd w:fill="FFFFFF" w:val="clear"/>
        </w:rPr>
        <w:t>Learn more here: </w:t>
      </w:r>
      <w:hyperlink r:id="rId71" w:tgtFrame="_blank">
        <w:r>
          <w:rPr>
            <w:rStyle w:val="ListLabel1949"/>
            <w:rFonts w:eastAsia="Times New Roman" w:cs="Arial" w:ascii="Arial" w:hAnsi="Arial"/>
            <w:color w:val="000000"/>
            <w:sz w:val="24"/>
            <w:szCs w:val="24"/>
            <w:shd w:fill="FFFFFF" w:val="clear"/>
          </w:rPr>
          <w:t>Understanding The Controllers - Part 4</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17: What are the filters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Filters are used to modify the data and can be clubbed in expression or directives using a pipe character. A filter formats the value of an expression for display to the user. They can be used in view templates, controllers, or services, and we can easily create our own filter. Filter is a module provided by AngularJS. There are nine components of filter which are provided by AngularJS. We can write custom as well.</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59"/>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currency</w:t>
      </w:r>
    </w:p>
    <w:p>
      <w:pPr>
        <w:pStyle w:val="Normal"/>
        <w:numPr>
          <w:ilvl w:val="0"/>
          <w:numId w:val="15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date</w:t>
      </w:r>
    </w:p>
    <w:p>
      <w:pPr>
        <w:pStyle w:val="Normal"/>
        <w:numPr>
          <w:ilvl w:val="0"/>
          <w:numId w:val="15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filter</w:t>
      </w:r>
    </w:p>
    <w:p>
      <w:pPr>
        <w:pStyle w:val="Normal"/>
        <w:numPr>
          <w:ilvl w:val="0"/>
          <w:numId w:val="15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json</w:t>
      </w:r>
    </w:p>
    <w:p>
      <w:pPr>
        <w:pStyle w:val="Normal"/>
        <w:numPr>
          <w:ilvl w:val="0"/>
          <w:numId w:val="15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limitTo</w:t>
      </w:r>
    </w:p>
    <w:p>
      <w:pPr>
        <w:pStyle w:val="Normal"/>
        <w:numPr>
          <w:ilvl w:val="0"/>
          <w:numId w:val="15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lowercase</w:t>
      </w:r>
    </w:p>
    <w:p>
      <w:pPr>
        <w:pStyle w:val="Normal"/>
        <w:numPr>
          <w:ilvl w:val="0"/>
          <w:numId w:val="15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number</w:t>
      </w:r>
    </w:p>
    <w:p>
      <w:pPr>
        <w:pStyle w:val="Normal"/>
        <w:numPr>
          <w:ilvl w:val="0"/>
          <w:numId w:val="159"/>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orderBy</w:t>
      </w:r>
    </w:p>
    <w:p>
      <w:pPr>
        <w:pStyle w:val="Normal"/>
        <w:numPr>
          <w:ilvl w:val="0"/>
          <w:numId w:val="159"/>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uppercase</w:t>
      </w:r>
    </w:p>
    <w:p>
      <w:pPr>
        <w:pStyle w:val="Normal"/>
        <w:shd w:val="clear" w:color="auto" w:fill="FFFFFF"/>
        <w:spacing w:lineRule="auto" w:line="240" w:before="240" w:after="240"/>
        <w:rPr/>
      </w:pPr>
      <w:r>
        <w:rPr>
          <w:rFonts w:eastAsia="Times New Roman" w:cs="Arial" w:ascii="Arial" w:hAnsi="Arial"/>
          <w:b/>
          <w:bCs/>
          <w:color w:val="000000"/>
          <w:sz w:val="24"/>
          <w:szCs w:val="24"/>
        </w:rPr>
        <w:t>Currency</w:t>
      </w:r>
      <w:r>
        <w:rPr>
          <w:rFonts w:eastAsia="Times New Roman" w:cs="Arial" w:ascii="Arial" w:hAnsi="Arial"/>
          <w:color w:val="000000"/>
          <w:sz w:val="24"/>
          <w:szCs w:val="24"/>
        </w:rPr>
        <w:t> It will change all the digits to currency and "$" is the default currency.</w:t>
        <w:br/>
        <w:br/>
      </w:r>
      <w:r>
        <w:rPr>
          <w:rFonts w:eastAsia="Times New Roman" w:cs="Arial" w:ascii="Arial" w:hAnsi="Arial"/>
          <w:i/>
          <w:iCs/>
          <w:color w:val="000000"/>
          <w:sz w:val="24"/>
          <w:szCs w:val="24"/>
        </w:rPr>
        <w:t>{{ x | currency}}</w:t>
      </w:r>
      <w:r>
        <w:rPr>
          <w:rFonts w:eastAsia="Times New Roman" w:cs="Arial" w:ascii="Arial" w:hAnsi="Arial"/>
          <w:color w:val="000000"/>
          <w:sz w:val="24"/>
          <w:szCs w:val="24"/>
        </w:rPr>
        <w:br/>
        <w:br/>
      </w:r>
      <w:r>
        <w:rPr>
          <w:rFonts w:eastAsia="Times New Roman" w:cs="Arial" w:ascii="Arial" w:hAnsi="Arial"/>
          <w:b/>
          <w:bCs/>
          <w:color w:val="000000"/>
          <w:sz w:val="24"/>
          <w:szCs w:val="24"/>
        </w:rPr>
        <w:t>Output</w:t>
      </w:r>
      <w:r>
        <w:rPr>
          <w:rFonts w:eastAsia="Times New Roman" w:cs="Arial" w:ascii="Arial" w:hAnsi="Arial"/>
          <w:color w:val="000000"/>
          <w:sz w:val="24"/>
          <w:szCs w:val="24"/>
        </w:rPr>
        <w:br/>
      </w:r>
      <w:r>
        <w:rPr/>
        <w:drawing>
          <wp:inline distT="0" distB="0" distL="0" distR="0">
            <wp:extent cx="1381125" cy="657225"/>
            <wp:effectExtent l="0" t="0" r="0" b="0"/>
            <wp:docPr id="41" name="Picture 4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2" descr="Output"/>
                    <pic:cNvPicPr>
                      <a:picLocks noChangeAspect="1" noChangeArrowheads="1"/>
                    </pic:cNvPicPr>
                  </pic:nvPicPr>
                  <pic:blipFill>
                    <a:blip r:embed="rId72"/>
                    <a:stretch>
                      <a:fillRect/>
                    </a:stretch>
                  </pic:blipFill>
                  <pic:spPr bwMode="auto">
                    <a:xfrm>
                      <a:off x="0" y="0"/>
                      <a:ext cx="1381125" cy="65722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rPr>
        <w:t>Date</w:t>
        <w:br/>
        <w:br/>
      </w:r>
      <w:r>
        <w:rPr>
          <w:rFonts w:eastAsia="Times New Roman" w:cs="Arial" w:ascii="Arial" w:hAnsi="Arial"/>
          <w:color w:val="000000"/>
          <w:sz w:val="24"/>
          <w:szCs w:val="24"/>
        </w:rPr>
        <w:t>It will change all the digits into the date according to some rules, like the default date will be "44 years 2 months 10 days" earliar and 1000 will add 1 second into it.</w:t>
        <w:br/>
        <w:br/>
      </w:r>
      <w:r>
        <w:rPr>
          <w:rFonts w:eastAsia="Times New Roman" w:cs="Arial" w:ascii="Arial" w:hAnsi="Arial"/>
          <w:i/>
          <w:iCs/>
          <w:color w:val="000000"/>
          <w:sz w:val="24"/>
          <w:szCs w:val="24"/>
        </w:rPr>
        <w:t>{{ x | date:'medium' }}</w:t>
      </w:r>
      <w:r>
        <w:rPr>
          <w:rFonts w:eastAsia="Times New Roman" w:cs="Arial" w:ascii="Arial" w:hAnsi="Arial"/>
          <w:color w:val="000000"/>
          <w:sz w:val="24"/>
          <w:szCs w:val="24"/>
        </w:rPr>
        <w:br/>
        <w:br/>
      </w:r>
      <w:r>
        <w:rPr>
          <w:rFonts w:eastAsia="Times New Roman" w:cs="Arial" w:ascii="Arial" w:hAnsi="Arial"/>
          <w:b/>
          <w:bCs/>
          <w:color w:val="000000"/>
          <w:sz w:val="24"/>
          <w:szCs w:val="24"/>
        </w:rPr>
        <w:t>Output</w:t>
      </w:r>
      <w:r>
        <w:rPr>
          <w:rFonts w:eastAsia="Times New Roman" w:cs="Arial" w:ascii="Arial" w:hAnsi="Arial"/>
          <w:color w:val="000000"/>
          <w:sz w:val="24"/>
          <w:szCs w:val="24"/>
        </w:rPr>
        <w:t> Change the 1 and 1000 into dates.</w:t>
        <w:br/>
        <w:br/>
      </w:r>
      <w:r>
        <w:rPr/>
        <w:drawing>
          <wp:inline distT="0" distB="0" distL="0" distR="0">
            <wp:extent cx="1676400" cy="1019175"/>
            <wp:effectExtent l="0" t="0" r="0" b="0"/>
            <wp:docPr id="42" name="Picture 43"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3" descr="Output"/>
                    <pic:cNvPicPr>
                      <a:picLocks noChangeAspect="1" noChangeArrowheads="1"/>
                    </pic:cNvPicPr>
                  </pic:nvPicPr>
                  <pic:blipFill>
                    <a:blip r:embed="rId73"/>
                    <a:stretch>
                      <a:fillRect/>
                    </a:stretch>
                  </pic:blipFill>
                  <pic:spPr bwMode="auto">
                    <a:xfrm>
                      <a:off x="0" y="0"/>
                      <a:ext cx="1676400" cy="101917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rPr>
        <w:t>Filter</w:t>
        <w:br/>
      </w:r>
      <w:r>
        <w:rPr>
          <w:rFonts w:eastAsia="Times New Roman" w:cs="Arial" w:ascii="Arial" w:hAnsi="Arial"/>
          <w:color w:val="000000"/>
          <w:sz w:val="24"/>
          <w:szCs w:val="24"/>
        </w:rPr>
        <w:br/>
      </w:r>
      <w:r>
        <w:rPr>
          <w:rFonts w:eastAsia="Times New Roman" w:cs="Arial" w:ascii="Arial" w:hAnsi="Arial"/>
          <w:i/>
          <w:iCs/>
          <w:color w:val="000000"/>
          <w:sz w:val="24"/>
          <w:szCs w:val="24"/>
        </w:rPr>
        <w:t>{{ filter_expression | filter : expression : comparator}} </w:t>
      </w:r>
      <w:r>
        <w:rPr>
          <w:rFonts w:eastAsia="Times New Roman" w:cs="Arial" w:ascii="Arial" w:hAnsi="Arial"/>
          <w:color w:val="000000"/>
          <w:sz w:val="24"/>
          <w:szCs w:val="24"/>
        </w:rPr>
        <w:br/>
        <w:br/>
      </w:r>
      <w:r>
        <w:rPr>
          <w:rFonts w:eastAsia="Times New Roman" w:cs="Arial" w:ascii="Arial" w:hAnsi="Arial"/>
          <w:b/>
          <w:bCs/>
          <w:color w:val="000000"/>
          <w:sz w:val="24"/>
          <w:szCs w:val="24"/>
        </w:rPr>
        <w:t>limitTo</w:t>
        <w:br/>
        <w:br/>
      </w:r>
      <w:r>
        <w:rPr>
          <w:rFonts w:eastAsia="Times New Roman" w:cs="Arial" w:ascii="Arial" w:hAnsi="Arial"/>
          <w:color w:val="000000"/>
          <w:sz w:val="24"/>
          <w:szCs w:val="24"/>
        </w:rPr>
        <w:t>It will show the values depending on the limit of an array variable that has been set.</w:t>
        <w:br/>
        <w:br/>
      </w:r>
      <w:r>
        <w:rPr>
          <w:rFonts w:eastAsia="Times New Roman" w:cs="Arial" w:ascii="Arial" w:hAnsi="Arial"/>
          <w:i/>
          <w:iCs/>
          <w:color w:val="000000"/>
          <w:sz w:val="24"/>
          <w:szCs w:val="24"/>
        </w:rPr>
        <w:t>{{ names | limitTo:2 }}</w:t>
      </w:r>
      <w:r>
        <w:rPr>
          <w:rFonts w:eastAsia="Times New Roman" w:cs="Arial" w:ascii="Arial" w:hAnsi="Arial"/>
          <w:color w:val="000000"/>
          <w:sz w:val="24"/>
          <w:szCs w:val="24"/>
        </w:rPr>
        <w:br/>
        <w:br/>
      </w:r>
      <w:r>
        <w:rPr>
          <w:rFonts w:eastAsia="Times New Roman" w:cs="Arial" w:ascii="Arial" w:hAnsi="Arial"/>
          <w:b/>
          <w:bCs/>
          <w:color w:val="000000"/>
          <w:sz w:val="24"/>
          <w:szCs w:val="24"/>
        </w:rPr>
        <w:t>Output</w:t>
        <w:br/>
        <w:br/>
      </w:r>
      <w:r>
        <w:rPr/>
        <w:drawing>
          <wp:inline distT="0" distB="0" distL="0" distR="0">
            <wp:extent cx="1238250" cy="438150"/>
            <wp:effectExtent l="0" t="0" r="0" b="0"/>
            <wp:docPr id="43" name="Picture 4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4" descr="Output"/>
                    <pic:cNvPicPr>
                      <a:picLocks noChangeAspect="1" noChangeArrowheads="1"/>
                    </pic:cNvPicPr>
                  </pic:nvPicPr>
                  <pic:blipFill>
                    <a:blip r:embed="rId74"/>
                    <a:stretch>
                      <a:fillRect/>
                    </a:stretch>
                  </pic:blipFill>
                  <pic:spPr bwMode="auto">
                    <a:xfrm>
                      <a:off x="0" y="0"/>
                      <a:ext cx="1238250" cy="438150"/>
                    </a:xfrm>
                    <a:prstGeom prst="rect">
                      <a:avLst/>
                    </a:prstGeom>
                  </pic:spPr>
                </pic:pic>
              </a:graphicData>
            </a:graphic>
          </wp:inline>
        </w:drawing>
      </w:r>
      <w:r>
        <w:rPr>
          <w:rFonts w:eastAsia="Times New Roman" w:cs="Arial" w:ascii="Arial" w:hAnsi="Arial"/>
          <w:b/>
          <w:bCs/>
          <w:color w:val="000000"/>
          <w:sz w:val="24"/>
          <w:szCs w:val="24"/>
        </w:rPr>
        <w:br/>
        <w:br/>
      </w:r>
      <w:r>
        <w:rPr>
          <w:rFonts w:eastAsia="Times New Roman" w:cs="Arial" w:ascii="Arial" w:hAnsi="Arial"/>
          <w:color w:val="000000"/>
          <w:sz w:val="24"/>
          <w:szCs w:val="24"/>
        </w:rPr>
        <w:t>Here the limit is 2, so you can only see 2 values.</w:t>
        <w:br/>
        <w:br/>
      </w:r>
      <w:r>
        <w:rPr>
          <w:rFonts w:eastAsia="Times New Roman" w:cs="Arial" w:ascii="Arial" w:hAnsi="Arial"/>
          <w:b/>
          <w:bCs/>
          <w:color w:val="000000"/>
          <w:sz w:val="24"/>
          <w:szCs w:val="24"/>
        </w:rPr>
        <w:t>lowercase</w:t>
        <w:br/>
        <w:br/>
      </w:r>
      <w:r>
        <w:rPr>
          <w:rFonts w:eastAsia="Times New Roman" w:cs="Arial" w:ascii="Arial" w:hAnsi="Arial"/>
          <w:color w:val="000000"/>
          <w:sz w:val="24"/>
          <w:szCs w:val="24"/>
        </w:rPr>
        <w:t>It will change all the letters into lowercase as in the following:</w:t>
        <w:br/>
        <w:br/>
      </w:r>
      <w:r>
        <w:rPr>
          <w:rFonts w:eastAsia="Times New Roman" w:cs="Arial" w:ascii="Arial" w:hAnsi="Arial"/>
          <w:i/>
          <w:iCs/>
          <w:color w:val="000000"/>
          <w:sz w:val="24"/>
          <w:szCs w:val="24"/>
        </w:rPr>
        <w:t>{{ x | lowercase }}</w:t>
      </w:r>
      <w:r>
        <w:rPr>
          <w:rFonts w:eastAsia="Times New Roman" w:cs="Arial" w:ascii="Arial" w:hAnsi="Arial"/>
          <w:color w:val="000000"/>
          <w:sz w:val="24"/>
          <w:szCs w:val="24"/>
        </w:rPr>
        <w:br/>
        <w:br/>
      </w:r>
      <w:r>
        <w:rPr>
          <w:rFonts w:eastAsia="Times New Roman" w:cs="Arial" w:ascii="Arial" w:hAnsi="Arial"/>
          <w:b/>
          <w:bCs/>
          <w:color w:val="000000"/>
          <w:sz w:val="24"/>
          <w:szCs w:val="24"/>
        </w:rPr>
        <w:t>Output</w:t>
        <w:br/>
      </w:r>
      <w:r>
        <w:rPr>
          <w:rFonts w:eastAsia="Times New Roman" w:cs="Arial" w:ascii="Arial" w:hAnsi="Arial"/>
          <w:color w:val="000000"/>
          <w:sz w:val="24"/>
          <w:szCs w:val="24"/>
        </w:rPr>
        <w:br/>
      </w:r>
      <w:r>
        <w:rPr/>
        <w:drawing>
          <wp:inline distT="0" distB="0" distL="0" distR="0">
            <wp:extent cx="1876425" cy="1038225"/>
            <wp:effectExtent l="0" t="0" r="0" b="0"/>
            <wp:docPr id="44" name="Picture 4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5" descr="Output"/>
                    <pic:cNvPicPr>
                      <a:picLocks noChangeAspect="1" noChangeArrowheads="1"/>
                    </pic:cNvPicPr>
                  </pic:nvPicPr>
                  <pic:blipFill>
                    <a:blip r:embed="rId75"/>
                    <a:stretch>
                      <a:fillRect/>
                    </a:stretch>
                  </pic:blipFill>
                  <pic:spPr bwMode="auto">
                    <a:xfrm>
                      <a:off x="0" y="0"/>
                      <a:ext cx="1876425" cy="103822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rPr>
        <w:t>Number</w:t>
        <w:br/>
        <w:br/>
      </w:r>
      <w:r>
        <w:rPr>
          <w:rFonts w:eastAsia="Times New Roman" w:cs="Arial" w:ascii="Arial" w:hAnsi="Arial"/>
          <w:color w:val="000000"/>
          <w:sz w:val="24"/>
          <w:szCs w:val="24"/>
        </w:rPr>
        <w:t>It will show all the digits with 3 decimal places by default as in the following:</w:t>
        <w:br/>
        <w:br/>
      </w:r>
      <w:r>
        <w:rPr>
          <w:rFonts w:eastAsia="Times New Roman" w:cs="Arial" w:ascii="Arial" w:hAnsi="Arial"/>
          <w:i/>
          <w:iCs/>
          <w:color w:val="000000"/>
          <w:sz w:val="24"/>
          <w:szCs w:val="24"/>
        </w:rPr>
        <w:t>{{ x | number:8}}</w:t>
      </w:r>
      <w:r>
        <w:rPr>
          <w:rFonts w:eastAsia="Times New Roman" w:cs="Arial" w:ascii="Arial" w:hAnsi="Arial"/>
          <w:color w:val="000000"/>
          <w:sz w:val="24"/>
          <w:szCs w:val="24"/>
        </w:rPr>
        <w:br/>
        <w:br/>
      </w:r>
      <w:r>
        <w:rPr>
          <w:rFonts w:eastAsia="Times New Roman" w:cs="Arial" w:ascii="Arial" w:hAnsi="Arial"/>
          <w:b/>
          <w:bCs/>
          <w:color w:val="000000"/>
          <w:sz w:val="24"/>
          <w:szCs w:val="24"/>
        </w:rPr>
        <w:t>Output</w:t>
      </w:r>
      <w:r>
        <w:rPr>
          <w:rFonts w:eastAsia="Times New Roman" w:cs="Arial" w:ascii="Arial" w:hAnsi="Arial"/>
          <w:color w:val="000000"/>
          <w:sz w:val="24"/>
          <w:szCs w:val="24"/>
        </w:rPr>
        <w:t> I am using 8 here.</w:t>
        <w:br/>
        <w:br/>
      </w:r>
      <w:r>
        <w:rPr/>
        <w:drawing>
          <wp:inline distT="0" distB="0" distL="0" distR="0">
            <wp:extent cx="1419225" cy="638175"/>
            <wp:effectExtent l="0" t="0" r="0" b="0"/>
            <wp:docPr id="45" name="Picture 4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6" descr="Output"/>
                    <pic:cNvPicPr>
                      <a:picLocks noChangeAspect="1" noChangeArrowheads="1"/>
                    </pic:cNvPicPr>
                  </pic:nvPicPr>
                  <pic:blipFill>
                    <a:blip r:embed="rId76"/>
                    <a:stretch>
                      <a:fillRect/>
                    </a:stretch>
                  </pic:blipFill>
                  <pic:spPr bwMode="auto">
                    <a:xfrm>
                      <a:off x="0" y="0"/>
                      <a:ext cx="1419225" cy="63817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rPr>
        <w:t>OrderBy</w:t>
        <w:br/>
        <w:br/>
      </w:r>
      <w:r>
        <w:rPr>
          <w:rFonts w:eastAsia="Times New Roman" w:cs="Arial" w:ascii="Arial" w:hAnsi="Arial"/>
          <w:i/>
          <w:iCs/>
          <w:color w:val="000000"/>
          <w:sz w:val="24"/>
          <w:szCs w:val="24"/>
        </w:rPr>
        <w:t>{{ orderBy_expression | orderBy : expression : reverse}} </w:t>
      </w:r>
      <w:r>
        <w:rPr>
          <w:rFonts w:eastAsia="Times New Roman" w:cs="Arial" w:ascii="Arial" w:hAnsi="Arial"/>
          <w:color w:val="000000"/>
          <w:sz w:val="24"/>
          <w:szCs w:val="24"/>
        </w:rPr>
        <w:br/>
        <w:br/>
      </w:r>
      <w:r>
        <w:rPr>
          <w:rFonts w:eastAsia="Times New Roman" w:cs="Arial" w:ascii="Arial" w:hAnsi="Arial"/>
          <w:b/>
          <w:bCs/>
          <w:color w:val="000000"/>
          <w:sz w:val="24"/>
          <w:szCs w:val="24"/>
        </w:rPr>
        <w:t>uppercase</w:t>
      </w:r>
      <w:r>
        <w:rPr>
          <w:rFonts w:eastAsia="Times New Roman" w:cs="Arial" w:ascii="Arial" w:hAnsi="Arial"/>
          <w:color w:val="000000"/>
          <w:sz w:val="24"/>
          <w:szCs w:val="24"/>
        </w:rPr>
        <w:t> </w:t>
        <w:br/>
        <w:br/>
        <w:t>It will change all the letters to uppercase.</w:t>
        <w:br/>
      </w:r>
      <w:r>
        <w:rPr>
          <w:rFonts w:eastAsia="Times New Roman" w:cs="Arial" w:ascii="Arial" w:hAnsi="Arial"/>
          <w:i/>
          <w:iCs/>
          <w:color w:val="000000"/>
          <w:sz w:val="24"/>
          <w:szCs w:val="24"/>
        </w:rPr>
        <w:br/>
        <w:t>{{ x | uppercase }}</w:t>
      </w:r>
      <w:r>
        <w:rPr>
          <w:rFonts w:eastAsia="Times New Roman" w:cs="Arial" w:ascii="Arial" w:hAnsi="Arial"/>
          <w:color w:val="000000"/>
          <w:sz w:val="24"/>
          <w:szCs w:val="24"/>
        </w:rPr>
        <w:br/>
        <w:br/>
      </w:r>
      <w:r>
        <w:rPr>
          <w:rFonts w:eastAsia="Times New Roman" w:cs="Arial" w:ascii="Arial" w:hAnsi="Arial"/>
          <w:b/>
          <w:bCs/>
          <w:color w:val="000000"/>
          <w:sz w:val="24"/>
          <w:szCs w:val="24"/>
        </w:rPr>
        <w:t>Output</w:t>
        <w:br/>
      </w:r>
      <w:r>
        <w:rPr>
          <w:rFonts w:eastAsia="Times New Roman" w:cs="Arial" w:ascii="Arial" w:hAnsi="Arial"/>
          <w:color w:val="000000"/>
          <w:sz w:val="24"/>
          <w:szCs w:val="24"/>
        </w:rPr>
        <w:br/>
      </w:r>
      <w:r>
        <w:rPr/>
        <w:drawing>
          <wp:inline distT="0" distB="0" distL="0" distR="0">
            <wp:extent cx="2409825" cy="1047750"/>
            <wp:effectExtent l="0" t="0" r="0" b="0"/>
            <wp:docPr id="46" name="Picture 4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7" descr="Output"/>
                    <pic:cNvPicPr>
                      <a:picLocks noChangeAspect="1" noChangeArrowheads="1"/>
                    </pic:cNvPicPr>
                  </pic:nvPicPr>
                  <pic:blipFill>
                    <a:blip r:embed="rId77"/>
                    <a:stretch>
                      <a:fillRect/>
                    </a:stretch>
                  </pic:blipFill>
                  <pic:spPr bwMode="auto">
                    <a:xfrm>
                      <a:off x="0" y="0"/>
                      <a:ext cx="2409825" cy="1047750"/>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rPr>
        <w:t>Learn more here: </w:t>
      </w:r>
      <w:hyperlink r:id="rId78" w:tgtFrame="_blank">
        <w:r>
          <w:rPr>
            <w:rStyle w:val="ListLabel1948"/>
            <w:rFonts w:eastAsia="Times New Roman" w:cs="Arial" w:ascii="Arial" w:hAnsi="Arial"/>
            <w:color w:val="000000"/>
            <w:sz w:val="24"/>
            <w:szCs w:val="24"/>
          </w:rPr>
          <w:t>Built-in Filters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18: Explain Module And Controller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AngularJS module is nothing but a container of all angular components like controller, services, directive, filter, config etc</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What is Module</w:t>
        <w:br/>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Let me explain why module is required in AngularJS. In .NET console application there is a main method and what main method does is, it’s an entry point of application. It is the same as angular module and is an entry point. Using module we can decide how the AngularJS application should be bootstrapped.</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We can create a simple module using the following code.</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60"/>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var myApp = angular.module(‘myModuleApp’,[]);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In the above code myModuleApp is the module name and if this module is dependent on other modules we can inject in “[]”.</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What is Controller?</w:t>
        <w:br/>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Controller is a JavaScript constructor function which controls the data. I am not going to cover what are the types of functions in this article but let me give some brief information about constructor function. In constructor function when we call that function that function creates a new object each time.</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Let’s make a controller.</w:t>
        <w:br/>
      </w:r>
    </w:p>
    <w:p>
      <w:pPr>
        <w:pStyle w:val="Normal"/>
        <w:numPr>
          <w:ilvl w:val="0"/>
          <w:numId w:val="16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myApp.controller(‘myController’, function($scope)  </w:t>
      </w:r>
    </w:p>
    <w:p>
      <w:pPr>
        <w:pStyle w:val="Normal"/>
        <w:numPr>
          <w:ilvl w:val="0"/>
          <w:numId w:val="16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6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61"/>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pPr>
      <w:r>
        <w:rPr/>
        <w:drawing>
          <wp:inline distT="0" distB="0" distL="0" distR="0">
            <wp:extent cx="4410075" cy="3324225"/>
            <wp:effectExtent l="0" t="0" r="0" b="0"/>
            <wp:docPr id="47" name="Picture 4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8" descr="controller"/>
                    <pic:cNvPicPr>
                      <a:picLocks noChangeAspect="1" noChangeArrowheads="1"/>
                    </pic:cNvPicPr>
                  </pic:nvPicPr>
                  <pic:blipFill>
                    <a:blip r:embed="rId79"/>
                    <a:stretch>
                      <a:fillRect/>
                    </a:stretch>
                  </pic:blipFill>
                  <pic:spPr bwMode="auto">
                    <a:xfrm>
                      <a:off x="0" y="0"/>
                      <a:ext cx="4410075" cy="332422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Learn more here: </w:t>
      </w:r>
      <w:hyperlink r:id="rId80" w:tgtFrame="_blank">
        <w:r>
          <w:rPr>
            <w:rStyle w:val="ListLabel1949"/>
            <w:rFonts w:eastAsia="Times New Roman" w:cs="Arial" w:ascii="Arial" w:hAnsi="Arial"/>
            <w:color w:val="000000"/>
            <w:sz w:val="24"/>
            <w:szCs w:val="24"/>
            <w:shd w:fill="FFFFFF" w:val="clear"/>
          </w:rPr>
          <w:t>Module And Controller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19: What are the services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Services are one of the most important concepts in AngularJS. In general services are functions that are responsible for specific tasks in an application. AngularJS services are designed based on two principles.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62"/>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000000"/>
          <w:sz w:val="24"/>
          <w:szCs w:val="24"/>
        </w:rPr>
        <w:t>Lazily instantiated</w:t>
      </w:r>
      <w:r>
        <w:rPr>
          <w:rFonts w:eastAsia="Times New Roman" w:cs="Arial" w:ascii="Arial" w:hAnsi="Arial"/>
          <w:color w:val="000000"/>
          <w:sz w:val="24"/>
          <w:szCs w:val="24"/>
        </w:rPr>
        <w:t> </w:t>
        <w:br/>
        <w:br/>
        <w:t>Angular only instantiates a service when an application component depends on it using dependency injection for making the Angular codes robust and less error prone.</w:t>
        <w:br/>
      </w:r>
    </w:p>
    <w:p>
      <w:pPr>
        <w:pStyle w:val="Normal"/>
        <w:numPr>
          <w:ilvl w:val="0"/>
          <w:numId w:val="16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000000"/>
          <w:sz w:val="24"/>
          <w:szCs w:val="24"/>
        </w:rPr>
        <w:t>Singletons</w:t>
        <w:br/>
      </w:r>
      <w:r>
        <w:rPr>
          <w:rFonts w:eastAsia="Times New Roman" w:cs="Arial" w:ascii="Arial" w:hAnsi="Arial"/>
          <w:color w:val="000000"/>
          <w:sz w:val="24"/>
          <w:szCs w:val="24"/>
        </w:rPr>
        <w:br/>
        <w:t>Each component is dependent on a service that gets a reference to the single instance generated by the service factory.</w:t>
        <w:br/>
        <w:br/>
        <w:t>AngularJS provides many built in services, for example, $http, $route, $window, $location and so on. Each service is responsible for a specific task, for example, $http is used to make an Ajax call to get the server data. $route defines the routing information and so on. Builtin services are always prefixed with the $ symbol.</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AngularJS internal services</w:t>
        <w:br/>
      </w:r>
      <w:r>
        <w:rPr>
          <w:rFonts w:eastAsia="Times New Roman" w:cs="Arial" w:ascii="Arial" w:hAnsi="Arial"/>
          <w:color w:val="000000"/>
          <w:sz w:val="24"/>
          <w:szCs w:val="24"/>
        </w:rPr>
        <w:br/>
        <w:t>AngularJS internally provides many services that we can use in our application. $http is one example. There are other useful services, such as $route, $window, $location and so on. Some of the commonly used services in any AngularJS applications are listed below.</w:t>
      </w:r>
    </w:p>
    <w:p>
      <w:pPr>
        <w:pStyle w:val="Normal"/>
        <w:numPr>
          <w:ilvl w:val="0"/>
          <w:numId w:val="163"/>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i/>
          <w:iCs/>
          <w:color w:val="000000"/>
          <w:sz w:val="24"/>
          <w:szCs w:val="24"/>
        </w:rPr>
        <w:t>$window</w:t>
      </w:r>
      <w:r>
        <w:rPr>
          <w:rFonts w:eastAsia="Times New Roman" w:cs="Arial" w:ascii="Arial" w:hAnsi="Arial"/>
          <w:color w:val="000000"/>
          <w:sz w:val="24"/>
          <w:szCs w:val="24"/>
        </w:rPr>
        <w:t> Provide a reference to a DOM object.</w:t>
      </w:r>
    </w:p>
    <w:p>
      <w:pPr>
        <w:pStyle w:val="Normal"/>
        <w:numPr>
          <w:ilvl w:val="0"/>
          <w:numId w:val="16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$Location</w:t>
      </w:r>
      <w:r>
        <w:rPr>
          <w:rFonts w:eastAsia="Times New Roman" w:cs="Arial" w:ascii="Arial" w:hAnsi="Arial"/>
          <w:color w:val="000000"/>
          <w:sz w:val="24"/>
          <w:szCs w:val="24"/>
        </w:rPr>
        <w:t> Provides reference to the browser location.</w:t>
      </w:r>
    </w:p>
    <w:p>
      <w:pPr>
        <w:pStyle w:val="Normal"/>
        <w:numPr>
          <w:ilvl w:val="0"/>
          <w:numId w:val="16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$timeout </w:t>
      </w:r>
      <w:r>
        <w:rPr>
          <w:rFonts w:eastAsia="Times New Roman" w:cs="Arial" w:ascii="Arial" w:hAnsi="Arial"/>
          <w:color w:val="000000"/>
          <w:sz w:val="24"/>
          <w:szCs w:val="24"/>
        </w:rPr>
        <w:t>Provides a reference to window.settimeout function.</w:t>
      </w:r>
    </w:p>
    <w:p>
      <w:pPr>
        <w:pStyle w:val="Normal"/>
        <w:numPr>
          <w:ilvl w:val="0"/>
          <w:numId w:val="16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$Log</w:t>
      </w:r>
      <w:r>
        <w:rPr>
          <w:rFonts w:eastAsia="Times New Roman" w:cs="Arial" w:ascii="Arial" w:hAnsi="Arial"/>
          <w:color w:val="000000"/>
          <w:sz w:val="24"/>
          <w:szCs w:val="24"/>
        </w:rPr>
        <w:t> Used for logging.</w:t>
      </w:r>
    </w:p>
    <w:p>
      <w:pPr>
        <w:pStyle w:val="Normal"/>
        <w:numPr>
          <w:ilvl w:val="0"/>
          <w:numId w:val="16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$sanitize</w:t>
      </w:r>
      <w:r>
        <w:rPr>
          <w:rFonts w:eastAsia="Times New Roman" w:cs="Arial" w:ascii="Arial" w:hAnsi="Arial"/>
          <w:color w:val="000000"/>
          <w:sz w:val="24"/>
          <w:szCs w:val="24"/>
        </w:rPr>
        <w:t> Used to avoid script injections and display raw HTML in page.</w:t>
      </w:r>
    </w:p>
    <w:p>
      <w:pPr>
        <w:pStyle w:val="Normal"/>
        <w:numPr>
          <w:ilvl w:val="0"/>
          <w:numId w:val="16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$Rootscope</w:t>
      </w:r>
      <w:r>
        <w:rPr>
          <w:rFonts w:eastAsia="Times New Roman" w:cs="Arial" w:ascii="Arial" w:hAnsi="Arial"/>
          <w:color w:val="000000"/>
          <w:sz w:val="24"/>
          <w:szCs w:val="24"/>
        </w:rPr>
        <w:t> Used for scope hierarchy manipulation.</w:t>
      </w:r>
    </w:p>
    <w:p>
      <w:pPr>
        <w:pStyle w:val="Normal"/>
        <w:numPr>
          <w:ilvl w:val="0"/>
          <w:numId w:val="16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$Route</w:t>
      </w:r>
      <w:r>
        <w:rPr>
          <w:rFonts w:eastAsia="Times New Roman" w:cs="Arial" w:ascii="Arial" w:hAnsi="Arial"/>
          <w:color w:val="000000"/>
          <w:sz w:val="24"/>
          <w:szCs w:val="24"/>
        </w:rPr>
        <w:t> Used to display browser based path in browser URL.</w:t>
      </w:r>
    </w:p>
    <w:p>
      <w:pPr>
        <w:pStyle w:val="Normal"/>
        <w:numPr>
          <w:ilvl w:val="0"/>
          <w:numId w:val="16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$Filter</w:t>
      </w:r>
      <w:r>
        <w:rPr>
          <w:rFonts w:eastAsia="Times New Roman" w:cs="Arial" w:ascii="Arial" w:hAnsi="Arial"/>
          <w:color w:val="000000"/>
          <w:sz w:val="24"/>
          <w:szCs w:val="24"/>
        </w:rPr>
        <w:t> Used for providing filter access.</w:t>
      </w:r>
    </w:p>
    <w:p>
      <w:pPr>
        <w:pStyle w:val="Normal"/>
        <w:numPr>
          <w:ilvl w:val="0"/>
          <w:numId w:val="16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$resource</w:t>
      </w:r>
      <w:r>
        <w:rPr>
          <w:rFonts w:eastAsia="Times New Roman" w:cs="Arial" w:ascii="Arial" w:hAnsi="Arial"/>
          <w:color w:val="000000"/>
          <w:sz w:val="24"/>
          <w:szCs w:val="24"/>
        </w:rPr>
        <w:t> Used to work with Restful API.</w:t>
      </w:r>
    </w:p>
    <w:p>
      <w:pPr>
        <w:pStyle w:val="Normal"/>
        <w:numPr>
          <w:ilvl w:val="0"/>
          <w:numId w:val="16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$document</w:t>
      </w:r>
      <w:r>
        <w:rPr>
          <w:rFonts w:eastAsia="Times New Roman" w:cs="Arial" w:ascii="Arial" w:hAnsi="Arial"/>
          <w:color w:val="000000"/>
          <w:sz w:val="24"/>
          <w:szCs w:val="24"/>
        </w:rPr>
        <w:t> Used to access the window. Document object.</w:t>
      </w:r>
    </w:p>
    <w:p>
      <w:pPr>
        <w:pStyle w:val="Normal"/>
        <w:numPr>
          <w:ilvl w:val="0"/>
          <w:numId w:val="16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i/>
          <w:iCs/>
          <w:color w:val="000000"/>
          <w:sz w:val="24"/>
          <w:szCs w:val="24"/>
        </w:rPr>
        <w:t>$exceptionHandler</w:t>
      </w:r>
      <w:r>
        <w:rPr>
          <w:rFonts w:eastAsia="Times New Roman" w:cs="Arial" w:ascii="Arial" w:hAnsi="Arial"/>
          <w:color w:val="000000"/>
          <w:sz w:val="24"/>
          <w:szCs w:val="24"/>
        </w:rPr>
        <w:t> Used for handling exceptions.</w:t>
      </w:r>
    </w:p>
    <w:p>
      <w:pPr>
        <w:pStyle w:val="Normal"/>
        <w:numPr>
          <w:ilvl w:val="0"/>
          <w:numId w:val="16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$q: Provides a promise object.</w:t>
      </w:r>
      <w:r>
        <w:rPr/>
        <w:drawing>
          <wp:inline distT="0" distB="0" distL="0" distR="0">
            <wp:extent cx="5200650" cy="3124200"/>
            <wp:effectExtent l="0" t="0" r="0" b="0"/>
            <wp:docPr id="48" name="Picture 49"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9" descr="details"/>
                    <pic:cNvPicPr>
                      <a:picLocks noChangeAspect="1" noChangeArrowheads="1"/>
                    </pic:cNvPicPr>
                  </pic:nvPicPr>
                  <pic:blipFill>
                    <a:blip r:embed="rId81"/>
                    <a:stretch>
                      <a:fillRect/>
                    </a:stretch>
                  </pic:blipFill>
                  <pic:spPr bwMode="auto">
                    <a:xfrm>
                      <a:off x="0" y="0"/>
                      <a:ext cx="5200650" cy="3124200"/>
                    </a:xfrm>
                    <a:prstGeom prst="rect">
                      <a:avLst/>
                    </a:prstGeom>
                  </pic:spPr>
                </pic:pic>
              </a:graphicData>
            </a:graphic>
          </wp:inline>
        </w:drawing>
      </w:r>
    </w:p>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82" w:tgtFrame="_blank">
        <w:r>
          <w:rPr>
            <w:rStyle w:val="ListLabel1948"/>
            <w:rFonts w:eastAsia="Times New Roman" w:cs="Arial" w:ascii="Arial" w:hAnsi="Arial"/>
            <w:color w:val="000000"/>
            <w:sz w:val="24"/>
            <w:szCs w:val="24"/>
          </w:rPr>
          <w:t>Services in AngularJS For Beginners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20: Explain double click event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ng-dblclick allows you to specify custom behavior on a double-click event of the mouse on the web page. We can use it (ng-dblclick) as an attribute of the HTML element like,</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6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&lt;ANY_HTML_ELEMENT ng-dblclick="{expression}"&gt;   </w:t>
      </w:r>
    </w:p>
    <w:p>
      <w:pPr>
        <w:pStyle w:val="Normal"/>
        <w:numPr>
          <w:ilvl w:val="0"/>
          <w:numId w:val="16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64"/>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&lt;/ANY_HTML_ELEMENT&gt;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Use the following procedure to create a sample of a double-click event using AngularJS.</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First of all you need to add an external Angular.js file to your application, for this you can go to the AngularJS official site or download my source code and then fetch it or click on this link and download it: ANGULARJS. After downloading the external file you need to add this file to the Head section of your application as in the following,</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Complete Code</w:t>
      </w:r>
    </w:p>
    <w:p>
      <w:pPr>
        <w:pStyle w:val="Normal"/>
        <w:numPr>
          <w:ilvl w:val="0"/>
          <w:numId w:val="16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1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ng-app&gt;  </w:t>
      </w:r>
    </w:p>
    <w:p>
      <w:pPr>
        <w:pStyle w:val="Normal"/>
        <w:numPr>
          <w:ilvl w:val="0"/>
          <w:numId w:val="1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src="angular.min.js"&gt;&lt;/script&gt;  </w:t>
      </w:r>
    </w:p>
    <w:p>
      <w:pPr>
        <w:pStyle w:val="Normal"/>
        <w:numPr>
          <w:ilvl w:val="0"/>
          <w:numId w:val="1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Name:  </w:t>
      </w:r>
    </w:p>
    <w:p>
      <w:pPr>
        <w:pStyle w:val="Normal"/>
        <w:numPr>
          <w:ilvl w:val="0"/>
          <w:numId w:val="1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ng-model="name" type="text" /&gt;  </w:t>
      </w:r>
    </w:p>
    <w:p>
      <w:pPr>
        <w:pStyle w:val="Normal"/>
        <w:numPr>
          <w:ilvl w:val="0"/>
          <w:numId w:val="1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ng-dblclick="Msg='Hello '+name"&gt;  </w:t>
      </w:r>
    </w:p>
    <w:p>
      <w:pPr>
        <w:pStyle w:val="Normal"/>
        <w:numPr>
          <w:ilvl w:val="0"/>
          <w:numId w:val="1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Double Click  </w:t>
      </w:r>
    </w:p>
    <w:p>
      <w:pPr>
        <w:pStyle w:val="Normal"/>
        <w:numPr>
          <w:ilvl w:val="0"/>
          <w:numId w:val="1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&lt;/button&gt;  </w:t>
      </w:r>
    </w:p>
    <w:p>
      <w:pPr>
        <w:pStyle w:val="Normal"/>
        <w:numPr>
          <w:ilvl w:val="0"/>
          <w:numId w:val="1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&lt;/br&gt;  </w:t>
      </w:r>
    </w:p>
    <w:p>
      <w:pPr>
        <w:pStyle w:val="Normal"/>
        <w:numPr>
          <w:ilvl w:val="0"/>
          <w:numId w:val="1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&lt;h3&gt;  </w:t>
      </w:r>
    </w:p>
    <w:p>
      <w:pPr>
        <w:pStyle w:val="Normal"/>
        <w:numPr>
          <w:ilvl w:val="0"/>
          <w:numId w:val="1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{{Msg}}&lt;/h3&gt;  </w:t>
      </w:r>
    </w:p>
    <w:p>
      <w:pPr>
        <w:pStyle w:val="Normal"/>
        <w:numPr>
          <w:ilvl w:val="0"/>
          <w:numId w:val="16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6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6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t>Output</w:t>
      </w:r>
      <w:r>
        <w:rPr>
          <w:rFonts w:eastAsia="Times New Roman" w:cs="Arial" w:ascii="Arial" w:hAnsi="Arial"/>
          <w:color w:val="000000"/>
          <w:sz w:val="24"/>
          <w:szCs w:val="24"/>
          <w:shd w:fill="FFFFFF" w:val="clear"/>
        </w:rPr>
        <w:t> </w:t>
      </w:r>
    </w:p>
    <w:p>
      <w:pPr>
        <w:pStyle w:val="Normal"/>
        <w:numPr>
          <w:ilvl w:val="0"/>
          <w:numId w:val="16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Initially when Page loads</w:t>
        <w:br/>
        <w:br/>
      </w:r>
      <w:r>
        <w:rPr/>
        <w:drawing>
          <wp:inline distT="0" distB="0" distL="0" distR="0">
            <wp:extent cx="3571875" cy="1524000"/>
            <wp:effectExtent l="0" t="0" r="0" b="0"/>
            <wp:docPr id="49" name="Picture 50" descr="Initially when Page 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0" descr="Initially when Page loads"/>
                    <pic:cNvPicPr>
                      <a:picLocks noChangeAspect="1" noChangeArrowheads="1"/>
                    </pic:cNvPicPr>
                  </pic:nvPicPr>
                  <pic:blipFill>
                    <a:blip r:embed="rId83"/>
                    <a:stretch>
                      <a:fillRect/>
                    </a:stretch>
                  </pic:blipFill>
                  <pic:spPr bwMode="auto">
                    <a:xfrm>
                      <a:off x="0" y="0"/>
                      <a:ext cx="3571875" cy="1524000"/>
                    </a:xfrm>
                    <a:prstGeom prst="rect">
                      <a:avLst/>
                    </a:prstGeom>
                  </pic:spPr>
                </pic:pic>
              </a:graphicData>
            </a:graphic>
          </wp:inline>
        </w:drawing>
      </w:r>
    </w:p>
    <w:p>
      <w:pPr>
        <w:pStyle w:val="Normal"/>
        <w:numPr>
          <w:ilvl w:val="0"/>
          <w:numId w:val="16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Before double-click</w:t>
        <w:br/>
        <w:br/>
      </w:r>
      <w:r>
        <w:rPr/>
        <w:drawing>
          <wp:inline distT="0" distB="0" distL="0" distR="0">
            <wp:extent cx="3571875" cy="1524000"/>
            <wp:effectExtent l="0" t="0" r="0" b="0"/>
            <wp:docPr id="50" name="Picture 51" descr="Before double-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1" descr="Before double-click"/>
                    <pic:cNvPicPr>
                      <a:picLocks noChangeAspect="1" noChangeArrowheads="1"/>
                    </pic:cNvPicPr>
                  </pic:nvPicPr>
                  <pic:blipFill>
                    <a:blip r:embed="rId84"/>
                    <a:stretch>
                      <a:fillRect/>
                    </a:stretch>
                  </pic:blipFill>
                  <pic:spPr bwMode="auto">
                    <a:xfrm>
                      <a:off x="0" y="0"/>
                      <a:ext cx="3571875" cy="1524000"/>
                    </a:xfrm>
                    <a:prstGeom prst="rect">
                      <a:avLst/>
                    </a:prstGeom>
                  </pic:spPr>
                </pic:pic>
              </a:graphicData>
            </a:graphic>
          </wp:inline>
        </w:drawing>
      </w:r>
    </w:p>
    <w:p>
      <w:pPr>
        <w:pStyle w:val="Normal"/>
        <w:numPr>
          <w:ilvl w:val="0"/>
          <w:numId w:val="16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After double-click</w:t>
        <w:br/>
        <w:br/>
      </w:r>
      <w:r>
        <w:rPr/>
        <w:drawing>
          <wp:inline distT="0" distB="0" distL="0" distR="0">
            <wp:extent cx="3571875" cy="1524000"/>
            <wp:effectExtent l="0" t="0" r="0" b="0"/>
            <wp:docPr id="51" name="Picture 52" descr="After double-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2" descr="After double-click"/>
                    <pic:cNvPicPr>
                      <a:picLocks noChangeAspect="1" noChangeArrowheads="1"/>
                    </pic:cNvPicPr>
                  </pic:nvPicPr>
                  <pic:blipFill>
                    <a:blip r:embed="rId85"/>
                    <a:stretch>
                      <a:fillRect/>
                    </a:stretch>
                  </pic:blipFill>
                  <pic:spPr bwMode="auto">
                    <a:xfrm>
                      <a:off x="0" y="0"/>
                      <a:ext cx="3571875" cy="1524000"/>
                    </a:xfrm>
                    <a:prstGeom prst="rect">
                      <a:avLst/>
                    </a:prstGeom>
                  </pic:spPr>
                </pic:pic>
              </a:graphicData>
            </a:graphic>
          </wp:inline>
        </w:drawing>
      </w:r>
    </w:p>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86" w:tgtFrame="_blank">
        <w:r>
          <w:rPr>
            <w:rStyle w:val="ListLabel1948"/>
            <w:rFonts w:eastAsia="Times New Roman" w:cs="Arial" w:ascii="Arial" w:hAnsi="Arial"/>
            <w:color w:val="000000"/>
            <w:sz w:val="24"/>
            <w:szCs w:val="24"/>
          </w:rPr>
          <w:t>Double Click Event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21: Explain ng-include, Click, and Repeat directive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ng-include is an AngularJS directive, it is very helpful to include the various files in a main page using the ng-include attribute.</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For example, you have one page layout that contains a header, body, footer and so on. In that scenario, you can create various HTML files for a header and footer then you can include those in the main HTML file. Because of this implementation the page looks cleaner and the code/design is also separated.</w:t>
      </w:r>
      <w:r>
        <w:rPr>
          <w:rFonts w:eastAsia="Times New Roman" w:cs="Arial" w:ascii="Arial" w:hAnsi="Arial"/>
          <w:color w:val="000000"/>
          <w:sz w:val="24"/>
          <w:szCs w:val="24"/>
        </w:rPr>
        <w:br/>
        <w:br/>
      </w:r>
      <w:r>
        <w:rPr/>
        <w:drawing>
          <wp:inline distT="0" distB="0" distL="0" distR="0">
            <wp:extent cx="6191250" cy="3190875"/>
            <wp:effectExtent l="0" t="0" r="0" b="0"/>
            <wp:docPr id="52" name="Picture 5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3" descr="code"/>
                    <pic:cNvPicPr>
                      <a:picLocks noChangeAspect="1" noChangeArrowheads="1"/>
                    </pic:cNvPicPr>
                  </pic:nvPicPr>
                  <pic:blipFill>
                    <a:blip r:embed="rId87"/>
                    <a:stretch>
                      <a:fillRect/>
                    </a:stretch>
                  </pic:blipFill>
                  <pic:spPr bwMode="auto">
                    <a:xfrm>
                      <a:off x="0" y="0"/>
                      <a:ext cx="6191250" cy="319087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ng-click </w:t>
        <w:br/>
        <w:br/>
      </w:r>
      <w:r>
        <w:rPr>
          <w:rFonts w:eastAsia="Times New Roman" w:cs="Arial" w:ascii="Arial" w:hAnsi="Arial"/>
          <w:color w:val="000000"/>
          <w:sz w:val="24"/>
          <w:szCs w:val="24"/>
          <w:shd w:fill="FFFFFF" w:val="clear"/>
        </w:rPr>
        <w:t>This is also one of the directives; you can use this in one of the scenarios like when you click on a button. If you do any operation then this will be useful.</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The form contains an input text box and Search button, whenever the user enters a value into a text box and clicks on the search button you need to display the user-entered value, if the user clicks on the search button without entering anything then we need to display a message.</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The index.html file looks as in the following.</w:t>
      </w:r>
      <w:r>
        <w:rPr>
          <w:rFonts w:eastAsia="Times New Roman" w:cs="Arial" w:ascii="Arial" w:hAnsi="Arial"/>
          <w:color w:val="000000"/>
          <w:sz w:val="24"/>
          <w:szCs w:val="24"/>
        </w:rPr>
        <w:br/>
        <w:br/>
      </w:r>
      <w:r>
        <w:rPr/>
        <w:drawing>
          <wp:inline distT="0" distB="0" distL="0" distR="0">
            <wp:extent cx="5943600" cy="3752850"/>
            <wp:effectExtent l="0" t="0" r="0" b="0"/>
            <wp:docPr id="53" name="Picture 54" descr="ng-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4" descr="ng-click"/>
                    <pic:cNvPicPr>
                      <a:picLocks noChangeAspect="1" noChangeArrowheads="1"/>
                    </pic:cNvPicPr>
                  </pic:nvPicPr>
                  <pic:blipFill>
                    <a:blip r:embed="rId88"/>
                    <a:stretch>
                      <a:fillRect/>
                    </a:stretch>
                  </pic:blipFill>
                  <pic:spPr bwMode="auto">
                    <a:xfrm>
                      <a:off x="0" y="0"/>
                      <a:ext cx="5943600" cy="3752850"/>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ng-repeat</w:t>
        <w:br/>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This directive is like a foreach loop in C#. By using this directive you can display a collection of items in a view (HTML page).</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You can display a list of employees using the ng-repeat directive in AngularJS. </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6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&lt;!-- 1. Angular JS Script CDN reference added --&gt;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src="https://ajax.googleapis.com/ajax/libs/angularjs/1.3.8/angular.min.js"&gt;&lt;/script&gt;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&lt;!-- 2. Script JS Reference --&gt;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src="Employee.js"&gt;&lt;/script&gt;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&lt;!-- 3. ng-app directive included --&gt;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 ng-app="DemoRepeatApp"&gt;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&lt;h1&gt;List of Emplooyees&lt;/h1&gt;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&lt;!-- 4. ng-controller directive included --&gt;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 ng-controller="DemoController"&gt;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&lt;table&gt;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&lt;thead&gt;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&lt;th&gt;Name&lt;/th&gt;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&lt;th&gt;Designation&lt;/th&gt;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&lt;th&gt;Location&lt;/th&gt;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&lt;/thead&gt;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&lt;tbody&gt;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&lt;!-- 5. ng-repeat directive included --&gt;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 ng-repeat="emp in employees"&gt;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&lt;td&gt;{{emp.Name}}&lt;/td&gt;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&lt;td&gt;{{emp.Designation}}&lt;/td&gt;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&lt;td&gt;{{emp.Location}}&lt;/td&gt;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&lt;/tbody&gt;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&lt;/table&gt;  </w:t>
      </w:r>
    </w:p>
    <w:p>
      <w:pPr>
        <w:pStyle w:val="Normal"/>
        <w:numPr>
          <w:ilvl w:val="0"/>
          <w:numId w:val="16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&lt;/form&gt;  </w:t>
      </w:r>
    </w:p>
    <w:p>
      <w:pPr>
        <w:pStyle w:val="Normal"/>
        <w:numPr>
          <w:ilvl w:val="0"/>
          <w:numId w:val="16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167"/>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pPr>
      <w:r>
        <w:rPr>
          <w:rFonts w:eastAsia="Times New Roman" w:cs="Arial" w:ascii="Arial" w:hAnsi="Arial"/>
          <w:b/>
          <w:bCs/>
          <w:color w:val="000000"/>
          <w:sz w:val="24"/>
          <w:szCs w:val="24"/>
          <w:shd w:fill="FFFFFF" w:val="clear"/>
        </w:rPr>
        <w:t>Learn more here: </w:t>
      </w:r>
      <w:hyperlink r:id="rId89" w:tgtFrame="_blank">
        <w:r>
          <w:rPr>
            <w:rStyle w:val="ListLabel1949"/>
            <w:rFonts w:eastAsia="Times New Roman" w:cs="Arial" w:ascii="Arial" w:hAnsi="Arial"/>
            <w:color w:val="000000"/>
            <w:sz w:val="24"/>
            <w:szCs w:val="24"/>
            <w:shd w:fill="FFFFFF" w:val="clear"/>
          </w:rPr>
          <w:t>AngularJS Core Directives: Include, Click and Repeat</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22: Explain ng-disabled Directive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ng- disabled directive is used to enable or disable HTML elements. Let us see this with the help of an example.</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Write the following HTML mark up in the webpage.</w:t>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6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16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ng-app&gt;  </w:t>
      </w:r>
    </w:p>
    <w:p>
      <w:pPr>
        <w:pStyle w:val="Normal"/>
        <w:numPr>
          <w:ilvl w:val="0"/>
          <w:numId w:val="16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6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6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&lt;title&gt;My Angular App&lt;/title&gt;  </w:t>
      </w:r>
    </w:p>
    <w:p>
      <w:pPr>
        <w:pStyle w:val="Normal"/>
        <w:numPr>
          <w:ilvl w:val="0"/>
          <w:numId w:val="16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src="https://ajax.googleapis.com/ajax/libs/angularjs/1.3.14/angular.min.js"&gt;&lt;/script&gt;  </w:t>
      </w:r>
    </w:p>
    <w:p>
      <w:pPr>
        <w:pStyle w:val="Normal"/>
        <w:numPr>
          <w:ilvl w:val="0"/>
          <w:numId w:val="16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6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6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6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ng-app="" ng-init="Switch=true"&gt;  </w:t>
      </w:r>
    </w:p>
    <w:p>
      <w:pPr>
        <w:pStyle w:val="Normal"/>
        <w:numPr>
          <w:ilvl w:val="0"/>
          <w:numId w:val="16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6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w:t>
      </w:r>
    </w:p>
    <w:p>
      <w:pPr>
        <w:pStyle w:val="Normal"/>
        <w:numPr>
          <w:ilvl w:val="0"/>
          <w:numId w:val="16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type="checkbox" ng-model="Switch" /&gt;  </w:t>
      </w:r>
    </w:p>
    <w:p>
      <w:pPr>
        <w:pStyle w:val="Normal"/>
        <w:numPr>
          <w:ilvl w:val="0"/>
          <w:numId w:val="16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w:t>
      </w:r>
    </w:p>
    <w:p>
      <w:pPr>
        <w:pStyle w:val="Normal"/>
        <w:numPr>
          <w:ilvl w:val="0"/>
          <w:numId w:val="16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w:t>
      </w:r>
    </w:p>
    <w:p>
      <w:pPr>
        <w:pStyle w:val="Normal"/>
        <w:numPr>
          <w:ilvl w:val="0"/>
          <w:numId w:val="16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ng-disabled="Switch"&gt;Submit&lt;/button&gt;  </w:t>
      </w:r>
    </w:p>
    <w:p>
      <w:pPr>
        <w:pStyle w:val="Normal"/>
        <w:numPr>
          <w:ilvl w:val="0"/>
          <w:numId w:val="16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w:t>
      </w:r>
    </w:p>
    <w:p>
      <w:pPr>
        <w:pStyle w:val="Normal"/>
        <w:numPr>
          <w:ilvl w:val="0"/>
          <w:numId w:val="16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6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6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6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68"/>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In the above example we have a checkbox and a button. If the checkbox is selected the button is disabled, but if we uncheck the checkbox then the button is enabled.</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So let us check the output of the program.</w:t>
      </w:r>
      <w:r>
        <w:rPr>
          <w:rFonts w:eastAsia="Times New Roman" w:cs="Arial" w:ascii="Arial" w:hAnsi="Arial"/>
          <w:color w:val="000000"/>
          <w:sz w:val="24"/>
          <w:szCs w:val="24"/>
        </w:rPr>
        <w:br/>
        <w:br/>
      </w:r>
      <w:r>
        <w:rPr/>
        <w:drawing>
          <wp:inline distT="0" distB="0" distL="0" distR="0">
            <wp:extent cx="3209925" cy="1504950"/>
            <wp:effectExtent l="0" t="0" r="0" b="0"/>
            <wp:docPr id="54" name="Picture 5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5" descr="output"/>
                    <pic:cNvPicPr>
                      <a:picLocks noChangeAspect="1" noChangeArrowheads="1"/>
                    </pic:cNvPicPr>
                  </pic:nvPicPr>
                  <pic:blipFill>
                    <a:blip r:embed="rId90"/>
                    <a:stretch>
                      <a:fillRect/>
                    </a:stretch>
                  </pic:blipFill>
                  <pic:spPr bwMode="auto">
                    <a:xfrm>
                      <a:off x="0" y="0"/>
                      <a:ext cx="3209925" cy="1504950"/>
                    </a:xfrm>
                    <a:prstGeom prst="rect">
                      <a:avLst/>
                    </a:prstGeom>
                  </pic:spPr>
                </pic:pic>
              </a:graphicData>
            </a:graphic>
          </wp:inline>
        </w:drawing>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When we select the checkbox let us see what happens!!</w:t>
      </w:r>
      <w:r>
        <w:rPr>
          <w:rFonts w:eastAsia="Times New Roman" w:cs="Arial" w:ascii="Arial" w:hAnsi="Arial"/>
          <w:color w:val="000000"/>
          <w:sz w:val="24"/>
          <w:szCs w:val="24"/>
        </w:rPr>
        <w:br/>
      </w:r>
      <w:r>
        <w:rPr/>
        <w:drawing>
          <wp:inline distT="0" distB="0" distL="0" distR="0">
            <wp:extent cx="3028950" cy="1333500"/>
            <wp:effectExtent l="0" t="0" r="0" b="0"/>
            <wp:docPr id="55" name="Picture 5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6" descr="output"/>
                    <pic:cNvPicPr>
                      <a:picLocks noChangeAspect="1" noChangeArrowheads="1"/>
                    </pic:cNvPicPr>
                  </pic:nvPicPr>
                  <pic:blipFill>
                    <a:blip r:embed="rId91"/>
                    <a:stretch>
                      <a:fillRect/>
                    </a:stretch>
                  </pic:blipFill>
                  <pic:spPr bwMode="auto">
                    <a:xfrm>
                      <a:off x="0" y="0"/>
                      <a:ext cx="3028950" cy="1333500"/>
                    </a:xfrm>
                    <a:prstGeom prst="rect">
                      <a:avLst/>
                    </a:prstGeom>
                  </pic:spPr>
                </pic:pic>
              </a:graphicData>
            </a:graphic>
          </wp:inline>
        </w:drawing>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Learn more here:</w:t>
      </w:r>
    </w:p>
    <w:p>
      <w:pPr>
        <w:pStyle w:val="Normal"/>
        <w:numPr>
          <w:ilvl w:val="0"/>
          <w:numId w:val="169"/>
        </w:numPr>
        <w:shd w:val="clear" w:color="auto" w:fill="FFFFFF"/>
        <w:spacing w:lineRule="auto" w:line="240" w:beforeAutospacing="1" w:after="0"/>
        <w:rPr/>
      </w:pPr>
      <w:hyperlink r:id="rId92" w:tgtFrame="_blank">
        <w:r>
          <w:rPr>
            <w:rStyle w:val="ListLabel1948"/>
            <w:rFonts w:eastAsia="Times New Roman" w:cs="Arial" w:ascii="Arial" w:hAnsi="Arial"/>
            <w:color w:val="000000"/>
            <w:sz w:val="24"/>
            <w:szCs w:val="24"/>
          </w:rPr>
          <w:t>ng-Disabled Directive in AngularJS</w:t>
        </w:r>
      </w:hyperlink>
    </w:p>
    <w:p>
      <w:pPr>
        <w:pStyle w:val="Normal"/>
        <w:numPr>
          <w:ilvl w:val="0"/>
          <w:numId w:val="169"/>
        </w:numPr>
        <w:shd w:val="clear" w:color="auto" w:fill="FFFFFF"/>
        <w:spacing w:lineRule="auto" w:line="240" w:before="0" w:afterAutospacing="1"/>
        <w:rPr/>
      </w:pPr>
      <w:hyperlink r:id="rId93" w:tgtFrame="_blank">
        <w:r>
          <w:rPr>
            <w:rStyle w:val="ListLabel1948"/>
            <w:rFonts w:eastAsia="Times New Roman" w:cs="Arial" w:ascii="Arial" w:hAnsi="Arial"/>
            <w:color w:val="000000"/>
            <w:sz w:val="24"/>
            <w:szCs w:val="24"/>
          </w:rPr>
          <w:t>ng-disabled Directive of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23: Explain ng-app directive.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ng-app directive is used to define AngularJS applications. We can use this to auto-bootstrap an AngularJS application. It designates the root element of AngularJS application and is generally kept near the  &lt;body&gt; or &lt;html&gt; tag. We can define any number of ng-app directives inside the HTML document but only one AngularJS application can be bootstrapped automatically (auto-bootstrapped); the other applications needs to be bootstrapped manually.</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Example</w:t>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7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&lt;div ng-app="myApp" ng-controller="myCtrl"&gt;   </w:t>
      </w:r>
    </w:p>
    <w:p>
      <w:pPr>
        <w:pStyle w:val="Normal"/>
        <w:numPr>
          <w:ilvl w:val="0"/>
          <w:numId w:val="1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First Name :   </w:t>
      </w:r>
    </w:p>
    <w:p>
      <w:pPr>
        <w:pStyle w:val="Normal"/>
        <w:numPr>
          <w:ilvl w:val="0"/>
          <w:numId w:val="1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type="text" ng-model="firstName"&gt;  </w:t>
      </w:r>
    </w:p>
    <w:p>
      <w:pPr>
        <w:pStyle w:val="Normal"/>
        <w:numPr>
          <w:ilvl w:val="0"/>
          <w:numId w:val="1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1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Middle Name:   </w:t>
      </w:r>
    </w:p>
    <w:p>
      <w:pPr>
        <w:pStyle w:val="Normal"/>
        <w:numPr>
          <w:ilvl w:val="0"/>
          <w:numId w:val="1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type="text" ng-model="middleName"&gt;  </w:t>
      </w:r>
    </w:p>
    <w:p>
      <w:pPr>
        <w:pStyle w:val="Normal"/>
        <w:numPr>
          <w:ilvl w:val="0"/>
          <w:numId w:val="1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 /&gt;   </w:t>
      </w:r>
    </w:p>
    <w:p>
      <w:pPr>
        <w:pStyle w:val="Normal"/>
        <w:numPr>
          <w:ilvl w:val="0"/>
          <w:numId w:val="1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Last Name :   </w:t>
      </w:r>
    </w:p>
    <w:p>
      <w:pPr>
        <w:pStyle w:val="Normal"/>
        <w:numPr>
          <w:ilvl w:val="0"/>
          <w:numId w:val="1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type="text" ng-model="lastName"&gt;  </w:t>
      </w:r>
    </w:p>
    <w:p>
      <w:pPr>
        <w:pStyle w:val="Normal"/>
        <w:numPr>
          <w:ilvl w:val="0"/>
          <w:numId w:val="1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&lt;br&gt;   </w:t>
      </w:r>
    </w:p>
    <w:p>
      <w:pPr>
        <w:pStyle w:val="Normal"/>
        <w:numPr>
          <w:ilvl w:val="0"/>
          <w:numId w:val="1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7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Full Name: {{firstName + " " + middleName + " " + lastName }}   </w:t>
      </w:r>
    </w:p>
    <w:p>
      <w:pPr>
        <w:pStyle w:val="Normal"/>
        <w:numPr>
          <w:ilvl w:val="0"/>
          <w:numId w:val="17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70"/>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spacing w:lineRule="auto" w:line="240" w:before="0" w:after="0"/>
        <w:rPr/>
      </w:pPr>
      <w:r>
        <w:rPr>
          <w:rFonts w:eastAsia="Times New Roman" w:cs="Arial" w:ascii="Arial" w:hAnsi="Arial"/>
          <w:color w:val="000000"/>
          <w:sz w:val="24"/>
          <w:szCs w:val="24"/>
          <w:shd w:fill="FFFFFF" w:val="clear"/>
        </w:rPr>
        <w:t>Learn more here: </w:t>
      </w:r>
      <w:hyperlink r:id="rId94" w:tgtFrame="_blank">
        <w:r>
          <w:rPr>
            <w:rStyle w:val="ListLabel1949"/>
            <w:rFonts w:eastAsia="Times New Roman" w:cs="Arial" w:ascii="Arial" w:hAnsi="Arial"/>
            <w:color w:val="000000"/>
            <w:sz w:val="24"/>
            <w:szCs w:val="24"/>
            <w:shd w:fill="FFFFFF" w:val="clear"/>
          </w:rPr>
          <w:t>Creating Angular App Without Using ng-app Directive</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24: Why are we using AngularJS and what are the advantages of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As we know AngularJS follows the  MVW* pattern and it allows us  to build well-structured, testable, and maintainable front end applications.</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Note</w:t>
      </w:r>
      <w:r>
        <w:rPr>
          <w:rFonts w:eastAsia="Times New Roman" w:cs="Arial" w:ascii="Arial" w:hAnsi="Arial"/>
          <w:color w:val="000000"/>
          <w:sz w:val="24"/>
          <w:szCs w:val="24"/>
          <w:shd w:fill="FFFFFF" w:val="clear"/>
        </w:rPr>
        <w:t> W* means "whatever," in place of which we use C (controller) or VM (view model)</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Why we are using AngularJS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71"/>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As we know AngularJS is based on MVC pattern; it helps us to organize our web apps or web application properly.</w:t>
      </w:r>
    </w:p>
    <w:p>
      <w:pPr>
        <w:pStyle w:val="Normal"/>
        <w:numPr>
          <w:ilvl w:val="0"/>
          <w:numId w:val="17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It helps to make responsive and well organized web applications that are more expansive and readable.</w:t>
      </w:r>
    </w:p>
    <w:p>
      <w:pPr>
        <w:pStyle w:val="Normal"/>
        <w:numPr>
          <w:ilvl w:val="0"/>
          <w:numId w:val="17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It follows two way data binding. Two way data binding helps us so that any changes in model will be updated view and vice-versa without any manipulation on DOM or events.</w:t>
      </w:r>
    </w:p>
    <w:p>
      <w:pPr>
        <w:pStyle w:val="Normal"/>
        <w:numPr>
          <w:ilvl w:val="0"/>
          <w:numId w:val="171"/>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AngularJS supports create your own directive that makes reusable components to be used according to your requirement. It is also abstract DOM manipulation logic.</w:t>
      </w:r>
    </w:p>
    <w:p>
      <w:pPr>
        <w:pStyle w:val="Normal"/>
        <w:numPr>
          <w:ilvl w:val="0"/>
          <w:numId w:val="171"/>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It supports services and dependency injection which we can easily inject in our controller and provides some utility code as per our requirement.</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Advantages of AngularJS</w:t>
      </w:r>
    </w:p>
    <w:p>
      <w:pPr>
        <w:pStyle w:val="Normal"/>
        <w:numPr>
          <w:ilvl w:val="0"/>
          <w:numId w:val="172"/>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AngularJS has code reusability that allows us to write code &amp; reuse it as required as Custom directive.</w:t>
      </w:r>
    </w:p>
    <w:p>
      <w:pPr>
        <w:pStyle w:val="Normal"/>
        <w:numPr>
          <w:ilvl w:val="0"/>
          <w:numId w:val="17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AngularJS supports powerful data binding; it is two way data binding with the help of HTML &amp; scope.</w:t>
      </w:r>
    </w:p>
    <w:p>
      <w:pPr>
        <w:pStyle w:val="Normal"/>
        <w:numPr>
          <w:ilvl w:val="0"/>
          <w:numId w:val="17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AngularJS is easily customizable as per our requirement. Here we can create own custom components like directive and services.</w:t>
      </w:r>
    </w:p>
    <w:p>
      <w:pPr>
        <w:pStyle w:val="Normal"/>
        <w:numPr>
          <w:ilvl w:val="0"/>
          <w:numId w:val="17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AngularJS has good support over the internet and over time it has new changes available for developers. It also supports IE, Opera, Safari, and Chrome.</w:t>
      </w:r>
    </w:p>
    <w:p>
      <w:pPr>
        <w:pStyle w:val="Normal"/>
        <w:numPr>
          <w:ilvl w:val="0"/>
          <w:numId w:val="172"/>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AngularJS has inbuilt form validation &amp; template with all old plain html.</w:t>
      </w:r>
    </w:p>
    <w:p>
      <w:pPr>
        <w:pStyle w:val="Normal"/>
        <w:numPr>
          <w:ilvl w:val="0"/>
          <w:numId w:val="17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AngularJS has easily testable Unit testing, it  doesn't need to load all the app, just loading that specific module is enough to start unit testing.</w:t>
      </w:r>
    </w:p>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95" w:tgtFrame="_blank">
        <w:r>
          <w:rPr>
            <w:rStyle w:val="ListLabel1948"/>
            <w:rFonts w:eastAsia="Times New Roman" w:cs="Arial" w:ascii="Arial" w:hAnsi="Arial"/>
            <w:color w:val="000000"/>
            <w:sz w:val="24"/>
            <w:szCs w:val="24"/>
          </w:rPr>
          <w:t>Overview Of AngularJS: Part 1</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25: What is Representational State Transfer(REST)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br/>
        <w:br/>
      </w:r>
      <w:r>
        <w:rPr>
          <w:rFonts w:eastAsia="Times New Roman" w:cs="Arial" w:ascii="Arial" w:hAnsi="Arial"/>
          <w:color w:val="000000"/>
          <w:sz w:val="24"/>
          <w:szCs w:val="24"/>
          <w:shd w:fill="FFFFFF" w:val="clear"/>
        </w:rPr>
        <w:t>REST is a style of API that operates over HTTP requests. The requested URL identifies the data to be operated on, and the HTTP method identifies the operation that is to be performed. REST is a style of API rather than a formal specification, and there is a lot of debate and disagreement about what is and isn’t RESTful, a term used to indicate an API that follows the REST style. AngularJS is pretty flexible about how RESTful web services are consumed. You should use the services that I describe in this article when you are performing data operations on a RESTful API. You may initially prefer to use the $http service to make Ajax requests, especially if you are coming from a jQuery background. To that end, I describe the use of $http at the start of the article, before explaining its limitations when used with REST and the advantages of using the $resource service as an alternative. For this, we first need to create a RESTful web API.</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 REST web service is said to be RESTful when it adheres to the following constrants: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73"/>
        </w:numPr>
        <w:shd w:val="clear" w:color="auto" w:fill="FFFFFF"/>
        <w:spacing w:lineRule="auto" w:line="240" w:beforeAutospacing="1" w:after="0"/>
        <w:rPr/>
      </w:pPr>
      <w:r>
        <w:rPr>
          <w:rFonts w:eastAsia="Times New Roman" w:cs="Arial" w:ascii="Arial" w:hAnsi="Arial"/>
          <w:color w:val="000000"/>
          <w:sz w:val="24"/>
          <w:szCs w:val="24"/>
        </w:rPr>
        <w:t>It’s URL-based (e.g., </w:t>
      </w:r>
      <w:hyperlink r:id="rId96" w:tgtFrame="_blank">
        <w:r>
          <w:rPr>
            <w:rStyle w:val="ListLabel1950"/>
            <w:rFonts w:eastAsia="Times New Roman" w:cs="Arial" w:ascii="Arial" w:hAnsi="Arial"/>
            <w:color w:val="000000"/>
            <w:sz w:val="24"/>
            <w:szCs w:val="24"/>
          </w:rPr>
          <w:t>http://www.micbutton.com/rs/blogPost</w:t>
        </w:r>
      </w:hyperlink>
      <w:r>
        <w:rPr>
          <w:rFonts w:eastAsia="Times New Roman" w:cs="Arial" w:ascii="Arial" w:hAnsi="Arial"/>
          <w:color w:val="000000"/>
          <w:sz w:val="24"/>
          <w:szCs w:val="24"/>
        </w:rPr>
        <w:t>).</w:t>
      </w:r>
    </w:p>
    <w:p>
      <w:pPr>
        <w:pStyle w:val="Normal"/>
        <w:numPr>
          <w:ilvl w:val="0"/>
          <w:numId w:val="173"/>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It uses an Internet media type such as JSON for data interchange.</w:t>
      </w:r>
    </w:p>
    <w:p>
      <w:pPr>
        <w:pStyle w:val="Normal"/>
        <w:numPr>
          <w:ilvl w:val="0"/>
          <w:numId w:val="173"/>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It uses standard HTTP methods (GET, PUT, POST, DELETE).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HTTP methods have a particular purpose when used with REST services. The following is the standard way that HTTP methods should be used with REST services,</w:t>
        <w:br/>
        <w:br/>
      </w:r>
      <w:r>
        <w:rPr>
          <w:rFonts w:eastAsia="Times New Roman" w:cs="Arial" w:ascii="Arial" w:hAnsi="Arial"/>
          <w:b/>
          <w:bCs/>
          <w:color w:val="000000"/>
          <w:sz w:val="24"/>
          <w:szCs w:val="24"/>
        </w:rPr>
        <w:t>POST should be used to,</w:t>
      </w:r>
    </w:p>
    <w:p>
      <w:pPr>
        <w:pStyle w:val="Normal"/>
        <w:numPr>
          <w:ilvl w:val="0"/>
          <w:numId w:val="174"/>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Create a new resource.</w:t>
      </w:r>
    </w:p>
    <w:p>
      <w:pPr>
        <w:pStyle w:val="Normal"/>
        <w:numPr>
          <w:ilvl w:val="0"/>
          <w:numId w:val="17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Retrieve a list of resources when a large amount of request data is required to be passed to the service.</w:t>
      </w:r>
    </w:p>
    <w:p>
      <w:pPr>
        <w:pStyle w:val="Normal"/>
        <w:numPr>
          <w:ilvl w:val="0"/>
          <w:numId w:val="17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PUT should be used to update a resource.</w:t>
      </w:r>
    </w:p>
    <w:p>
      <w:pPr>
        <w:pStyle w:val="Normal"/>
        <w:numPr>
          <w:ilvl w:val="0"/>
          <w:numId w:val="17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GET should be used to retrieve a resource or a list of resources.</w:t>
      </w:r>
    </w:p>
    <w:p>
      <w:pPr>
        <w:pStyle w:val="Normal"/>
        <w:numPr>
          <w:ilvl w:val="0"/>
          <w:numId w:val="174"/>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DELETE should be used to delete a resource.</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For doing this, we first create a model class with the below mention members</w:t>
        <w:br/>
      </w:r>
    </w:p>
    <w:tbl>
      <w:tblPr>
        <w:tblW w:w="5000" w:type="pct"/>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15" w:type="dxa"/>
          <w:left w:w="27" w:type="dxa"/>
          <w:bottom w:w="15" w:type="dxa"/>
          <w:right w:w="15" w:type="dxa"/>
        </w:tblCellMar>
        <w:tblLook w:noVBand="1" w:val="04a0" w:noHBand="0" w:lastColumn="0" w:firstColumn="1" w:lastRow="0" w:firstRow="1"/>
      </w:tblPr>
      <w:tblGrid>
        <w:gridCol w:w="3102"/>
        <w:gridCol w:w="2757"/>
        <w:gridCol w:w="3501"/>
      </w:tblGrid>
      <w:tr>
        <w:trPr/>
        <w:tc>
          <w:tcPr>
            <w:tcW w:w="3102"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0" w:after="0"/>
              <w:rPr>
                <w:rFonts w:ascii="Arial" w:hAnsi="Arial" w:eastAsia="Times New Roman" w:cs="Arial"/>
                <w:color w:val="FFFFFF"/>
                <w:sz w:val="24"/>
                <w:szCs w:val="24"/>
              </w:rPr>
            </w:pPr>
            <w:r>
              <w:rPr>
                <w:rFonts w:eastAsia="Times New Roman" w:cs="Arial" w:ascii="Arial" w:hAnsi="Arial"/>
                <w:b/>
                <w:bCs/>
                <w:color w:val="000000"/>
                <w:sz w:val="24"/>
                <w:szCs w:val="24"/>
              </w:rPr>
              <w:t>Name</w:t>
            </w:r>
          </w:p>
        </w:tc>
        <w:tc>
          <w:tcPr>
            <w:tcW w:w="275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0" w:after="0"/>
              <w:rPr>
                <w:rFonts w:ascii="Arial" w:hAnsi="Arial" w:eastAsia="Times New Roman" w:cs="Arial"/>
                <w:color w:val="FFFFFF"/>
                <w:sz w:val="24"/>
                <w:szCs w:val="24"/>
              </w:rPr>
            </w:pPr>
            <w:r>
              <w:rPr>
                <w:rFonts w:eastAsia="Times New Roman" w:cs="Arial" w:ascii="Arial" w:hAnsi="Arial"/>
                <w:b/>
                <w:bCs/>
                <w:color w:val="000000"/>
                <w:sz w:val="24"/>
                <w:szCs w:val="24"/>
              </w:rPr>
              <w:t>Type</w:t>
            </w:r>
          </w:p>
        </w:tc>
        <w:tc>
          <w:tcPr>
            <w:tcW w:w="350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b/>
                <w:bCs/>
                <w:color w:val="000000"/>
                <w:sz w:val="24"/>
                <w:szCs w:val="24"/>
              </w:rPr>
              <w:t>Required</w:t>
            </w:r>
          </w:p>
        </w:tc>
      </w:tr>
      <w:tr>
        <w:trPr/>
        <w:tc>
          <w:tcPr>
            <w:tcW w:w="3102"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name</w:t>
            </w:r>
          </w:p>
        </w:tc>
        <w:tc>
          <w:tcPr>
            <w:tcW w:w="275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String</w:t>
            </w:r>
          </w:p>
        </w:tc>
        <w:tc>
          <w:tcPr>
            <w:tcW w:w="350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Yes</w:t>
            </w:r>
          </w:p>
        </w:tc>
      </w:tr>
      <w:tr>
        <w:trPr/>
        <w:tc>
          <w:tcPr>
            <w:tcW w:w="3102"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category</w:t>
            </w:r>
          </w:p>
        </w:tc>
        <w:tc>
          <w:tcPr>
            <w:tcW w:w="275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String</w:t>
            </w:r>
          </w:p>
        </w:tc>
        <w:tc>
          <w:tcPr>
            <w:tcW w:w="350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Yes</w:t>
            </w:r>
          </w:p>
        </w:tc>
      </w:tr>
      <w:tr>
        <w:trPr/>
        <w:tc>
          <w:tcPr>
            <w:tcW w:w="3102"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price</w:t>
            </w:r>
          </w:p>
        </w:tc>
        <w:tc>
          <w:tcPr>
            <w:tcW w:w="275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number</w:t>
            </w:r>
          </w:p>
        </w:tc>
        <w:tc>
          <w:tcPr>
            <w:tcW w:w="350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Yes</w:t>
            </w:r>
          </w:p>
        </w:tc>
      </w:tr>
    </w:tbl>
    <w:p>
      <w:pPr>
        <w:pStyle w:val="Normal"/>
        <w:shd w:val="clear" w:color="auto" w:fill="FFFFFF"/>
        <w:spacing w:lineRule="auto" w:line="240" w:before="240" w:after="240"/>
        <w:rPr/>
      </w:pPr>
      <w:r>
        <w:rPr>
          <w:rFonts w:eastAsia="Times New Roman" w:cs="Arial" w:ascii="Arial" w:hAnsi="Arial"/>
          <w:color w:val="000000"/>
          <w:sz w:val="24"/>
          <w:szCs w:val="24"/>
        </w:rPr>
        <w:br/>
      </w:r>
      <w:r>
        <w:rPr>
          <w:rFonts w:eastAsia="Times New Roman" w:cs="Arial" w:ascii="Arial" w:hAnsi="Arial"/>
          <w:b/>
          <w:bCs/>
          <w:color w:val="000000"/>
          <w:sz w:val="24"/>
          <w:szCs w:val="24"/>
        </w:rPr>
        <w:t>Learn more here: </w:t>
      </w:r>
      <w:hyperlink r:id="rId97" w:tgtFrame="_blank">
        <w:r>
          <w:rPr>
            <w:rStyle w:val="ListLabel1948"/>
            <w:rFonts w:eastAsia="Times New Roman" w:cs="Arial" w:ascii="Arial" w:hAnsi="Arial"/>
            <w:color w:val="000000"/>
            <w:sz w:val="24"/>
            <w:szCs w:val="24"/>
          </w:rPr>
          <w:t>AngularJS From Beginning: REST API - Part Eight</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26: Explain ng-Switch Directive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This directive is used to swap DOM structure conditionally in our template based on a scope expression. ngSwitchWhen or ngSwitchDefault directives are used to show and hide the element within ngSwitch directive. We can show or hide the element inside this directive and are required to place a "when" attribute per element. The "when" attribute is used to inform the ngSwitch directive which element is to display based on expression, if the matching expression is found, the element is displayed, else it is hidden.</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Example</w:t>
        <w:br/>
      </w: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HTML</w:t>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7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&lt;h4&gt;ngSwitch Example&lt;/h4&gt;  </w:t>
      </w:r>
    </w:p>
    <w:p>
      <w:pPr>
        <w:pStyle w:val="Normal"/>
        <w:numPr>
          <w:ilvl w:val="0"/>
          <w:numId w:val="17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 ng-controller="HelloController"&gt;   </w:t>
      </w:r>
    </w:p>
    <w:p>
      <w:pPr>
        <w:pStyle w:val="Normal"/>
        <w:numPr>
          <w:ilvl w:val="0"/>
          <w:numId w:val="17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Employee Name:   </w:t>
      </w:r>
    </w:p>
    <w:p>
      <w:pPr>
        <w:pStyle w:val="Normal"/>
        <w:numPr>
          <w:ilvl w:val="0"/>
          <w:numId w:val="17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7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&lt;select ng-model="selection" ng-options="name for name in names"&gt;&lt;/select&gt;  </w:t>
      </w:r>
    </w:p>
    <w:p>
      <w:pPr>
        <w:pStyle w:val="Normal"/>
        <w:numPr>
          <w:ilvl w:val="0"/>
          <w:numId w:val="17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ng-switch on="selection"&gt;  </w:t>
      </w:r>
    </w:p>
    <w:p>
      <w:pPr>
        <w:pStyle w:val="Normal"/>
        <w:numPr>
          <w:ilvl w:val="0"/>
          <w:numId w:val="17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ng-switch-when="Tejas"&gt;You have select "Tejas"&lt;/div&gt;  </w:t>
      </w:r>
    </w:p>
    <w:p>
      <w:pPr>
        <w:pStyle w:val="Normal"/>
        <w:numPr>
          <w:ilvl w:val="0"/>
          <w:numId w:val="17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ng-switch-when="Rakesh"&gt;You have select "Rakesh"&lt;/div&gt;  </w:t>
      </w:r>
    </w:p>
    <w:p>
      <w:pPr>
        <w:pStyle w:val="Normal"/>
        <w:numPr>
          <w:ilvl w:val="0"/>
          <w:numId w:val="17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ng-switch-when="Jignesh"&gt;You have select "Jignesh"&lt;/div&gt;  </w:t>
      </w:r>
    </w:p>
    <w:p>
      <w:pPr>
        <w:pStyle w:val="Normal"/>
        <w:numPr>
          <w:ilvl w:val="0"/>
          <w:numId w:val="17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ng-switch-default&gt;Please select name&lt;/div&gt;  </w:t>
      </w:r>
    </w:p>
    <w:p>
      <w:pPr>
        <w:pStyle w:val="Normal"/>
        <w:numPr>
          <w:ilvl w:val="0"/>
          <w:numId w:val="17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7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t>Controller</w:t>
      </w:r>
      <w:r>
        <w:rPr>
          <w:rFonts w:eastAsia="Times New Roman" w:cs="Arial" w:ascii="Arial" w:hAnsi="Arial"/>
          <w:color w:val="000000"/>
          <w:sz w:val="24"/>
          <w:szCs w:val="24"/>
          <w:shd w:fill="FFFFFF" w:val="clear"/>
        </w:rPr>
        <w:t>  </w:t>
      </w:r>
    </w:p>
    <w:p>
      <w:pPr>
        <w:pStyle w:val="Normal"/>
        <w:numPr>
          <w:ilvl w:val="0"/>
          <w:numId w:val="17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var app = angular.module("app", []);  </w:t>
      </w:r>
    </w:p>
    <w:p>
      <w:pPr>
        <w:pStyle w:val="Normal"/>
        <w:numPr>
          <w:ilvl w:val="0"/>
          <w:numId w:val="17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app.controller("HelloController", function($scope)  </w:t>
      </w:r>
    </w:p>
    <w:p>
      <w:pPr>
        <w:pStyle w:val="Normal"/>
        <w:numPr>
          <w:ilvl w:val="0"/>
          <w:numId w:val="17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7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$scope.names = ['Tejas', 'Jignesh', 'Rakesh'];  </w:t>
      </w:r>
    </w:p>
    <w:p>
      <w:pPr>
        <w:pStyle w:val="Normal"/>
        <w:numPr>
          <w:ilvl w:val="0"/>
          <w:numId w:val="176"/>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pPr>
      <w:r>
        <w:rPr>
          <w:rFonts w:eastAsia="Times New Roman" w:cs="Arial" w:ascii="Arial" w:hAnsi="Arial"/>
          <w:b/>
          <w:bCs/>
          <w:color w:val="000000"/>
          <w:sz w:val="24"/>
          <w:szCs w:val="24"/>
          <w:shd w:fill="FFFFFF" w:val="clear"/>
        </w:rPr>
        <w:t>Output</w:t>
        <w:br/>
      </w:r>
      <w:r>
        <w:rPr>
          <w:rFonts w:eastAsia="Times New Roman" w:cs="Arial" w:ascii="Arial" w:hAnsi="Arial"/>
          <w:color w:val="000000"/>
          <w:sz w:val="24"/>
          <w:szCs w:val="24"/>
        </w:rPr>
        <w:br/>
      </w:r>
      <w:r>
        <w:rPr/>
        <w:drawing>
          <wp:inline distT="0" distB="0" distL="0" distR="0">
            <wp:extent cx="4714875" cy="1409700"/>
            <wp:effectExtent l="0" t="0" r="0" b="0"/>
            <wp:docPr id="56" name="Picture 5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descr="Output"/>
                    <pic:cNvPicPr>
                      <a:picLocks noChangeAspect="1" noChangeArrowheads="1"/>
                    </pic:cNvPicPr>
                  </pic:nvPicPr>
                  <pic:blipFill>
                    <a:blip r:embed="rId98"/>
                    <a:stretch>
                      <a:fillRect/>
                    </a:stretch>
                  </pic:blipFill>
                  <pic:spPr bwMode="auto">
                    <a:xfrm>
                      <a:off x="0" y="0"/>
                      <a:ext cx="4714875" cy="1409700"/>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Learn more here: </w:t>
      </w:r>
      <w:hyperlink r:id="rId99" w:tgtFrame="_blank">
        <w:r>
          <w:rPr>
            <w:rStyle w:val="ListLabel1949"/>
            <w:rFonts w:eastAsia="Times New Roman" w:cs="Arial" w:ascii="Arial" w:hAnsi="Arial"/>
            <w:color w:val="000000"/>
            <w:sz w:val="24"/>
            <w:szCs w:val="24"/>
            <w:shd w:fill="FFFFFF" w:val="clear"/>
          </w:rPr>
          <w:t>ngIf, ngSwitch and ngShow Directives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27: Why we use $http service or ajax request in AngualrJS?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Ajax is the foundation of the modern web application, and you will use the services that I describe in this article every time that you need to communicate with a server without causing the browser to load new content and, in doing so, dump your AngularJS application. That said, if you are consuming data from a RESTful API, then you should use the $resource service. I will describe REST and $resource in the next article, but the short version is that $resource provides a higher-level API that is built on the services I describe in this article and makes it easier to perform common data operations.</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Making Ajax Requests</w:t>
        <w:br/>
        <w:br/>
      </w:r>
      <w:r>
        <w:rPr>
          <w:rFonts w:eastAsia="Times New Roman" w:cs="Arial" w:ascii="Arial" w:hAnsi="Arial"/>
          <w:color w:val="000000"/>
          <w:sz w:val="24"/>
          <w:szCs w:val="24"/>
          <w:shd w:fill="FFFFFF" w:val="clear"/>
        </w:rPr>
        <w:t>The $http service is used to make and process Ajax requests, which are standard HTTP requests that are performed asynchronously.</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The first—and most common—is to use one of the convenience methods that the service defines, which I have described in the below table and which allows you to make requests using the most commonly needed HTTP methods. </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tbl>
      <w:tblPr>
        <w:tblW w:w="5000" w:type="pct"/>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15" w:type="dxa"/>
          <w:left w:w="27" w:type="dxa"/>
          <w:bottom w:w="15" w:type="dxa"/>
          <w:right w:w="15" w:type="dxa"/>
        </w:tblCellMar>
        <w:tblLook w:noVBand="1" w:val="04a0" w:noHBand="0" w:lastColumn="0" w:firstColumn="1" w:lastRow="0" w:firstRow="1"/>
      </w:tblPr>
      <w:tblGrid>
        <w:gridCol w:w="1445"/>
        <w:gridCol w:w="7914"/>
      </w:tblGrid>
      <w:tr>
        <w:trPr/>
        <w:tc>
          <w:tcPr>
            <w:tcW w:w="14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0" w:after="0"/>
              <w:rPr>
                <w:rFonts w:ascii="Arial" w:hAnsi="Arial" w:eastAsia="Times New Roman" w:cs="Arial"/>
                <w:color w:val="FFFFFF"/>
                <w:sz w:val="24"/>
                <w:szCs w:val="24"/>
              </w:rPr>
            </w:pPr>
            <w:r>
              <w:rPr>
                <w:rFonts w:eastAsia="Times New Roman" w:cs="Arial" w:ascii="Arial" w:hAnsi="Arial"/>
                <w:b/>
                <w:bCs/>
                <w:color w:val="000000"/>
                <w:sz w:val="24"/>
                <w:szCs w:val="24"/>
              </w:rPr>
              <w:t>Name</w:t>
            </w:r>
          </w:p>
        </w:tc>
        <w:tc>
          <w:tcPr>
            <w:tcW w:w="791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b/>
                <w:bCs/>
                <w:color w:val="000000"/>
                <w:sz w:val="24"/>
                <w:szCs w:val="24"/>
              </w:rPr>
              <w:t>Descriptions</w:t>
            </w:r>
          </w:p>
        </w:tc>
      </w:tr>
      <w:tr>
        <w:trPr/>
        <w:tc>
          <w:tcPr>
            <w:tcW w:w="14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get(url, config)</w:t>
            </w:r>
          </w:p>
        </w:tc>
        <w:tc>
          <w:tcPr>
            <w:tcW w:w="791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Performs a GET request for the specified URL.</w:t>
            </w:r>
          </w:p>
        </w:tc>
      </w:tr>
      <w:tr>
        <w:trPr/>
        <w:tc>
          <w:tcPr>
            <w:tcW w:w="14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post(url, data, config)</w:t>
            </w:r>
          </w:p>
        </w:tc>
        <w:tc>
          <w:tcPr>
            <w:tcW w:w="791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Performs a POST request to the specified URL to submit the specified data.</w:t>
            </w:r>
          </w:p>
        </w:tc>
      </w:tr>
      <w:tr>
        <w:trPr/>
        <w:tc>
          <w:tcPr>
            <w:tcW w:w="14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delete(url, config)</w:t>
            </w:r>
          </w:p>
        </w:tc>
        <w:tc>
          <w:tcPr>
            <w:tcW w:w="791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Performs a DELETE request to the specified URL.</w:t>
            </w:r>
          </w:p>
        </w:tc>
      </w:tr>
      <w:tr>
        <w:trPr/>
        <w:tc>
          <w:tcPr>
            <w:tcW w:w="14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put(url, data, config)</w:t>
            </w:r>
          </w:p>
        </w:tc>
        <w:tc>
          <w:tcPr>
            <w:tcW w:w="791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Performs a PUT request with the specified data and URL.</w:t>
            </w:r>
          </w:p>
        </w:tc>
      </w:tr>
      <w:tr>
        <w:trPr/>
        <w:tc>
          <w:tcPr>
            <w:tcW w:w="14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patch(url, data, config)</w:t>
            </w:r>
          </w:p>
        </w:tc>
        <w:tc>
          <w:tcPr>
            <w:tcW w:w="791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Performs a PATCH request with the specified data and URL.</w:t>
            </w:r>
          </w:p>
        </w:tc>
      </w:tr>
      <w:tr>
        <w:trPr/>
        <w:tc>
          <w:tcPr>
            <w:tcW w:w="14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head(url, config)</w:t>
            </w:r>
          </w:p>
        </w:tc>
        <w:tc>
          <w:tcPr>
            <w:tcW w:w="791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Performs a HEAD request to the specified URL.</w:t>
            </w:r>
          </w:p>
        </w:tc>
      </w:tr>
      <w:tr>
        <w:trPr/>
        <w:tc>
          <w:tcPr>
            <w:tcW w:w="144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jsonp(url, config)</w:t>
            </w:r>
          </w:p>
        </w:tc>
        <w:tc>
          <w:tcPr>
            <w:tcW w:w="791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Performs a GET request to obtain a fragment of JavaScript code that is then executed. JSONP, which stands for JSON with Padding, is a way of working around the limitations that browsers apply to where JavaScript code can be loaded from.</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The other way to make an Ajax request is to treat the $http service object as a function and pass in a configuration object.</w:t>
        <w:br/>
        <w:br/>
      </w:r>
      <w:r>
        <w:rPr>
          <w:rFonts w:eastAsia="Times New Roman" w:cs="Arial" w:ascii="Arial" w:hAnsi="Arial"/>
          <w:b/>
          <w:bCs/>
          <w:color w:val="000000"/>
          <w:sz w:val="24"/>
          <w:szCs w:val="24"/>
        </w:rPr>
        <w:t>Configuring Ajax Requests</w:t>
        <w:br/>
        <w:br/>
      </w:r>
      <w:r>
        <w:rPr>
          <w:rFonts w:eastAsia="Times New Roman" w:cs="Arial" w:ascii="Arial" w:hAnsi="Arial"/>
          <w:color w:val="000000"/>
          <w:sz w:val="24"/>
          <w:szCs w:val="24"/>
        </w:rPr>
        <w:t>The methods defined by the $http service all accept an optional argument of an object containing configuration settings. For most applications, the default configuration used for Ajax requests will be fine, but you can adjust the way the requests are made by defining properties on the configuration object corresponding to the below table.</w:t>
      </w:r>
    </w:p>
    <w:tbl>
      <w:tblPr>
        <w:tblW w:w="5000" w:type="pct"/>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15" w:type="dxa"/>
          <w:left w:w="27" w:type="dxa"/>
          <w:bottom w:w="15" w:type="dxa"/>
          <w:right w:w="15" w:type="dxa"/>
        </w:tblCellMar>
        <w:tblLook w:noVBand="1" w:val="04a0" w:noHBand="0" w:lastColumn="0" w:firstColumn="1" w:lastRow="0" w:firstRow="1"/>
      </w:tblPr>
      <w:tblGrid>
        <w:gridCol w:w="2118"/>
        <w:gridCol w:w="7241"/>
      </w:tblGrid>
      <w:tr>
        <w:trPr/>
        <w:tc>
          <w:tcPr>
            <w:tcW w:w="211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0" w:after="0"/>
              <w:rPr>
                <w:rFonts w:ascii="Arial" w:hAnsi="Arial" w:eastAsia="Times New Roman" w:cs="Arial"/>
                <w:color w:val="FFFFFF"/>
                <w:sz w:val="24"/>
                <w:szCs w:val="24"/>
              </w:rPr>
            </w:pPr>
            <w:r>
              <w:rPr>
                <w:rFonts w:eastAsia="Times New Roman" w:cs="Arial" w:ascii="Arial" w:hAnsi="Arial"/>
                <w:b/>
                <w:bCs/>
                <w:color w:val="000000"/>
                <w:sz w:val="24"/>
                <w:szCs w:val="24"/>
              </w:rPr>
              <w:t>Name</w:t>
            </w:r>
          </w:p>
        </w:tc>
        <w:tc>
          <w:tcPr>
            <w:tcW w:w="724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b/>
                <w:bCs/>
                <w:color w:val="000000"/>
                <w:sz w:val="24"/>
                <w:szCs w:val="24"/>
              </w:rPr>
              <w:t>Descriptions</w:t>
            </w:r>
          </w:p>
        </w:tc>
      </w:tr>
      <w:tr>
        <w:trPr/>
        <w:tc>
          <w:tcPr>
            <w:tcW w:w="211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data</w:t>
            </w:r>
          </w:p>
        </w:tc>
        <w:tc>
          <w:tcPr>
            <w:tcW w:w="724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Sets the data sent to the server. If you set this to an object, AngularJS will serialize it to the JSON format.</w:t>
            </w:r>
          </w:p>
        </w:tc>
      </w:tr>
      <w:tr>
        <w:trPr/>
        <w:tc>
          <w:tcPr>
            <w:tcW w:w="211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headers</w:t>
            </w:r>
          </w:p>
        </w:tc>
        <w:tc>
          <w:tcPr>
            <w:tcW w:w="724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Used to set request headers. Set headers to an object with properties whose names and values correspond to the headers and values you want to add to the request.</w:t>
            </w:r>
          </w:p>
        </w:tc>
      </w:tr>
      <w:tr>
        <w:trPr/>
        <w:tc>
          <w:tcPr>
            <w:tcW w:w="211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method</w:t>
            </w:r>
          </w:p>
        </w:tc>
        <w:tc>
          <w:tcPr>
            <w:tcW w:w="724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Sets the HTTP method used for the request.</w:t>
            </w:r>
          </w:p>
        </w:tc>
      </w:tr>
      <w:tr>
        <w:trPr/>
        <w:tc>
          <w:tcPr>
            <w:tcW w:w="211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params</w:t>
            </w:r>
          </w:p>
        </w:tc>
        <w:tc>
          <w:tcPr>
            <w:tcW w:w="724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Used to set the URL parameters. Set params to an object whose property names and values correspond to the parameters you want to include.</w:t>
            </w:r>
          </w:p>
        </w:tc>
      </w:tr>
      <w:tr>
        <w:trPr/>
        <w:tc>
          <w:tcPr>
            <w:tcW w:w="211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timeout</w:t>
            </w:r>
          </w:p>
        </w:tc>
        <w:tc>
          <w:tcPr>
            <w:tcW w:w="724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Specifies the number of milliseconds before the request expires. transformRequest Used to manipulate the request before it is sent to the server.</w:t>
            </w:r>
          </w:p>
        </w:tc>
      </w:tr>
      <w:tr>
        <w:trPr/>
        <w:tc>
          <w:tcPr>
            <w:tcW w:w="211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transformResponse</w:t>
            </w:r>
          </w:p>
        </w:tc>
        <w:tc>
          <w:tcPr>
            <w:tcW w:w="724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Used to manipulate the response when it arrives from the server</w:t>
            </w:r>
          </w:p>
        </w:tc>
      </w:tr>
      <w:tr>
        <w:trPr/>
        <w:tc>
          <w:tcPr>
            <w:tcW w:w="211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url</w:t>
            </w:r>
          </w:p>
        </w:tc>
        <w:tc>
          <w:tcPr>
            <w:tcW w:w="724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Sets the URL for the request.</w:t>
            </w:r>
          </w:p>
        </w:tc>
      </w:tr>
      <w:tr>
        <w:trPr/>
        <w:tc>
          <w:tcPr>
            <w:tcW w:w="211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withCredentials</w:t>
            </w:r>
          </w:p>
        </w:tc>
        <w:tc>
          <w:tcPr>
            <w:tcW w:w="724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When set to true, the withCredentials option on the underlying browser request object is enabled, which includes authentication cookies in the request.</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The most interesting configuration feature is the ability to transform the request and response through the aptly named transformRequest and transformResponse properties. AngularJS defines two built-in transformations; outgoing data is serialized into JSON, and incoming JSON data is parsed into JavaScript objects.</w:t>
        <w:br/>
        <w:br/>
      </w:r>
      <w:r>
        <w:rPr>
          <w:rFonts w:eastAsia="Times New Roman" w:cs="Arial" w:ascii="Arial" w:hAnsi="Arial"/>
          <w:b/>
          <w:bCs/>
          <w:color w:val="000000"/>
          <w:sz w:val="24"/>
          <w:szCs w:val="24"/>
        </w:rPr>
        <w:t>Html file code</w:t>
      </w:r>
    </w:p>
    <w:p>
      <w:pPr>
        <w:pStyle w:val="Normal"/>
        <w:numPr>
          <w:ilvl w:val="0"/>
          <w:numId w:val="17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ng-app="TestApp"&gt;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&lt;title&gt;AngularJS AJax &lt;/title&gt;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src="angular.js"&gt;&lt;/script&gt;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href="../../RefStyle/bootstrap.min.css" rel="stylesheet" /&gt;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src="app.js"&gt;&lt;/script&gt;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src="ajax_config.js"&gt;&lt;/script&gt;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 ng-controller="ajaxController"&gt;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 panel-default"&gt;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class="panel-body"&gt;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&lt;table class="table table-striped table-bordered"&gt;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&lt;thead&gt;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&lt;th&gt;Name&lt;/th&gt;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&lt;th&gt;Category&lt;/th&gt;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&lt;th&gt;Price&lt;/th&gt;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&lt;/thead&gt;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&lt;tbody&gt;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 ng-hide="products.length"&gt;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 colspan="4" class="text-center"&gt;No Data&lt;/td&gt;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 ng-repeat="item in products"&gt;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&lt;td&gt;{{item.Category}}&lt;/td&gt;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&lt;td&gt;{{item.Book}}&lt;/td&gt;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&lt;td&gt;{{item.Publishers}}&lt;/td&gt;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&lt;td&gt;{{item.price | currency}}&lt;/td&gt;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&lt;/tr&gt;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&lt;/tbody&gt;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&lt;/table&gt;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class="btn btn-primary" ng-click="loadData()"&gt;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Load Data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&lt;/button&gt;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class="btn btn-primary" ng-click="loadXMLData()"&gt;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Load Data (XML)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&lt;/button&gt;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7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7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17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t>AngularJS file code</w:t>
      </w:r>
    </w:p>
    <w:p>
      <w:pPr>
        <w:pStyle w:val="Normal"/>
        <w:numPr>
          <w:ilvl w:val="0"/>
          <w:numId w:val="17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testApp.controller("ajaxController", function($scope, $http)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$scope.loadData = function()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$http.get("data.json").success(function(data)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$scope.products = data;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$scope.loadXMLData = function()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config =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transformResponse: function(data, headers)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if ((headers("content-type") == "application/xml" || headers("content-type") == "text/xml") &amp;&amp; angular.isString(data)) {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products = [];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productElems = angular.element(data.trim()).find("product");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for (var i = 0; i &lt; productElems.length; i++)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product = productElems.eq(i);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products.push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Category: product.attr("Category"),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Book: product.attr("Book"),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Publishers: product.attr("Publishers"),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price: product.attr("price")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return products;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else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return data;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$http.get("data.xml", config).success(function(data)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$scope.products = data;  </w:t>
      </w:r>
    </w:p>
    <w:p>
      <w:pPr>
        <w:pStyle w:val="Normal"/>
        <w:numPr>
          <w:ilvl w:val="0"/>
          <w:numId w:val="17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8"/>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pPr>
      <w:r>
        <w:rPr>
          <w:rFonts w:eastAsia="Times New Roman" w:cs="Arial" w:ascii="Arial" w:hAnsi="Arial"/>
          <w:color w:val="000000"/>
          <w:sz w:val="24"/>
          <w:szCs w:val="24"/>
          <w:shd w:fill="FFFFFF" w:val="clear"/>
        </w:rPr>
        <w:t>Learn more here: </w:t>
      </w:r>
      <w:hyperlink r:id="rId100" w:tgtFrame="_blank">
        <w:r>
          <w:rPr>
            <w:rStyle w:val="ListLabel1949"/>
            <w:rFonts w:eastAsia="Times New Roman" w:cs="Arial" w:ascii="Arial" w:hAnsi="Arial"/>
            <w:color w:val="000000"/>
            <w:sz w:val="24"/>
            <w:szCs w:val="24"/>
            <w:shd w:fill="FFFFFF" w:val="clear"/>
          </w:rPr>
          <w:t>AngularJS From Beginning: Http Request or Ajax - Part Seven</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28: Why to use AngularJS Global Object services?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The main reason that AngularJS includes these services is to make testing easier, but an important facet of unit testing is the need to isolate a small piece of code and test its behavior without testing the components it depends on—in essence, creating a focused test. The DOM API exposes functionality through global objects such as document and window.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These objects make it hard to isolate code for unit testing without also testing the way that the browser implements its global objects. Using services such as $document allows AngularJS code to be written without directly using the DOM API global objects and allows the use of AngularJS testing services to configure specific test scenarios.</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The followings are the services that expose DOM API features.</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tbl>
      <w:tblPr>
        <w:tblW w:w="5000" w:type="pct"/>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15" w:type="dxa"/>
          <w:left w:w="27" w:type="dxa"/>
          <w:bottom w:w="15" w:type="dxa"/>
          <w:right w:w="15" w:type="dxa"/>
        </w:tblCellMar>
        <w:tblLook w:noVBand="1" w:val="04a0" w:noHBand="0" w:lastColumn="0" w:firstColumn="1" w:lastRow="0" w:firstRow="1"/>
      </w:tblPr>
      <w:tblGrid>
        <w:gridCol w:w="1531"/>
        <w:gridCol w:w="7828"/>
      </w:tblGrid>
      <w:tr>
        <w:trPr/>
        <w:tc>
          <w:tcPr>
            <w:tcW w:w="153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0" w:after="0"/>
              <w:rPr>
                <w:rFonts w:ascii="Arial" w:hAnsi="Arial" w:eastAsia="Times New Roman" w:cs="Arial"/>
                <w:color w:val="FFFFFF"/>
                <w:sz w:val="24"/>
                <w:szCs w:val="24"/>
              </w:rPr>
            </w:pPr>
            <w:r>
              <w:rPr>
                <w:rFonts w:eastAsia="Times New Roman" w:cs="Arial" w:ascii="Arial" w:hAnsi="Arial"/>
                <w:b/>
                <w:bCs/>
                <w:color w:val="000000"/>
                <w:sz w:val="24"/>
                <w:szCs w:val="24"/>
              </w:rPr>
              <w:t>Name</w:t>
            </w:r>
          </w:p>
        </w:tc>
        <w:tc>
          <w:tcPr>
            <w:tcW w:w="78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b/>
                <w:bCs/>
                <w:color w:val="000000"/>
                <w:sz w:val="24"/>
                <w:szCs w:val="24"/>
              </w:rPr>
              <w:t>Descriptions</w:t>
            </w:r>
          </w:p>
        </w:tc>
      </w:tr>
      <w:tr>
        <w:trPr/>
        <w:tc>
          <w:tcPr>
            <w:tcW w:w="153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$anchorScroll</w:t>
            </w:r>
          </w:p>
        </w:tc>
        <w:tc>
          <w:tcPr>
            <w:tcW w:w="78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Scrolls the browser window to a specified anchor</w:t>
            </w:r>
          </w:p>
        </w:tc>
      </w:tr>
      <w:tr>
        <w:trPr/>
        <w:tc>
          <w:tcPr>
            <w:tcW w:w="153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$document</w:t>
            </w:r>
          </w:p>
        </w:tc>
        <w:tc>
          <w:tcPr>
            <w:tcW w:w="78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Provides a jqLite object that contains the DOM window.document object</w:t>
            </w:r>
          </w:p>
        </w:tc>
      </w:tr>
      <w:tr>
        <w:trPr/>
        <w:tc>
          <w:tcPr>
            <w:tcW w:w="153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$interval</w:t>
            </w:r>
          </w:p>
        </w:tc>
        <w:tc>
          <w:tcPr>
            <w:tcW w:w="78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Provides an enhanced wrapper around the window.setInterval function</w:t>
            </w:r>
          </w:p>
        </w:tc>
      </w:tr>
      <w:tr>
        <w:trPr/>
        <w:tc>
          <w:tcPr>
            <w:tcW w:w="153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$location</w:t>
            </w:r>
          </w:p>
        </w:tc>
        <w:tc>
          <w:tcPr>
            <w:tcW w:w="78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Provides access to the URL</w:t>
            </w:r>
          </w:p>
        </w:tc>
      </w:tr>
      <w:tr>
        <w:trPr/>
        <w:tc>
          <w:tcPr>
            <w:tcW w:w="153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$log</w:t>
            </w:r>
          </w:p>
        </w:tc>
        <w:tc>
          <w:tcPr>
            <w:tcW w:w="78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Provides a wrapper around the console object</w:t>
            </w:r>
          </w:p>
        </w:tc>
      </w:tr>
      <w:tr>
        <w:trPr/>
        <w:tc>
          <w:tcPr>
            <w:tcW w:w="153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$timeout</w:t>
            </w:r>
          </w:p>
        </w:tc>
        <w:tc>
          <w:tcPr>
            <w:tcW w:w="78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Provides an enhanced wrapper around the window.setITimeout function</w:t>
            </w:r>
          </w:p>
        </w:tc>
      </w:tr>
      <w:tr>
        <w:trPr/>
        <w:tc>
          <w:tcPr>
            <w:tcW w:w="1531"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$window</w:t>
            </w:r>
          </w:p>
        </w:tc>
        <w:tc>
          <w:tcPr>
            <w:tcW w:w="7828"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0" w:after="0"/>
              <w:rPr>
                <w:rFonts w:ascii="Arial" w:hAnsi="Arial" w:eastAsia="Times New Roman" w:cs="Arial"/>
                <w:color w:val="333333"/>
                <w:sz w:val="24"/>
                <w:szCs w:val="24"/>
              </w:rPr>
            </w:pPr>
            <w:r>
              <w:rPr>
                <w:rFonts w:eastAsia="Times New Roman" w:cs="Arial" w:ascii="Arial" w:hAnsi="Arial"/>
                <w:color w:val="000000"/>
                <w:sz w:val="24"/>
                <w:szCs w:val="24"/>
              </w:rPr>
              <w:t>Provides a reference to the DOM window object</w:t>
            </w:r>
          </w:p>
        </w:tc>
      </w:tr>
    </w:tbl>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101" w:tgtFrame="_blank">
        <w:r>
          <w:rPr>
            <w:rStyle w:val="ListLabel1948"/>
            <w:rFonts w:eastAsia="Times New Roman" w:cs="Arial" w:ascii="Arial" w:hAnsi="Arial"/>
            <w:color w:val="000000"/>
            <w:sz w:val="24"/>
            <w:szCs w:val="24"/>
          </w:rPr>
          <w:t>AngularJS From Beginning: Global Object Service - Part Six</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29: When and Why to use and create Services?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r>
      <w:r>
        <w:rPr>
          <w:rFonts w:eastAsia="Times New Roman" w:cs="Arial" w:ascii="Arial" w:hAnsi="Arial"/>
          <w:color w:val="000000"/>
          <w:sz w:val="24"/>
          <w:szCs w:val="24"/>
          <w:shd w:fill="FFFFFF" w:val="clear"/>
        </w:rPr>
        <w:t>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Services are used to encapsulate functionality that we need to reuse in an application but don’t fit clearly into Model-View-Controller pattern as we discussed in the article. Services are mainly used for the purpose of cross cutting concerns. The AngularJS Module defines three methods for defining services : factory, service and provider. The result of using these methods is the same – a service object that provides functionality that can be used throughout the AngularJS application – but the way that the service object is created and managed by each method is slightly different. Below I mentioned the built in services of AngularJS.</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tbl>
      <w:tblPr>
        <w:tblW w:w="5000" w:type="pct"/>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15" w:type="dxa"/>
          <w:left w:w="27" w:type="dxa"/>
          <w:bottom w:w="15" w:type="dxa"/>
          <w:right w:w="15" w:type="dxa"/>
        </w:tblCellMar>
        <w:tblLook w:noVBand="1" w:val="04a0" w:noHBand="0" w:lastColumn="0" w:firstColumn="1" w:lastRow="0" w:firstRow="1"/>
      </w:tblPr>
      <w:tblGrid>
        <w:gridCol w:w="2025"/>
        <w:gridCol w:w="7334"/>
      </w:tblGrid>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b/>
                <w:bCs/>
                <w:color w:val="000000"/>
                <w:sz w:val="24"/>
                <w:szCs w:val="24"/>
              </w:rPr>
              <w:t>Name</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b/>
                <w:bCs/>
                <w:color w:val="000000"/>
                <w:sz w:val="24"/>
                <w:szCs w:val="24"/>
              </w:rPr>
              <w:t>Descriptions</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$anchorScroll</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Scrolls the browser window to a specified anchor</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$animate</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Animates the content transitions.</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$compile</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Processes an HTML fragment to create a function that can be used to generate content.</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$controller</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A wrapper around the $injector service that instantiates controllers</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$document</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a jqLite objects that contains the DOM window.documentobject.</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$exceptionHandler</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Handles exceptions that arise in the application.</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$filter</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access to filters</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$http</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Creates and manages Ajax requests</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$injector</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Creates instances of AngularJS components</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$interpolate</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Processes a string that contains binding expressions to create a function that can be used to</w:t>
              <w:br/>
              <w:t>generate content.</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$interval</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an enhanced wrapper around the window.setInterval function.</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$location</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a wrapper around the browser location object.</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$log</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a wrapper around the global console object.</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$parse</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Processes an expression to create a function that can be used togenerate content.</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Implements many of the methods that are exposed by Module.</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$q</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deferred objects/promises.</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$resource</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support for working with RESTful APIs.</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$rootElement</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access to the root element in the DOM.</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$rootScope</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access to the top of the scope hierarchy</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$route</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support for changing view content based on the browser’sURL path.</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$routeParams</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information about URL routes.</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$sanitize</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Replaces dangerous HTML characters with their display-safecounterparts.</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$swipe</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Recognizes swipe gestures.</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$timeout</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an enhanced wrapper around the window.setITimeout function.</w:t>
            </w:r>
          </w:p>
        </w:tc>
      </w:tr>
      <w:tr>
        <w:trPr/>
        <w:tc>
          <w:tcPr>
            <w:tcW w:w="2025"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$window</w:t>
            </w:r>
          </w:p>
        </w:tc>
        <w:tc>
          <w:tcPr>
            <w:tcW w:w="7334"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Provides a reference to the DOM window object.</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I will discuss about this built in service of AngularJS in a later article. The main focus of this article is what are the different ways to create custom services as per our requirement in AngularJS. </w:t>
        <w:br/>
        <w:br/>
      </w:r>
      <w:r>
        <w:rPr>
          <w:rFonts w:eastAsia="Times New Roman" w:cs="Arial" w:ascii="Arial" w:hAnsi="Arial"/>
          <w:b/>
          <w:bCs/>
          <w:color w:val="000000"/>
          <w:sz w:val="24"/>
          <w:szCs w:val="24"/>
        </w:rPr>
        <w:t>Using Factory method</w:t>
        <w:br/>
        <w:br/>
      </w:r>
      <w:r>
        <w:rPr>
          <w:rFonts w:eastAsia="Times New Roman" w:cs="Arial" w:ascii="Arial" w:hAnsi="Arial"/>
          <w:color w:val="000000"/>
          <w:sz w:val="24"/>
          <w:szCs w:val="24"/>
        </w:rPr>
        <w:t>The simplest method of defining a service is to use the Module.factory method, passing an argument, the name of the service and a factory function that returns the service objects. For doing this, we create three files as follows,</w:t>
        <w:br/>
        <w:br/>
      </w:r>
      <w:r>
        <w:rPr>
          <w:rFonts w:eastAsia="Times New Roman" w:cs="Arial" w:ascii="Arial" w:hAnsi="Arial"/>
          <w:b/>
          <w:bCs/>
          <w:color w:val="000000"/>
          <w:sz w:val="24"/>
          <w:szCs w:val="24"/>
        </w:rPr>
        <w:t>ServiceApp.Js</w:t>
      </w:r>
    </w:p>
    <w:p>
      <w:pPr>
        <w:pStyle w:val="Normal"/>
        <w:numPr>
          <w:ilvl w:val="0"/>
          <w:numId w:val="17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var serviceApp = angular.module('ServiceApp', []);  </w:t>
      </w:r>
    </w:p>
    <w:p>
      <w:pPr>
        <w:pStyle w:val="Normal"/>
        <w:numPr>
          <w:ilvl w:val="0"/>
          <w:numId w:val="1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7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serviceApp.factory("logService", function()   </w:t>
      </w:r>
    </w:p>
    <w:p>
      <w:pPr>
        <w:pStyle w:val="Normal"/>
        <w:numPr>
          <w:ilvl w:val="0"/>
          <w:numId w:val="1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7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messageCount = 0;  </w:t>
      </w:r>
    </w:p>
    <w:p>
      <w:pPr>
        <w:pStyle w:val="Normal"/>
        <w:numPr>
          <w:ilvl w:val="0"/>
          <w:numId w:val="1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return  </w:t>
      </w:r>
    </w:p>
    <w:p>
      <w:pPr>
        <w:pStyle w:val="Normal"/>
        <w:numPr>
          <w:ilvl w:val="0"/>
          <w:numId w:val="17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log: function(msg)  </w:t>
      </w:r>
    </w:p>
    <w:p>
      <w:pPr>
        <w:pStyle w:val="Normal"/>
        <w:numPr>
          <w:ilvl w:val="0"/>
          <w:numId w:val="17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console.log("(LOG + " + messageCount++ + ") " + msg);  </w:t>
      </w:r>
    </w:p>
    <w:p>
      <w:pPr>
        <w:pStyle w:val="Normal"/>
        <w:numPr>
          <w:ilvl w:val="0"/>
          <w:numId w:val="17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79"/>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In the above file, I first create an angular module named serviceApp for defining the factory service which creates log message on execution.</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App.js</w:t>
        <w:br/>
      </w:r>
    </w:p>
    <w:p>
      <w:pPr>
        <w:pStyle w:val="Normal"/>
        <w:numPr>
          <w:ilvl w:val="0"/>
          <w:numId w:val="180"/>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var testApp = angular.module('TestApp', ['ServiceApp']);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Now, I define another angualr module named testApp in which I inject the ServiceApp module. This testApp module will be used from html page for controller.</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Factory.html</w:t>
        <w:br/>
      </w:r>
    </w:p>
    <w:p>
      <w:pPr>
        <w:pStyle w:val="Normal"/>
        <w:numPr>
          <w:ilvl w:val="0"/>
          <w:numId w:val="18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18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ng-app="TestApp"&gt;  </w:t>
      </w:r>
    </w:p>
    <w:p>
      <w:pPr>
        <w:pStyle w:val="Normal"/>
        <w:numPr>
          <w:ilvl w:val="0"/>
          <w:numId w:val="18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18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&lt;title&gt;AngularJS Factory&lt;/title&gt;  </w:t>
      </w:r>
    </w:p>
    <w:p>
      <w:pPr>
        <w:pStyle w:val="Normal"/>
        <w:numPr>
          <w:ilvl w:val="0"/>
          <w:numId w:val="18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src="angular.js"&gt;&lt;/script&gt;  </w:t>
      </w:r>
    </w:p>
    <w:p>
      <w:pPr>
        <w:pStyle w:val="Normal"/>
        <w:numPr>
          <w:ilvl w:val="0"/>
          <w:numId w:val="18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href="../../RefStyle/bootstrap.min.css" rel="stylesheet" /&gt;  </w:t>
      </w:r>
    </w:p>
    <w:p>
      <w:pPr>
        <w:pStyle w:val="Normal"/>
        <w:numPr>
          <w:ilvl w:val="0"/>
          <w:numId w:val="18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src="serviceApp.js"&gt;&lt;/script&gt;  </w:t>
      </w:r>
    </w:p>
    <w:p>
      <w:pPr>
        <w:pStyle w:val="Normal"/>
        <w:numPr>
          <w:ilvl w:val="0"/>
          <w:numId w:val="18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src="app.js"&gt;&lt;/script&gt;  </w:t>
      </w:r>
    </w:p>
    <w:p>
      <w:pPr>
        <w:pStyle w:val="Normal"/>
        <w:numPr>
          <w:ilvl w:val="0"/>
          <w:numId w:val="18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src="Factory.js"&gt;&lt;/script&gt;  </w:t>
      </w:r>
    </w:p>
    <w:p>
      <w:pPr>
        <w:pStyle w:val="Normal"/>
        <w:numPr>
          <w:ilvl w:val="0"/>
          <w:numId w:val="18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18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 ng-controller="FactoryController"&gt;  </w:t>
      </w:r>
    </w:p>
    <w:p>
      <w:pPr>
        <w:pStyle w:val="Normal"/>
        <w:numPr>
          <w:ilvl w:val="0"/>
          <w:numId w:val="18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class="well"&gt;  </w:t>
      </w:r>
    </w:p>
    <w:p>
      <w:pPr>
        <w:pStyle w:val="Normal"/>
        <w:numPr>
          <w:ilvl w:val="0"/>
          <w:numId w:val="18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class="btn-group" tri-button counter="data.totalClicks" source="data.device"&gt;  </w:t>
      </w:r>
    </w:p>
    <w:p>
      <w:pPr>
        <w:pStyle w:val="Normal"/>
        <w:numPr>
          <w:ilvl w:val="0"/>
          <w:numId w:val="18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class="btn btn-default" ng-repeat="item in data.device"&gt;   </w:t>
      </w:r>
    </w:p>
    <w:p>
      <w:pPr>
        <w:pStyle w:val="Normal"/>
        <w:numPr>
          <w:ilvl w:val="0"/>
          <w:numId w:val="18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{{item}}   </w:t>
      </w:r>
    </w:p>
    <w:p>
      <w:pPr>
        <w:pStyle w:val="Normal"/>
        <w:numPr>
          <w:ilvl w:val="0"/>
          <w:numId w:val="18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&lt;/button&gt;  </w:t>
      </w:r>
    </w:p>
    <w:p>
      <w:pPr>
        <w:pStyle w:val="Normal"/>
        <w:numPr>
          <w:ilvl w:val="0"/>
          <w:numId w:val="18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8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&lt;h5&gt;Total Clicks: {{data.totalClicks}}&lt;/h5&gt;  </w:t>
      </w:r>
    </w:p>
    <w:p>
      <w:pPr>
        <w:pStyle w:val="Normal"/>
        <w:numPr>
          <w:ilvl w:val="0"/>
          <w:numId w:val="18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8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181"/>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t>Factory.js</w:t>
        <w:br/>
      </w:r>
    </w:p>
    <w:p>
      <w:pPr>
        <w:pStyle w:val="Normal"/>
        <w:numPr>
          <w:ilvl w:val="0"/>
          <w:numId w:val="18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testApp.controller('FactoryController', function($scope, logService)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$scope.data =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device: ["Mobile", "Laptops", "IPad"],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totalClicks: 0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$scope.$watch('data.totalClicks', function(newVal)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logService.log("Total click count: " + newVal);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testApp.directive("triButton", function(logService)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return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counter: "=counter"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link: function(scope, element, attrs)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element.on("click", function(event)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logService.log("Button click: " + event.target.innerText);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scope.$apply(function()\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scope.counter++;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pPr>
      <w:r>
        <w:rPr>
          <w:rFonts w:eastAsia="Times New Roman" w:cs="Arial" w:ascii="Arial" w:hAnsi="Arial"/>
          <w:color w:val="000000"/>
          <w:sz w:val="24"/>
          <w:szCs w:val="24"/>
          <w:shd w:fill="FFFFFF" w:val="clear"/>
        </w:rPr>
        <w:t>The output is as follows,</w:t>
      </w:r>
      <w:r>
        <w:rPr>
          <w:rFonts w:eastAsia="Times New Roman" w:cs="Arial" w:ascii="Arial" w:hAnsi="Arial"/>
          <w:color w:val="000000"/>
          <w:sz w:val="24"/>
          <w:szCs w:val="24"/>
        </w:rPr>
        <w:br/>
        <w:br/>
      </w:r>
      <w:r>
        <w:rPr/>
        <w:drawing>
          <wp:inline distT="0" distB="0" distL="0" distR="0">
            <wp:extent cx="3667125" cy="5000625"/>
            <wp:effectExtent l="0" t="0" r="0" b="0"/>
            <wp:docPr id="57" name="Picture 58"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descr="output"/>
                    <pic:cNvPicPr>
                      <a:picLocks noChangeAspect="1" noChangeArrowheads="1"/>
                    </pic:cNvPicPr>
                  </pic:nvPicPr>
                  <pic:blipFill>
                    <a:blip r:embed="rId102"/>
                    <a:stretch>
                      <a:fillRect/>
                    </a:stretch>
                  </pic:blipFill>
                  <pic:spPr bwMode="auto">
                    <a:xfrm>
                      <a:off x="0" y="0"/>
                      <a:ext cx="3667125" cy="500062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Learn more here: </w:t>
      </w:r>
      <w:hyperlink r:id="rId103" w:tgtFrame="_blank">
        <w:r>
          <w:rPr>
            <w:rStyle w:val="ListLabel1949"/>
            <w:rFonts w:eastAsia="Times New Roman" w:cs="Arial" w:ascii="Arial" w:hAnsi="Arial"/>
            <w:color w:val="000000"/>
            <w:sz w:val="24"/>
            <w:szCs w:val="24"/>
            <w:shd w:fill="FFFFFF" w:val="clear"/>
          </w:rPr>
          <w:t>Learn AngularJS From Beginning: Service - Part Three</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30: Explain Provider Method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The Module.provider method allows you to take more control over the way that a service object is created or configured. The arguments to the provider method are the name of the service that is being defined and a factory function. The factory function is required to return a provider object that defines a method called $get, which in turn is required to return the service object. When the service is required, AngularJS calls the factory method to get the provider object and then calls the $get method to get the service object. Using the provider method doesn’t change the way that services are consumed, which means that I don’t need to make any changes to the controller or directive in the example.</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The advantage of using the provider method is that you can add functionality to the provider method that can be used to configure the service object.</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To demonstrate this process, I again change the serviceapp.js file as below,</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8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var serviceApp = angular.module('ServiceApp', []);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serviceApp.provider("logService", function()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counter = true;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debug = true;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return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messageCounterEnabled: function(setting)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if (angular.isDefined(setting))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counter = setting;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return this;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else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return counter;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debugEnabled: function(setting)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if (angular.isDefined(setting))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debug = setting;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return this;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else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return debug;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$get: function()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return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messageCount: 0,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log: function(msg)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if (debug)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console.log("(LOG" + (counter ? " + " + this.messageCount++ + ") " : ") ") + msg);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3"/>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pPr>
      <w:r>
        <w:rPr>
          <w:rFonts w:eastAsia="Times New Roman" w:cs="Arial" w:ascii="Arial" w:hAnsi="Arial"/>
          <w:b/>
          <w:bCs/>
          <w:color w:val="000000"/>
          <w:sz w:val="24"/>
          <w:szCs w:val="24"/>
          <w:shd w:fill="FFFFFF" w:val="clear"/>
        </w:rPr>
        <w:t>Learn more here: </w:t>
      </w:r>
      <w:hyperlink r:id="rId104" w:tgtFrame="_blank">
        <w:r>
          <w:rPr>
            <w:rStyle w:val="ListLabel1949"/>
            <w:rFonts w:eastAsia="Times New Roman" w:cs="Arial" w:ascii="Arial" w:hAnsi="Arial"/>
            <w:color w:val="000000"/>
            <w:sz w:val="24"/>
            <w:szCs w:val="24"/>
            <w:shd w:fill="FFFFFF" w:val="clear"/>
          </w:rPr>
          <w:t>Learn AngularJS From Beginning: Service - Part Three</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31: What is event handling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 </w:t>
        <w:br/>
        <w:br/>
      </w:r>
      <w:r>
        <w:rPr>
          <w:rFonts w:eastAsia="Times New Roman" w:cs="Arial" w:ascii="Arial" w:hAnsi="Arial"/>
          <w:color w:val="000000"/>
          <w:sz w:val="24"/>
          <w:szCs w:val="24"/>
          <w:shd w:fill="FFFFFF" w:val="clear"/>
        </w:rPr>
        <w:t>When we want to create advanced AngularJS applications such as User Interaction Forms, then we need to handle DOM events like mouse clicks, moves, keyboard presses, change events and so on. AngularJS has a simple model for how to add event listeners. We can attach an event listener to an HTML element using one of the following AngularJS event listener directives.</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84"/>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ng-click</w:t>
      </w:r>
    </w:p>
    <w:p>
      <w:pPr>
        <w:pStyle w:val="Normal"/>
        <w:numPr>
          <w:ilvl w:val="0"/>
          <w:numId w:val="1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ng-dbl-click</w:t>
      </w:r>
    </w:p>
    <w:p>
      <w:pPr>
        <w:pStyle w:val="Normal"/>
        <w:numPr>
          <w:ilvl w:val="0"/>
          <w:numId w:val="1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ng-mousedown</w:t>
      </w:r>
    </w:p>
    <w:p>
      <w:pPr>
        <w:pStyle w:val="Normal"/>
        <w:numPr>
          <w:ilvl w:val="0"/>
          <w:numId w:val="1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ng-mouseup</w:t>
      </w:r>
    </w:p>
    <w:p>
      <w:pPr>
        <w:pStyle w:val="Normal"/>
        <w:numPr>
          <w:ilvl w:val="0"/>
          <w:numId w:val="1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ng-mouseenter</w:t>
      </w:r>
    </w:p>
    <w:p>
      <w:pPr>
        <w:pStyle w:val="Normal"/>
        <w:numPr>
          <w:ilvl w:val="0"/>
          <w:numId w:val="1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ng-mouseleave</w:t>
      </w:r>
    </w:p>
    <w:p>
      <w:pPr>
        <w:pStyle w:val="Normal"/>
        <w:numPr>
          <w:ilvl w:val="0"/>
          <w:numId w:val="1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ng-mousemove</w:t>
      </w:r>
    </w:p>
    <w:p>
      <w:pPr>
        <w:pStyle w:val="Normal"/>
        <w:numPr>
          <w:ilvl w:val="0"/>
          <w:numId w:val="1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ng-mouseover</w:t>
      </w:r>
    </w:p>
    <w:p>
      <w:pPr>
        <w:pStyle w:val="Normal"/>
        <w:numPr>
          <w:ilvl w:val="0"/>
          <w:numId w:val="1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ng-keydown</w:t>
      </w:r>
    </w:p>
    <w:p>
      <w:pPr>
        <w:pStyle w:val="Normal"/>
        <w:numPr>
          <w:ilvl w:val="0"/>
          <w:numId w:val="1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ng-keyup</w:t>
      </w:r>
    </w:p>
    <w:p>
      <w:pPr>
        <w:pStyle w:val="Normal"/>
        <w:numPr>
          <w:ilvl w:val="0"/>
          <w:numId w:val="184"/>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ng-keypress</w:t>
      </w:r>
    </w:p>
    <w:p>
      <w:pPr>
        <w:pStyle w:val="Normal"/>
        <w:numPr>
          <w:ilvl w:val="0"/>
          <w:numId w:val="184"/>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ng-change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Here is a simple AngularJS event listener directive example,</w:t>
      </w:r>
    </w:p>
    <w:p>
      <w:pPr>
        <w:pStyle w:val="Normal"/>
        <w:numPr>
          <w:ilvl w:val="0"/>
          <w:numId w:val="18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Layout = null;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&lt;meta name="viewport" content="width=device-width" /&gt;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&lt;title&gt;Acgular Event&lt;/title&gt;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src="~/Scripts/angular.js"&gt;&lt;/script&gt;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angular.module("myapp", [])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.controller("Controller1", function ($scope) {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$scope.myData = {};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$scope.myData.dvClick = function () {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alert("Div clicked");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 ng-app="myapp"&gt;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ng-controller="Controller1"&gt;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ng-click="myData.dvClick()"&gt;Click here&lt;/div&gt;  </w:t>
      </w:r>
    </w:p>
    <w:p>
      <w:pPr>
        <w:pStyle w:val="Normal"/>
        <w:numPr>
          <w:ilvl w:val="0"/>
          <w:numId w:val="18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8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185"/>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pPr>
      <w:r>
        <w:rPr>
          <w:rFonts w:eastAsia="Times New Roman" w:cs="Arial" w:ascii="Arial" w:hAnsi="Arial"/>
          <w:color w:val="000000"/>
          <w:sz w:val="24"/>
          <w:szCs w:val="24"/>
          <w:shd w:fill="FFFFFF" w:val="clear"/>
        </w:rPr>
        <w:t>When we click the text within the div, the myData.dvClick() function will be called. As you can see in the controller function, the myData object has a dvClick() function added to it. The event listener functions called are functions added to the $scope object by the controller function.</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Learn more here: </w:t>
      </w:r>
      <w:hyperlink r:id="rId105" w:tgtFrame="_blank">
        <w:r>
          <w:rPr>
            <w:rStyle w:val="ListLabel1949"/>
            <w:rFonts w:eastAsia="Times New Roman" w:cs="Arial" w:ascii="Arial" w:hAnsi="Arial"/>
            <w:color w:val="000000"/>
            <w:sz w:val="24"/>
            <w:szCs w:val="24"/>
            <w:shd w:fill="FFFFFF" w:val="clear"/>
          </w:rPr>
          <w:t>AngularJS Event Handling</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32: What are the top reasons why developers choose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AngularJS, an Open Source web application framework by Google, is widely used in building highly robust and scalable Single Page Applications (SPA). Single Page Applications are websites or web applications that encompass a single web page, rendering a seamless and immersive user experience. The framework is written in JavaScript, and allows using HTML as template language. It helps build rich and intuitive web applications, and also provides web developers the option to build client-side applications.</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High Performance</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AngularJS is a popular choice among web developers because of  ease of use and maintenance, intuitive features, robustness, and the efficiency to build new features. It is obvious that when a problem arises, developers are not ready to spend hours debugging it. At the same time, they should be able to make minor changes with much ease. AngularJS gives you the ease of maintenance. </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Effective Handling of Dependencies</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AngularJS does dependency injection extremely well. For Single Page Applications, Angular makes it extremely easy to organize things like dynamic loading and dependencies, and use them as required without worrying about “Did I spin up an instance?” or “What namespace does it live in?” Simply mention what you need, and Angular will get it for you and also manage the entire life-cycle of the objects.</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For testing, the framework allows you to segregate the app into logical modules that may have dependencies on each other, but are separately initialized. This helps to take a tactical approach towards testing as it provides only the modules that you need. Now, since the dependencies are injected, you can have an existing service like Angular $HTTP and swap it easily with $httpBackend mock for effective testing.</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DOM has Markup in AngularJS</w:t>
        <w:br/>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In most client-side JavaScript frameworks, the temples operate in something like this way,</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8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000000"/>
          <w:sz w:val="24"/>
          <w:szCs w:val="24"/>
        </w:rPr>
        <w:t>Template with markup -&gt; framework template engine -&gt; HTML -&gt; DOM</w:t>
        <w:br/>
        <w:br/>
      </w:r>
      <w:r>
        <w:rPr>
          <w:rFonts w:eastAsia="Times New Roman" w:cs="Arial" w:ascii="Arial" w:hAnsi="Arial"/>
          <w:color w:val="000000"/>
          <w:sz w:val="24"/>
          <w:szCs w:val="24"/>
        </w:rPr>
        <w:t>However, in AngularJS, the markup is directly put into the HTML document and flow looks something like this,</w:t>
        <w:br/>
      </w:r>
    </w:p>
    <w:p>
      <w:pPr>
        <w:pStyle w:val="Normal"/>
        <w:numPr>
          <w:ilvl w:val="0"/>
          <w:numId w:val="18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000000"/>
          <w:sz w:val="24"/>
          <w:szCs w:val="24"/>
        </w:rPr>
        <w:t>HTML with Angular markup -&gt; DOM -&gt; Angular Template Engine</w:t>
        <w:br/>
        <w:br/>
      </w:r>
      <w:r>
        <w:rPr>
          <w:rFonts w:eastAsia="Times New Roman" w:cs="Arial" w:ascii="Arial" w:hAnsi="Arial"/>
          <w:color w:val="000000"/>
          <w:sz w:val="24"/>
          <w:szCs w:val="24"/>
        </w:rPr>
        <w:t>The framework evaluates the markup only when HTML has been loaded into DOM.</w:t>
      </w:r>
    </w:p>
    <w:p>
      <w:pPr>
        <w:pStyle w:val="Normal"/>
        <w:shd w:val="clear" w:color="auto" w:fill="FFFFFF"/>
        <w:spacing w:lineRule="auto" w:line="240" w:before="240" w:after="240"/>
        <w:rPr/>
      </w:pPr>
      <w:r>
        <w:rPr>
          <w:rFonts w:eastAsia="Times New Roman" w:cs="Arial" w:ascii="Arial" w:hAnsi="Arial"/>
          <w:color w:val="000000"/>
          <w:sz w:val="24"/>
          <w:szCs w:val="24"/>
        </w:rPr>
        <w:t>This has three major benefits – simplicity, integration with existing apps, and extensibility. You can work with AngularJS in basic HTML documents from a local file system. Additionally, it allows you to build custom attributes and elements that can extend the basic HTML vocabulary.</w:t>
        <w:br/>
        <w:br/>
      </w:r>
      <w:r>
        <w:rPr>
          <w:rFonts w:eastAsia="Times New Roman" w:cs="Arial" w:ascii="Arial" w:hAnsi="Arial"/>
          <w:b/>
          <w:bCs/>
          <w:color w:val="000000"/>
          <w:sz w:val="24"/>
          <w:szCs w:val="24"/>
        </w:rPr>
        <w:t>Learn more here: </w:t>
      </w:r>
      <w:hyperlink r:id="rId106" w:tgtFrame="_blank">
        <w:r>
          <w:rPr>
            <w:rStyle w:val="ListLabel1948"/>
            <w:rFonts w:eastAsia="Times New Roman" w:cs="Arial" w:ascii="Arial" w:hAnsi="Arial"/>
            <w:color w:val="000000"/>
            <w:sz w:val="24"/>
            <w:szCs w:val="24"/>
          </w:rPr>
          <w:t>Top Reasons Why Web Developers Choose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33: Explain $routeProvider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br/>
        <w:br/>
      </w:r>
      <w:r>
        <w:rPr>
          <w:rFonts w:eastAsia="Times New Roman" w:cs="Arial" w:ascii="Arial" w:hAnsi="Arial"/>
          <w:color w:val="000000"/>
          <w:sz w:val="24"/>
          <w:szCs w:val="24"/>
          <w:shd w:fill="FFFFFF" w:val="clear"/>
        </w:rPr>
        <w:t>The $routeProvider is used to set the configuration of urls and map them with the corresponding html page or ng-template and also attach a controller. Routing in AngularJS is taken care of by a service provide that is called $routeProvider. Routes for templates and urls in Angular are declared via the$routeProvider, that is the provider of the $route service. This service makes it easy to wire together controllers, view templates, and the current URL location in the browser.</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We can use config() method of “myApp” module to configure $routeProvider. The when method of$routeProvideris used to bind the url with a template. This method takes a url(i.e. “/viewDelhi”) that will map with a template (i.e. delhi.htm) using the templateUrl parameter. The when method also binds a controller for templates using the controller parameter (i.e. controller: 'AddDelhi'), otherwise the method is used to set the default view.</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Example</w:t>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18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mainApp.config(['$routeProvider', function($routeProvider)  </w:t>
      </w:r>
    </w:p>
    <w:p>
      <w:pPr>
        <w:pStyle w:val="Normal"/>
        <w:numPr>
          <w:ilvl w:val="0"/>
          <w:numId w:val="18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8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$routeProvider.  </w:t>
      </w:r>
    </w:p>
    <w:p>
      <w:pPr>
        <w:pStyle w:val="Normal"/>
        <w:numPr>
          <w:ilvl w:val="0"/>
          <w:numId w:val="18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when('/viewDelhi',   </w:t>
      </w:r>
    </w:p>
    <w:p>
      <w:pPr>
        <w:pStyle w:val="Normal"/>
        <w:numPr>
          <w:ilvl w:val="0"/>
          <w:numId w:val="18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templateUrl: 'delhi',  </w:t>
      </w:r>
    </w:p>
    <w:p>
      <w:pPr>
        <w:pStyle w:val="Normal"/>
        <w:numPr>
          <w:ilvl w:val="0"/>
          <w:numId w:val="18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controller: 'AddDelhi'  </w:t>
      </w:r>
    </w:p>
    <w:p>
      <w:pPr>
        <w:pStyle w:val="Normal"/>
        <w:numPr>
          <w:ilvl w:val="0"/>
          <w:numId w:val="18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when('/viewMumbai',   </w:t>
      </w:r>
    </w:p>
    <w:p>
      <w:pPr>
        <w:pStyle w:val="Normal"/>
        <w:numPr>
          <w:ilvl w:val="0"/>
          <w:numId w:val="18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templateUrl: 'mumbai',  </w:t>
      </w:r>
    </w:p>
    <w:p>
      <w:pPr>
        <w:pStyle w:val="Normal"/>
        <w:numPr>
          <w:ilvl w:val="0"/>
          <w:numId w:val="18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controller: 'AddMumbai'  </w:t>
      </w:r>
    </w:p>
    <w:p>
      <w:pPr>
        <w:pStyle w:val="Normal"/>
        <w:numPr>
          <w:ilvl w:val="0"/>
          <w:numId w:val="18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when('/viewJaipur',   </w:t>
      </w:r>
    </w:p>
    <w:p>
      <w:pPr>
        <w:pStyle w:val="Normal"/>
        <w:numPr>
          <w:ilvl w:val="0"/>
          <w:numId w:val="18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templateUrl: 'jaipur',  </w:t>
      </w:r>
    </w:p>
    <w:p>
      <w:pPr>
        <w:pStyle w:val="Normal"/>
        <w:numPr>
          <w:ilvl w:val="0"/>
          <w:numId w:val="18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controller: 'AddJaipur'  </w:t>
      </w:r>
    </w:p>
    <w:p>
      <w:pPr>
        <w:pStyle w:val="Normal"/>
        <w:numPr>
          <w:ilvl w:val="0"/>
          <w:numId w:val="18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otherwise  </w:t>
      </w:r>
    </w:p>
    <w:p>
      <w:pPr>
        <w:pStyle w:val="Normal"/>
        <w:numPr>
          <w:ilvl w:val="0"/>
          <w:numId w:val="18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redirectTo: '/viewDelhi'  </w:t>
      </w:r>
    </w:p>
    <w:p>
      <w:pPr>
        <w:pStyle w:val="Normal"/>
        <w:numPr>
          <w:ilvl w:val="0"/>
          <w:numId w:val="18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87"/>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Learn more here: </w:t>
      </w:r>
      <w:r>
        <w:rPr>
          <w:rFonts w:eastAsia="Times New Roman" w:cs="Arial" w:ascii="Arial" w:hAnsi="Arial"/>
          <w:color w:val="000000"/>
          <w:sz w:val="24"/>
          <w:szCs w:val="24"/>
        </w:rPr>
        <w:t>AngularJS View And Routing</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34: What are the attributes can be used during creation of a new AngularJS Directives?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The following attributes can be used during creation of a new AngularJS Directives, </w:t>
      </w:r>
    </w:p>
    <w:p>
      <w:pPr>
        <w:pStyle w:val="Normal"/>
        <w:numPr>
          <w:ilvl w:val="0"/>
          <w:numId w:val="188"/>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b/>
          <w:bCs/>
          <w:color w:val="000000"/>
          <w:sz w:val="24"/>
          <w:szCs w:val="24"/>
        </w:rPr>
        <w:t>Restrict</w:t>
        <w:br/>
      </w:r>
      <w:r>
        <w:rPr>
          <w:rFonts w:eastAsia="Times New Roman" w:cs="Arial" w:ascii="Arial" w:hAnsi="Arial"/>
          <w:color w:val="000000"/>
          <w:sz w:val="24"/>
          <w:szCs w:val="24"/>
        </w:rPr>
        <w:br/>
        <w:t>The restrict attribute is how AngularJS triggers the directive inside a template. The default value of the restrict option is “A”. The value of “A” causes the directives to be triggered on the attribute name. Other than “A”, restrict option has “E” (only match element name), “C” (only match class name) and “M” (only match the comment name) or any combination among four options.</w:t>
        <w:br/>
      </w:r>
    </w:p>
    <w:p>
      <w:pPr>
        <w:pStyle w:val="Normal"/>
        <w:numPr>
          <w:ilvl w:val="0"/>
          <w:numId w:val="1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TemplateUrl</w:t>
        <w:br/>
      </w:r>
      <w:r>
        <w:rPr>
          <w:rFonts w:eastAsia="Times New Roman" w:cs="Arial" w:ascii="Arial" w:hAnsi="Arial"/>
          <w:color w:val="000000"/>
          <w:sz w:val="24"/>
          <w:szCs w:val="24"/>
        </w:rPr>
        <w:br/>
        <w:t>The templateUrl attribute tells the AngularJS HTML compiler to replace custom directive inside a template with HTML content located inside a separate file. The link-Menu (say, our custom directive name) attribute will be replaced with the content of our original menu template file.</w:t>
        <w:br/>
      </w:r>
    </w:p>
    <w:p>
      <w:pPr>
        <w:pStyle w:val="Normal"/>
        <w:numPr>
          <w:ilvl w:val="0"/>
          <w:numId w:val="1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Template</w:t>
        <w:br/>
        <w:br/>
      </w:r>
      <w:r>
        <w:rPr>
          <w:rFonts w:eastAsia="Times New Roman" w:cs="Arial" w:ascii="Arial" w:hAnsi="Arial"/>
          <w:color w:val="000000"/>
          <w:sz w:val="24"/>
          <w:szCs w:val="24"/>
        </w:rPr>
        <w:t>Specify an inline template as a string. Not used if you’re specifying your template as a URL.</w:t>
        <w:br/>
      </w:r>
    </w:p>
    <w:p>
      <w:pPr>
        <w:pStyle w:val="Normal"/>
        <w:numPr>
          <w:ilvl w:val="0"/>
          <w:numId w:val="1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Replace </w:t>
        <w:br/>
        <w:br/>
      </w:r>
      <w:r>
        <w:rPr>
          <w:rFonts w:eastAsia="Times New Roman" w:cs="Arial" w:ascii="Arial" w:hAnsi="Arial"/>
          <w:color w:val="000000"/>
          <w:sz w:val="24"/>
          <w:szCs w:val="24"/>
        </w:rPr>
        <w:t>If true, replace the current element. If false or unspecified, append this directive to the current element.</w:t>
        <w:br/>
      </w:r>
    </w:p>
    <w:p>
      <w:pPr>
        <w:pStyle w:val="Normal"/>
        <w:numPr>
          <w:ilvl w:val="0"/>
          <w:numId w:val="1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Transclude </w:t>
        <w:br/>
        <w:br/>
      </w:r>
      <w:r>
        <w:rPr>
          <w:rFonts w:eastAsia="Times New Roman" w:cs="Arial" w:ascii="Arial" w:hAnsi="Arial"/>
          <w:color w:val="000000"/>
          <w:sz w:val="24"/>
          <w:szCs w:val="24"/>
        </w:rPr>
        <w:t>Lets you move the original children of a directive to a location inside the new template.</w:t>
        <w:br/>
      </w:r>
    </w:p>
    <w:p>
      <w:pPr>
        <w:pStyle w:val="Normal"/>
        <w:numPr>
          <w:ilvl w:val="0"/>
          <w:numId w:val="1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Scope </w:t>
        <w:br/>
        <w:br/>
      </w:r>
      <w:r>
        <w:rPr>
          <w:rFonts w:eastAsia="Times New Roman" w:cs="Arial" w:ascii="Arial" w:hAnsi="Arial"/>
          <w:color w:val="000000"/>
          <w:sz w:val="24"/>
          <w:szCs w:val="24"/>
        </w:rPr>
        <w:t>Create a new scope for this directive rather than inheriting the parent scope.</w:t>
        <w:br/>
      </w:r>
    </w:p>
    <w:p>
      <w:pPr>
        <w:pStyle w:val="Normal"/>
        <w:numPr>
          <w:ilvl w:val="0"/>
          <w:numId w:val="1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Controller</w:t>
        <w:br/>
        <w:br/>
      </w:r>
      <w:r>
        <w:rPr>
          <w:rFonts w:eastAsia="Times New Roman" w:cs="Arial" w:ascii="Arial" w:hAnsi="Arial"/>
          <w:color w:val="000000"/>
          <w:sz w:val="24"/>
          <w:szCs w:val="24"/>
        </w:rPr>
        <w:t>Create a controller which publishes an API for communicating across directives.</w:t>
        <w:br/>
      </w:r>
    </w:p>
    <w:p>
      <w:pPr>
        <w:pStyle w:val="Normal"/>
        <w:numPr>
          <w:ilvl w:val="0"/>
          <w:numId w:val="1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Require</w:t>
        <w:br/>
        <w:br/>
      </w:r>
      <w:r>
        <w:rPr>
          <w:rFonts w:eastAsia="Times New Roman" w:cs="Arial" w:ascii="Arial" w:hAnsi="Arial"/>
          <w:color w:val="000000"/>
          <w:sz w:val="24"/>
          <w:szCs w:val="24"/>
        </w:rPr>
        <w:t>Require that another directive be present for this directive to function correctly.</w:t>
        <w:br/>
      </w:r>
    </w:p>
    <w:p>
      <w:pPr>
        <w:pStyle w:val="Normal"/>
        <w:numPr>
          <w:ilvl w:val="0"/>
          <w:numId w:val="188"/>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Link</w:t>
        <w:br/>
        <w:br/>
      </w:r>
      <w:r>
        <w:rPr>
          <w:rFonts w:eastAsia="Times New Roman" w:cs="Arial" w:ascii="Arial" w:hAnsi="Arial"/>
          <w:color w:val="000000"/>
          <w:sz w:val="24"/>
          <w:szCs w:val="24"/>
        </w:rPr>
        <w:t>Programmatically modify resulting DOM element instances, add event listeners, and set up data binding.</w:t>
        <w:br/>
      </w:r>
    </w:p>
    <w:p>
      <w:pPr>
        <w:pStyle w:val="Normal"/>
        <w:numPr>
          <w:ilvl w:val="0"/>
          <w:numId w:val="188"/>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b/>
          <w:bCs/>
          <w:color w:val="000000"/>
          <w:sz w:val="24"/>
          <w:szCs w:val="24"/>
        </w:rPr>
        <w:t>Compile </w:t>
        <w:br/>
      </w:r>
      <w:r>
        <w:rPr>
          <w:rFonts w:eastAsia="Times New Roman" w:cs="Arial" w:ascii="Arial" w:hAnsi="Arial"/>
          <w:color w:val="000000"/>
          <w:sz w:val="24"/>
          <w:szCs w:val="24"/>
        </w:rPr>
        <w:br/>
        <w:t>Programmatically modify the DOM template for features across copies of a directive, as when used in other directives. Your compile function can also return link functions to modify the resulting element instances.</w:t>
      </w:r>
    </w:p>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107" w:tgtFrame="_blank">
        <w:r>
          <w:rPr>
            <w:rStyle w:val="ListLabel1948"/>
            <w:rFonts w:eastAsia="Times New Roman" w:cs="Arial" w:ascii="Arial" w:hAnsi="Arial"/>
            <w:color w:val="000000"/>
            <w:sz w:val="24"/>
            <w:szCs w:val="24"/>
          </w:rPr>
          <w:t>AngularJS From Beginning: Directive - Part Four</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35: What are the different types of Directives in AngularJS?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br/>
        <w:t>Answer</w:t>
        <w:br/>
        <w:br/>
      </w:r>
      <w:r>
        <w:rPr>
          <w:rFonts w:eastAsia="Times New Roman" w:cs="Arial" w:ascii="Arial" w:hAnsi="Arial"/>
          <w:color w:val="000000"/>
          <w:sz w:val="24"/>
          <w:szCs w:val="24"/>
        </w:rPr>
        <w:t>Directives are one of the most important components of AngularJS application. They are extended HTML attributes. In other words, directives are something that introduces new syntax. They are markers on the DOM element which provides some special behavior to DOM elements and tell AngularJS's HTML compiler to attach. </w:t>
        <w:br/>
        <w:br/>
        <w:t>Their are many built in directives such as ng-model, ng-repeat, ng-show, ng-bind etc. All these directives provide special behavior to DOM elements. For example, ng-show directive conditionally shows an element, ng-click directive adds click events to the element; ng-app directive initializes an AngularJS application, etc.</w:t>
        <w:br/>
        <w:br/>
      </w:r>
      <w:r>
        <w:rPr>
          <w:rFonts w:eastAsia="Times New Roman" w:cs="Arial" w:ascii="Arial" w:hAnsi="Arial"/>
          <w:b/>
          <w:bCs/>
          <w:color w:val="000000"/>
          <w:sz w:val="24"/>
          <w:szCs w:val="24"/>
        </w:rPr>
        <w:t>Types of Directives</w:t>
        <w:br/>
      </w:r>
      <w:r>
        <w:rPr>
          <w:rFonts w:eastAsia="Times New Roman" w:cs="Arial" w:ascii="Arial" w:hAnsi="Arial"/>
          <w:color w:val="000000"/>
          <w:sz w:val="24"/>
          <w:szCs w:val="24"/>
        </w:rPr>
        <w:br/>
        <w:t>Type of directive determines how they are used. We can implement directives in the following ways,</w:t>
      </w:r>
    </w:p>
    <w:p>
      <w:pPr>
        <w:pStyle w:val="Normal"/>
        <w:numPr>
          <w:ilvl w:val="0"/>
          <w:numId w:val="189"/>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i/>
          <w:iCs/>
          <w:color w:val="000000"/>
          <w:sz w:val="24"/>
          <w:szCs w:val="24"/>
        </w:rPr>
        <w:t>Attribute directives</w:t>
      </w:r>
      <w:r>
        <w:rPr>
          <w:rFonts w:eastAsia="Times New Roman" w:cs="Arial" w:ascii="Arial" w:hAnsi="Arial"/>
          <w:color w:val="000000"/>
          <w:sz w:val="24"/>
          <w:szCs w:val="24"/>
        </w:rPr>
        <w:t> Directive is active when matching attribute is found.</w:t>
        <w:br/>
        <w:br/>
      </w:r>
      <w:r>
        <w:rPr>
          <w:rFonts w:eastAsia="Times New Roman" w:cs="Arial" w:ascii="Arial" w:hAnsi="Arial"/>
          <w:b/>
          <w:bCs/>
          <w:color w:val="000000"/>
          <w:sz w:val="24"/>
          <w:szCs w:val="24"/>
        </w:rPr>
        <w:t>Example</w:t>
      </w:r>
    </w:p>
    <w:p>
      <w:pPr>
        <w:pStyle w:val="Normal"/>
        <w:numPr>
          <w:ilvl w:val="1"/>
          <w:numId w:val="18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&lt;input type="text" numeric /&gt;   </w:t>
      </w:r>
    </w:p>
    <w:p>
      <w:pPr>
        <w:pStyle w:val="Normal"/>
        <w:numPr>
          <w:ilvl w:val="0"/>
          <w:numId w:val="189"/>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i/>
          <w:iCs/>
          <w:color w:val="000000"/>
          <w:sz w:val="24"/>
          <w:szCs w:val="24"/>
        </w:rPr>
        <w:t>Element directives</w:t>
      </w:r>
      <w:r>
        <w:rPr>
          <w:rFonts w:eastAsia="Times New Roman" w:cs="Arial" w:ascii="Arial" w:hAnsi="Arial"/>
          <w:color w:val="000000"/>
          <w:sz w:val="24"/>
          <w:szCs w:val="24"/>
        </w:rPr>
        <w:t> Directive is active when matching element is found.</w:t>
        <w:br/>
        <w:br/>
      </w:r>
      <w:r>
        <w:rPr>
          <w:rFonts w:eastAsia="Times New Roman" w:cs="Arial" w:ascii="Arial" w:hAnsi="Arial"/>
          <w:b/>
          <w:bCs/>
          <w:color w:val="000000"/>
          <w:sz w:val="24"/>
          <w:szCs w:val="24"/>
        </w:rPr>
        <w:t>Example</w:t>
      </w:r>
    </w:p>
    <w:p>
      <w:pPr>
        <w:pStyle w:val="Normal"/>
        <w:numPr>
          <w:ilvl w:val="1"/>
          <w:numId w:val="19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&lt;numeric-Textbox id = "txtAge" /&gt;   </w:t>
      </w:r>
    </w:p>
    <w:p>
      <w:pPr>
        <w:pStyle w:val="Normal"/>
        <w:numPr>
          <w:ilvl w:val="0"/>
          <w:numId w:val="19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i/>
          <w:iCs/>
          <w:color w:val="000000"/>
          <w:sz w:val="24"/>
          <w:szCs w:val="24"/>
        </w:rPr>
        <w:t>Component directives</w:t>
      </w:r>
      <w:r>
        <w:rPr>
          <w:rFonts w:eastAsia="Times New Roman" w:cs="Arial" w:ascii="Arial" w:hAnsi="Arial"/>
          <w:color w:val="000000"/>
          <w:sz w:val="24"/>
          <w:szCs w:val="24"/>
        </w:rPr>
        <w:t> Directive is active when matching component is found.</w:t>
        <w:br/>
        <w:br/>
      </w:r>
      <w:r>
        <w:rPr>
          <w:rFonts w:eastAsia="Times New Roman" w:cs="Arial" w:ascii="Arial" w:hAnsi="Arial"/>
          <w:b/>
          <w:bCs/>
          <w:color w:val="000000"/>
          <w:sz w:val="24"/>
          <w:szCs w:val="24"/>
        </w:rPr>
        <w:t>Example</w:t>
      </w:r>
    </w:p>
    <w:p>
      <w:pPr>
        <w:pStyle w:val="Normal"/>
        <w:numPr>
          <w:ilvl w:val="1"/>
          <w:numId w:val="19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 directive: numeric-Textbox exp --&gt;   </w:t>
      </w:r>
    </w:p>
    <w:p>
      <w:pPr>
        <w:pStyle w:val="Normal"/>
        <w:numPr>
          <w:ilvl w:val="0"/>
          <w:numId w:val="191"/>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i/>
          <w:iCs/>
          <w:color w:val="000000"/>
          <w:sz w:val="24"/>
          <w:szCs w:val="24"/>
        </w:rPr>
        <w:t>CSS class directives</w:t>
      </w:r>
      <w:r>
        <w:rPr>
          <w:rFonts w:eastAsia="Times New Roman" w:cs="Arial" w:ascii="Arial" w:hAnsi="Arial"/>
          <w:color w:val="000000"/>
          <w:sz w:val="24"/>
          <w:szCs w:val="24"/>
        </w:rPr>
        <w:t> Directive is active when matching CSS style is found.</w:t>
        <w:br/>
        <w:br/>
      </w:r>
      <w:r>
        <w:rPr>
          <w:rFonts w:eastAsia="Times New Roman" w:cs="Arial" w:ascii="Arial" w:hAnsi="Arial"/>
          <w:b/>
          <w:bCs/>
          <w:color w:val="000000"/>
          <w:sz w:val="24"/>
          <w:szCs w:val="24"/>
        </w:rPr>
        <w:t>Example</w:t>
      </w:r>
    </w:p>
    <w:p>
      <w:pPr>
        <w:pStyle w:val="Normal"/>
        <w:numPr>
          <w:ilvl w:val="1"/>
          <w:numId w:val="192"/>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&lt;input type="text" class=" numeric "/&gt;  </w:t>
      </w:r>
    </w:p>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108" w:tgtFrame="_blank">
        <w:r>
          <w:rPr>
            <w:rStyle w:val="ListLabel1948"/>
            <w:rFonts w:eastAsia="Times New Roman" w:cs="Arial" w:ascii="Arial" w:hAnsi="Arial"/>
            <w:color w:val="000000"/>
            <w:sz w:val="24"/>
            <w:szCs w:val="24"/>
          </w:rPr>
          <w:t>Directives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36: What are compile &amp; link options in Custom Directives?</w:t>
      </w:r>
    </w:p>
    <w:p>
      <w:pPr>
        <w:pStyle w:val="Normal"/>
        <w:shd w:val="clear" w:color="auto" w:fill="FFFFFF"/>
        <w:spacing w:lineRule="auto" w:line="240" w:before="0" w:after="0"/>
        <w:rPr/>
      </w:pPr>
      <w:r>
        <w:rPr>
          <w:rFonts w:eastAsia="Times New Roman" w:cs="Arial" w:ascii="Arial" w:hAnsi="Arial"/>
          <w:color w:val="000000"/>
          <w:sz w:val="24"/>
          <w:szCs w:val="24"/>
        </w:rPr>
        <w:br/>
      </w:r>
      <w:r>
        <w:rPr>
          <w:rFonts w:eastAsia="Times New Roman" w:cs="Arial" w:ascii="Arial" w:hAnsi="Arial"/>
          <w:b/>
          <w:bCs/>
          <w:color w:val="000000"/>
          <w:sz w:val="24"/>
          <w:szCs w:val="24"/>
        </w:rPr>
        <w:t>Answer</w:t>
        <w:br/>
        <w:br/>
      </w:r>
      <w:r>
        <w:rPr>
          <w:rFonts w:eastAsia="Times New Roman" w:cs="Arial" w:ascii="Arial" w:hAnsi="Arial"/>
          <w:color w:val="000000"/>
          <w:sz w:val="24"/>
          <w:szCs w:val="24"/>
        </w:rPr>
        <w:t>Understanding the compile vs. link option is one of the more advanced topics across AngularJS, and it gives us a feel for how Angular actually works. Out of both the functions the link function is used very often. Basically both are mutually exclusive; i.e,. if both the options are set then compile will overwrite the link functions defined. The concept of compile and link comes from C language, where you first compile the code and then link it to actually execute it. The process is very much similar in AngularJS as well.</w:t>
        <w:br/>
        <w:br/>
      </w:r>
      <w:r>
        <w:rPr>
          <w:rFonts w:eastAsia="Times New Roman" w:cs="Arial" w:ascii="Arial" w:hAnsi="Arial"/>
          <w:b/>
          <w:bCs/>
          <w:color w:val="000000"/>
          <w:sz w:val="24"/>
          <w:szCs w:val="24"/>
        </w:rPr>
        <w:t>Compile</w:t>
        <w:br/>
        <w:br/>
      </w:r>
      <w:r>
        <w:rPr>
          <w:rFonts w:eastAsia="Times New Roman" w:cs="Arial" w:ascii="Arial" w:hAnsi="Arial"/>
          <w:color w:val="000000"/>
          <w:sz w:val="24"/>
          <w:szCs w:val="24"/>
        </w:rPr>
        <w:t>It traverses the DOM and collects all of the directives and deals with transforming the template DOM. The result is a linking function.</w:t>
        <w:br/>
        <w:br/>
      </w:r>
      <w:r>
        <w:rPr>
          <w:rFonts w:eastAsia="Times New Roman" w:cs="Arial" w:ascii="Arial" w:hAnsi="Arial"/>
          <w:b/>
          <w:bCs/>
          <w:color w:val="000000"/>
          <w:sz w:val="24"/>
          <w:szCs w:val="24"/>
        </w:rPr>
        <w:t>Link</w:t>
        <w:br/>
        <w:br/>
      </w:r>
      <w:r>
        <w:rPr>
          <w:rFonts w:eastAsia="Times New Roman" w:cs="Arial" w:ascii="Arial" w:hAnsi="Arial"/>
          <w:color w:val="000000"/>
          <w:sz w:val="24"/>
          <w:szCs w:val="24"/>
        </w:rPr>
        <w:t>The link function deals with linking scope to the DOM.</w:t>
        <w:br/>
        <w:br/>
      </w:r>
      <w:r>
        <w:rPr>
          <w:rFonts w:eastAsia="Times New Roman" w:cs="Arial" w:ascii="Arial" w:hAnsi="Arial"/>
          <w:b/>
          <w:bCs/>
          <w:color w:val="000000"/>
          <w:sz w:val="24"/>
          <w:szCs w:val="24"/>
        </w:rPr>
        <w:t>Using Code for Compile</w:t>
      </w:r>
      <w:r>
        <w:rPr>
          <w:rFonts w:eastAsia="Times New Roman" w:cs="Arial" w:ascii="Arial" w:hAnsi="Arial"/>
          <w:color w:val="000000"/>
          <w:sz w:val="24"/>
          <w:szCs w:val="24"/>
        </w:rPr>
        <w:br/>
        <w:br/>
        <w:t>While defining a custom directive we have the option to define a link against which either we can define a function or we have the option to assign an object which will have pre and post function.</w:t>
        <w:br/>
        <w:br/>
        <w:t>If compile is defined as defined below then it will override the link function as shown in below example.</w:t>
        <w:br/>
        <w:br/>
      </w:r>
      <w:r>
        <w:rPr/>
        <w:drawing>
          <wp:inline distT="0" distB="0" distL="0" distR="0">
            <wp:extent cx="5981700" cy="2981325"/>
            <wp:effectExtent l="0" t="0" r="0" b="0"/>
            <wp:docPr id="58" name="Picture 59" descr="Using Code for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descr="Using Code for Compile"/>
                    <pic:cNvPicPr>
                      <a:picLocks noChangeAspect="1" noChangeArrowheads="1"/>
                    </pic:cNvPicPr>
                  </pic:nvPicPr>
                  <pic:blipFill>
                    <a:blip r:embed="rId109"/>
                    <a:stretch>
                      <a:fillRect/>
                    </a:stretch>
                  </pic:blipFill>
                  <pic:spPr bwMode="auto">
                    <a:xfrm>
                      <a:off x="0" y="0"/>
                      <a:ext cx="5981700" cy="298132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rPr>
        <w:t>Using Code for Pre &amp; Post Link</w:t>
      </w:r>
      <w:r>
        <w:rPr>
          <w:rFonts w:eastAsia="Times New Roman" w:cs="Arial" w:ascii="Arial" w:hAnsi="Arial"/>
          <w:color w:val="000000"/>
          <w:sz w:val="24"/>
          <w:szCs w:val="24"/>
        </w:rPr>
        <w:br/>
        <w:br/>
        <w:t>While defining a custom directive we have the option called “link” against which either we can define a single function or we have the option to assign an object in which we can define further two functions i.e. Pre-link and Post- link functions.</w:t>
        <w:br/>
        <w:br/>
        <w:t>If only a single function is defined against link option that will be same as Post link function.</w:t>
        <w:br/>
        <w:br/>
        <w:t>Both Pre and Post link function have the same syntax as defined below but the only difference is the order in which they get executed.</w:t>
        <w:br/>
        <w:br/>
        <w:t>Link example,</w:t>
        <w:br/>
        <w:br/>
      </w:r>
      <w:r>
        <w:rPr/>
        <w:drawing>
          <wp:inline distT="0" distB="0" distL="0" distR="0">
            <wp:extent cx="5819775" cy="1657350"/>
            <wp:effectExtent l="0" t="0" r="0" b="0"/>
            <wp:docPr id="59" name="Picture 60" descr="Using Code for Pre &amp; Post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descr="Using Code for Pre &amp; Post Link"/>
                    <pic:cNvPicPr>
                      <a:picLocks noChangeAspect="1" noChangeArrowheads="1"/>
                    </pic:cNvPicPr>
                  </pic:nvPicPr>
                  <pic:blipFill>
                    <a:blip r:embed="rId110"/>
                    <a:stretch>
                      <a:fillRect/>
                    </a:stretch>
                  </pic:blipFill>
                  <pic:spPr bwMode="auto">
                    <a:xfrm>
                      <a:off x="0" y="0"/>
                      <a:ext cx="5819775" cy="1657350"/>
                    </a:xfrm>
                    <a:prstGeom prst="rect">
                      <a:avLst/>
                    </a:prstGeom>
                  </pic:spPr>
                </pic:pic>
              </a:graphicData>
            </a:graphic>
          </wp:inline>
        </w:drawing>
      </w:r>
      <w:r>
        <w:rPr>
          <w:rFonts w:eastAsia="Times New Roman" w:cs="Arial" w:ascii="Arial" w:hAnsi="Arial"/>
          <w:color w:val="000000"/>
          <w:sz w:val="24"/>
          <w:szCs w:val="24"/>
        </w:rPr>
        <w:br/>
        <w:br/>
        <w:t>In the above example we are defining a function against link option which will get executed before linking scope and the template.</w:t>
        <w:br/>
        <w:br/>
      </w:r>
      <w:r>
        <w:rPr>
          <w:rFonts w:eastAsia="Times New Roman" w:cs="Arial" w:ascii="Arial" w:hAnsi="Arial"/>
          <w:b/>
          <w:bCs/>
          <w:color w:val="000000"/>
          <w:sz w:val="24"/>
          <w:szCs w:val="24"/>
        </w:rPr>
        <w:t>Learn more here: </w:t>
      </w:r>
      <w:hyperlink r:id="rId111" w:tgtFrame="_blank">
        <w:r>
          <w:rPr>
            <w:rStyle w:val="ListLabel1948"/>
            <w:rFonts w:eastAsia="Times New Roman" w:cs="Arial" w:ascii="Arial" w:hAnsi="Arial"/>
            <w:color w:val="000000"/>
            <w:sz w:val="24"/>
            <w:szCs w:val="24"/>
          </w:rPr>
          <w:t>Link Function In AngularJS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37: Explain what is injector in AngularJS?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rPr>
        <w:t>Answer</w:t>
        <w:br/>
        <w:br/>
      </w:r>
      <w:r>
        <w:rPr>
          <w:rFonts w:eastAsia="Times New Roman" w:cs="Arial" w:ascii="Arial" w:hAnsi="Arial"/>
          <w:color w:val="000000"/>
          <w:sz w:val="24"/>
          <w:szCs w:val="24"/>
        </w:rPr>
        <w:t>The $injector service is responsible for determining the dependencies that a function declares and resolving those dependencies. The below table lists the methods supported by the $injector service.</w:t>
        <w:br/>
      </w:r>
    </w:p>
    <w:tbl>
      <w:tblPr>
        <w:tblW w:w="5000" w:type="pct"/>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15" w:type="dxa"/>
          <w:left w:w="27" w:type="dxa"/>
          <w:bottom w:w="15" w:type="dxa"/>
          <w:right w:w="15" w:type="dxa"/>
        </w:tblCellMar>
        <w:tblLook w:noVBand="1" w:val="04a0" w:noHBand="0" w:lastColumn="0" w:firstColumn="1" w:lastRow="0" w:firstRow="1"/>
      </w:tblPr>
      <w:tblGrid>
        <w:gridCol w:w="1902"/>
        <w:gridCol w:w="7457"/>
      </w:tblGrid>
      <w:tr>
        <w:trPr/>
        <w:tc>
          <w:tcPr>
            <w:tcW w:w="1902"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240" w:after="240"/>
              <w:rPr>
                <w:rFonts w:ascii="Arial" w:hAnsi="Arial" w:eastAsia="Times New Roman" w:cs="Arial"/>
                <w:color w:val="FFFFFF"/>
                <w:sz w:val="24"/>
                <w:szCs w:val="24"/>
              </w:rPr>
            </w:pPr>
            <w:r>
              <w:rPr>
                <w:rFonts w:eastAsia="Times New Roman" w:cs="Arial" w:ascii="Arial" w:hAnsi="Arial"/>
                <w:b/>
                <w:bCs/>
                <w:color w:val="000000"/>
                <w:sz w:val="24"/>
                <w:szCs w:val="24"/>
              </w:rPr>
              <w:t>Name</w:t>
            </w:r>
          </w:p>
        </w:tc>
        <w:tc>
          <w:tcPr>
            <w:tcW w:w="745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b/>
                <w:bCs/>
                <w:color w:val="000000"/>
                <w:sz w:val="24"/>
                <w:szCs w:val="24"/>
              </w:rPr>
              <w:t>Descriptions</w:t>
            </w:r>
          </w:p>
        </w:tc>
      </w:tr>
      <w:tr>
        <w:trPr/>
        <w:tc>
          <w:tcPr>
            <w:tcW w:w="1902"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annotate(fn)</w:t>
            </w:r>
          </w:p>
        </w:tc>
        <w:tc>
          <w:tcPr>
            <w:tcW w:w="745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Gets the arguments for the specified function, including those that do not correspond to services</w:t>
            </w:r>
          </w:p>
        </w:tc>
      </w:tr>
      <w:tr>
        <w:trPr/>
        <w:tc>
          <w:tcPr>
            <w:tcW w:w="1902"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get(name)</w:t>
            </w:r>
          </w:p>
        </w:tc>
        <w:tc>
          <w:tcPr>
            <w:tcW w:w="745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Gets the service object for the specified service name</w:t>
            </w:r>
          </w:p>
        </w:tc>
      </w:tr>
      <w:tr>
        <w:trPr/>
        <w:tc>
          <w:tcPr>
            <w:tcW w:w="1902"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has(name)</w:t>
            </w:r>
          </w:p>
        </w:tc>
        <w:tc>
          <w:tcPr>
            <w:tcW w:w="745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Returns true if a service exists for the specified name</w:t>
            </w:r>
          </w:p>
        </w:tc>
      </w:tr>
      <w:tr>
        <w:trPr/>
        <w:tc>
          <w:tcPr>
            <w:tcW w:w="1902"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invoke(fn, self, locals)</w:t>
            </w:r>
          </w:p>
        </w:tc>
        <w:tc>
          <w:tcPr>
            <w:tcW w:w="745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Invoked the specified function, using the specified value for this and the specified non-service argument values.</w:t>
            </w:r>
          </w:p>
        </w:tc>
      </w:tr>
    </w:tbl>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The $injector service is right at the core of the AngularJS library, and there is rarely a need to work directly with it, but it can be useful for understanding and customizing how AngularJS works. However, these are the kind of customizations that should be considered carefully and tested thoroughly.</w:t>
        <w:br/>
        <w:br/>
      </w:r>
      <w:r>
        <w:rPr>
          <w:rFonts w:eastAsia="Times New Roman" w:cs="Arial" w:ascii="Arial" w:hAnsi="Arial"/>
          <w:b/>
          <w:bCs/>
          <w:color w:val="000000"/>
          <w:sz w:val="24"/>
          <w:szCs w:val="24"/>
        </w:rPr>
        <w:t>Getting the $injector Service from the Root Element</w:t>
        <w:br/>
        <w:br/>
      </w:r>
      <w:r>
        <w:rPr>
          <w:rFonts w:eastAsia="Times New Roman" w:cs="Arial" w:ascii="Arial" w:hAnsi="Arial"/>
          <w:color w:val="000000"/>
          <w:sz w:val="24"/>
          <w:szCs w:val="24"/>
        </w:rPr>
        <w:t>The $rootElement service provides access to the HTML element to which the ng-app directive is applied and which is the root of the AngularJS application. The $rootElement service is presented as a jqLite object, which means you can use jqLite to locate elements or modify the DOM using the jqLite methods I described in Chapter 15. Of interest in this chapter, the $rootElement service object has an additional method called injector, which returns the $injector service object. You can see how I replaced the dependency on the $injector service with the $rootElement service in the below example.</w:t>
        <w:br/>
        <w:br/>
      </w:r>
      <w:r>
        <w:rPr>
          <w:rFonts w:eastAsia="Times New Roman" w:cs="Arial" w:ascii="Arial" w:hAnsi="Arial"/>
          <w:b/>
          <w:bCs/>
          <w:color w:val="000000"/>
          <w:sz w:val="24"/>
          <w:szCs w:val="24"/>
        </w:rPr>
        <w:t>Index.html</w:t>
      </w:r>
    </w:p>
    <w:p>
      <w:pPr>
        <w:pStyle w:val="Normal"/>
        <w:numPr>
          <w:ilvl w:val="0"/>
          <w:numId w:val="19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19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xmlns="http://www.w3.org/1999/xhtml" ng-app="TestApp"&gt;  </w:t>
      </w:r>
    </w:p>
    <w:p>
      <w:pPr>
        <w:pStyle w:val="Normal"/>
        <w:numPr>
          <w:ilvl w:val="0"/>
          <w:numId w:val="19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9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&lt;title&gt;Angular Injection&lt;/title&gt;  </w:t>
      </w:r>
    </w:p>
    <w:p>
      <w:pPr>
        <w:pStyle w:val="Normal"/>
        <w:numPr>
          <w:ilvl w:val="0"/>
          <w:numId w:val="19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src="angular.js"&gt;&lt;/script&gt;  </w:t>
      </w:r>
    </w:p>
    <w:p>
      <w:pPr>
        <w:pStyle w:val="Normal"/>
        <w:numPr>
          <w:ilvl w:val="0"/>
          <w:numId w:val="19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src="app.js"&gt;&lt;/script&gt;  </w:t>
      </w:r>
    </w:p>
    <w:p>
      <w:pPr>
        <w:pStyle w:val="Normal"/>
        <w:numPr>
          <w:ilvl w:val="0"/>
          <w:numId w:val="19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src="Index.js"&gt;&lt;/script&gt;  </w:t>
      </w:r>
    </w:p>
    <w:p>
      <w:pPr>
        <w:pStyle w:val="Normal"/>
        <w:numPr>
          <w:ilvl w:val="0"/>
          <w:numId w:val="19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9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 ng-controller="indexController"&gt;  </w:t>
      </w:r>
    </w:p>
    <w:p>
      <w:pPr>
        <w:pStyle w:val="Normal"/>
        <w:numPr>
          <w:ilvl w:val="0"/>
          <w:numId w:val="19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class="well"&gt;  </w:t>
      </w:r>
    </w:p>
    <w:p>
      <w:pPr>
        <w:pStyle w:val="Normal"/>
        <w:numPr>
          <w:ilvl w:val="0"/>
          <w:numId w:val="19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class="btn btn-primary" ng-click="handleClick()"&gt;Click Me!&lt;/button&gt;  </w:t>
      </w:r>
    </w:p>
    <w:p>
      <w:pPr>
        <w:pStyle w:val="Normal"/>
        <w:numPr>
          <w:ilvl w:val="0"/>
          <w:numId w:val="19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9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9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3"/>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t>Index.js</w:t>
        <w:br/>
      </w:r>
    </w:p>
    <w:p>
      <w:pPr>
        <w:pStyle w:val="Normal"/>
        <w:numPr>
          <w:ilvl w:val="0"/>
          <w:numId w:val="19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testApp.controller("indexController", function($scope, $log, $rootElement)  </w:t>
      </w:r>
    </w:p>
    <w:p>
      <w:pPr>
        <w:pStyle w:val="Normal"/>
        <w:numPr>
          <w:ilvl w:val="0"/>
          <w:numId w:val="1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counter = 0;  </w:t>
      </w:r>
    </w:p>
    <w:p>
      <w:pPr>
        <w:pStyle w:val="Normal"/>
        <w:numPr>
          <w:ilvl w:val="0"/>
          <w:numId w:val="1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logClick = function($log, $exceptionHandler, message)   </w:t>
      </w:r>
    </w:p>
    <w:p>
      <w:pPr>
        <w:pStyle w:val="Normal"/>
        <w:numPr>
          <w:ilvl w:val="0"/>
          <w:numId w:val="1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if (counter == 0)   </w:t>
      </w:r>
    </w:p>
    <w:p>
      <w:pPr>
        <w:pStyle w:val="Normal"/>
        <w:numPr>
          <w:ilvl w:val="0"/>
          <w:numId w:val="1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$log.log(message);  </w:t>
      </w:r>
    </w:p>
    <w:p>
      <w:pPr>
        <w:pStyle w:val="Normal"/>
        <w:numPr>
          <w:ilvl w:val="0"/>
          <w:numId w:val="1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counter++;  </w:t>
      </w:r>
    </w:p>
    <w:p>
      <w:pPr>
        <w:pStyle w:val="Normal"/>
        <w:numPr>
          <w:ilvl w:val="0"/>
          <w:numId w:val="1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else {  </w:t>
      </w:r>
    </w:p>
    <w:p>
      <w:pPr>
        <w:pStyle w:val="Normal"/>
        <w:numPr>
          <w:ilvl w:val="0"/>
          <w:numId w:val="1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$exceptionHandler("Already clicked");  </w:t>
      </w:r>
    </w:p>
    <w:p>
      <w:pPr>
        <w:pStyle w:val="Normal"/>
        <w:numPr>
          <w:ilvl w:val="0"/>
          <w:numId w:val="1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$scope.handleClick = function()   </w:t>
      </w:r>
    </w:p>
    <w:p>
      <w:pPr>
        <w:pStyle w:val="Normal"/>
        <w:numPr>
          <w:ilvl w:val="0"/>
          <w:numId w:val="1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localVars =   </w:t>
      </w:r>
    </w:p>
    <w:p>
      <w:pPr>
        <w:pStyle w:val="Normal"/>
        <w:numPr>
          <w:ilvl w:val="0"/>
          <w:numId w:val="1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message: "Button Clicked"  </w:t>
      </w:r>
    </w:p>
    <w:p>
      <w:pPr>
        <w:pStyle w:val="Normal"/>
        <w:numPr>
          <w:ilvl w:val="0"/>
          <w:numId w:val="1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$rootElement.injector().invoke(logClick, null, localVars);  </w:t>
      </w:r>
    </w:p>
    <w:p>
      <w:pPr>
        <w:pStyle w:val="Normal"/>
        <w:numPr>
          <w:ilvl w:val="0"/>
          <w:numId w:val="19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4"/>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The output of the code is as below,</w:t>
      </w:r>
      <w:r>
        <w:rPr>
          <w:rFonts w:eastAsia="Times New Roman" w:cs="Arial" w:ascii="Arial" w:hAnsi="Arial"/>
          <w:color w:val="000000"/>
          <w:sz w:val="24"/>
          <w:szCs w:val="24"/>
        </w:rPr>
        <w:br/>
        <w:br/>
      </w:r>
      <w:r>
        <w:rPr/>
        <w:drawing>
          <wp:inline distT="0" distB="0" distL="0" distR="0">
            <wp:extent cx="2047875" cy="2695575"/>
            <wp:effectExtent l="0" t="0" r="0" b="0"/>
            <wp:docPr id="60" name="Picture 6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descr="output"/>
                    <pic:cNvPicPr>
                      <a:picLocks noChangeAspect="1" noChangeArrowheads="1"/>
                    </pic:cNvPicPr>
                  </pic:nvPicPr>
                  <pic:blipFill>
                    <a:blip r:embed="rId112"/>
                    <a:stretch>
                      <a:fillRect/>
                    </a:stretch>
                  </pic:blipFill>
                  <pic:spPr bwMode="auto">
                    <a:xfrm>
                      <a:off x="0" y="0"/>
                      <a:ext cx="2047875" cy="2695575"/>
                    </a:xfrm>
                    <a:prstGeom prst="rect">
                      <a:avLst/>
                    </a:prstGeom>
                  </pic:spPr>
                </pic:pic>
              </a:graphicData>
            </a:graphic>
          </wp:inline>
        </w:drawing>
      </w:r>
      <w:r>
        <w:rPr>
          <w:rFonts w:eastAsia="Times New Roman" w:cs="Arial" w:ascii="Arial" w:hAnsi="Arial"/>
          <w:color w:val="000000"/>
          <w:sz w:val="24"/>
          <w:szCs w:val="24"/>
        </w:rPr>
        <w:br/>
      </w:r>
      <w:r>
        <w:rPr>
          <w:rFonts w:eastAsia="Times New Roman" w:cs="Arial" w:ascii="Arial" w:hAnsi="Arial"/>
          <w:color w:val="000000"/>
          <w:sz w:val="28"/>
          <w:szCs w:val="28"/>
        </w:rPr>
        <w:br/>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38: Mention what are the characteristics of “Scope”?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$scope is a glue between the View and the Controller. It connects a Controller with the View,</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 </w:t>
      </w:r>
      <w:r>
        <w:rPr/>
        <w:drawing>
          <wp:inline distT="0" distB="0" distL="0" distR="0">
            <wp:extent cx="5943600" cy="1971675"/>
            <wp:effectExtent l="0" t="0" r="0" b="0"/>
            <wp:docPr id="61" name="Picture 62" descr="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descr="scope"/>
                    <pic:cNvPicPr>
                      <a:picLocks noChangeAspect="1" noChangeArrowheads="1"/>
                    </pic:cNvPicPr>
                  </pic:nvPicPr>
                  <pic:blipFill>
                    <a:blip r:embed="rId113"/>
                    <a:stretch>
                      <a:fillRect/>
                    </a:stretch>
                  </pic:blipFill>
                  <pic:spPr bwMode="auto">
                    <a:xfrm>
                      <a:off x="0" y="0"/>
                      <a:ext cx="5943600" cy="1971675"/>
                    </a:xfrm>
                    <a:prstGeom prst="rect">
                      <a:avLst/>
                    </a:prstGeom>
                  </pic:spPr>
                </pic:pic>
              </a:graphicData>
            </a:graphic>
          </wp:inline>
        </w:drawing>
      </w:r>
    </w:p>
    <w:p>
      <w:pPr>
        <w:pStyle w:val="Normal"/>
        <w:numPr>
          <w:ilvl w:val="0"/>
          <w:numId w:val="195"/>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$scope serves as the glue between the Controller and the View.</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The $scope is the connection between the HTML and the View. </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The View and the model both have access to the $scope.</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In the context of MVC, $scope can be seen as the ViewModel.</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$scope provides the execution context for the DOM and the expression.</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$scope provides an execution context in which the DOM element is bound.</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$scope is the source of the truth.</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$scope is modified when the View changes and the View is modified when $the scope changes its value.</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The $scope object is a plain JavaScript object. We can add and remove a property as required.</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$scope holds data and functions from the Controller that should be displayed and executed in the View.</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The $rootScope is the eventual parent of all the $scope.</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$rootScope is the top-most scope in a DOM element with the ng-app directive.</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In angular all the $scope are created with prototypal inheritance.</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$scope has access to their parent scope.</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$scope contains data and the functionality to be used to render the View.</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For each Controller created a new $scope is created.</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It is ideal to contain the application logic in the Controller and the data in the $scope of the Controller. </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When $the scope object is not needed in the View, the scope will be cleaned up and destroyed.</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Directives do not have their own scope but with some exceptions ng-controller and ng-repeat do.</w:t>
      </w:r>
    </w:p>
    <w:p>
      <w:pPr>
        <w:pStyle w:val="Normal"/>
        <w:numPr>
          <w:ilvl w:val="0"/>
          <w:numId w:val="195"/>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When angular starts running all the $scope are attached to the View.</w:t>
      </w:r>
    </w:p>
    <w:p>
      <w:pPr>
        <w:pStyle w:val="Normal"/>
        <w:numPr>
          <w:ilvl w:val="0"/>
          <w:numId w:val="195"/>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$scope passes data and behavior to the View.</w:t>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39: Give the differences between AngularJS and Backbone and Knockout?</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br/>
        <w:t>Answer</w:t>
        <w:br/>
        <w:br/>
      </w:r>
      <w:r>
        <w:rPr>
          <w:rFonts w:eastAsia="Times New Roman" w:cs="Arial" w:ascii="Arial" w:hAnsi="Arial"/>
          <w:color w:val="000000"/>
          <w:sz w:val="24"/>
          <w:szCs w:val="24"/>
          <w:shd w:fill="FFFFFF" w:val="clear"/>
        </w:rPr>
        <w:t>Comparison with Backbone.js and Knockout.js,</w:t>
      </w:r>
      <w:r>
        <w:rPr>
          <w:rFonts w:eastAsia="Times New Roman" w:cs="Arial" w:ascii="Arial" w:hAnsi="Arial"/>
          <w:color w:val="000000"/>
          <w:sz w:val="24"/>
          <w:szCs w:val="24"/>
        </w:rPr>
        <w:br/>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color w:val="000000"/>
          <w:sz w:val="24"/>
          <w:szCs w:val="24"/>
        </w:rPr>
        <w:t> </w:t>
      </w:r>
    </w:p>
    <w:tbl>
      <w:tblPr>
        <w:tblW w:w="5000" w:type="pct"/>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15" w:type="dxa"/>
          <w:left w:w="27" w:type="dxa"/>
          <w:bottom w:w="15" w:type="dxa"/>
          <w:right w:w="15" w:type="dxa"/>
        </w:tblCellMar>
        <w:tblLook w:noVBand="1" w:val="04a0" w:noHBand="0" w:lastColumn="0" w:firstColumn="1" w:lastRow="0" w:firstRow="1"/>
      </w:tblPr>
      <w:tblGrid>
        <w:gridCol w:w="1716"/>
        <w:gridCol w:w="2333"/>
        <w:gridCol w:w="2777"/>
        <w:gridCol w:w="2533"/>
      </w:tblGrid>
      <w:tr>
        <w:trPr/>
        <w:tc>
          <w:tcPr>
            <w:tcW w:w="1716"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240" w:after="240"/>
              <w:rPr>
                <w:rFonts w:ascii="Arial" w:hAnsi="Arial" w:eastAsia="Times New Roman" w:cs="Arial"/>
                <w:color w:val="FFFFFF"/>
                <w:sz w:val="24"/>
                <w:szCs w:val="24"/>
              </w:rPr>
            </w:pPr>
            <w:r>
              <w:rPr>
                <w:rFonts w:eastAsia="Times New Roman" w:cs="Arial" w:ascii="Arial" w:hAnsi="Arial"/>
                <w:b/>
                <w:bCs/>
                <w:color w:val="000000"/>
                <w:sz w:val="24"/>
                <w:szCs w:val="24"/>
              </w:rPr>
              <w:t>Comparison</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240" w:after="240"/>
              <w:rPr>
                <w:rFonts w:ascii="Arial" w:hAnsi="Arial" w:eastAsia="Times New Roman" w:cs="Arial"/>
                <w:color w:val="FFFFFF"/>
                <w:sz w:val="24"/>
                <w:szCs w:val="24"/>
              </w:rPr>
            </w:pPr>
            <w:r>
              <w:rPr>
                <w:rFonts w:eastAsia="Times New Roman" w:cs="Arial" w:ascii="Arial" w:hAnsi="Arial"/>
                <w:b/>
                <w:bCs/>
                <w:color w:val="000000"/>
                <w:sz w:val="24"/>
                <w:szCs w:val="24"/>
              </w:rPr>
              <w:t>AngularJs</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240" w:after="240"/>
              <w:rPr>
                <w:rFonts w:ascii="Arial" w:hAnsi="Arial" w:eastAsia="Times New Roman" w:cs="Arial"/>
                <w:color w:val="FFFFFF"/>
                <w:sz w:val="24"/>
                <w:szCs w:val="24"/>
              </w:rPr>
            </w:pPr>
            <w:r>
              <w:rPr>
                <w:rFonts w:eastAsia="Times New Roman" w:cs="Arial" w:ascii="Arial" w:hAnsi="Arial"/>
                <w:b/>
                <w:bCs/>
                <w:color w:val="000000"/>
                <w:sz w:val="24"/>
                <w:szCs w:val="24"/>
              </w:rPr>
              <w:t>Backbone.js</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b/>
                <w:bCs/>
                <w:color w:val="000000"/>
                <w:sz w:val="24"/>
                <w:szCs w:val="24"/>
              </w:rPr>
              <w:t>Knockout.js</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File Size</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~142 KB total (compressed and minified)</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 7.3 KB total (gzip / minified)</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~21 KB total (gzip / minified)</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Version &amp; Licence</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V1.4.2 &amp; MIT (Open-source)</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V1.2.1 &amp; MIT (Open-source)</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V3.3.0 &amp; MIT (Open-source)</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Dependencies</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No Dependencies</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Dependends on underscore.js and jQuery</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No Dependencies</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Data Binding</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supports full data binding and provides options for creating custom data bindings</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Does not support data binding by default but does using plugins for data bindings</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fully supports data binding and can bind many attributes.</w:t>
              <w:br/>
              <w:t>It provides options for creating custom data bindings</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Routing</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supports routing feature and it's very simple</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supports routing features and it's very simple</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Does not support routing by defualt but it is available with some thrid-party libraries</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Views</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Uses HTML as the templating language</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Does not have templates by default but we can add them easily by a thrid-party template like underscore.js and handlebars</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uses HTML as the templating language</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Testing</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Can support Test Driven Development (TDD)</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Does not support testing by defualt but we can use some thrid-party tester like Jasmine and Sinon.JS</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Does not support testing by defualt but we can use some thrid-party tester like Jasmine and Sinon.JS</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Data</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Does not support jQuery but we can use Angular's $http</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Can support jQuery's $.ajax and is very easy to understand</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can support jQuery's $.ajax and knockout mapping</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Design Pattern</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Can support the MVC and MVVM design patterns</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can support MVP design pattern</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can support the MVVM design pattern</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Browser</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Can support IE 9, IE 10 and IE 11</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dependends on jQuery supporting browsers like IE 6+, Chrome, Firefox, Safari 5.1+ and Opera</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can support all major browsers like IE 6+, Firefox 3.5+, Chrome, Opera and Safari</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Third-party Integration</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Does not support third-party integration</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Does not support third-party integration</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supports third-party integration</w:t>
            </w:r>
          </w:p>
        </w:tc>
      </w:tr>
      <w:tr>
        <w:trPr/>
        <w:tc>
          <w:tcPr>
            <w:tcW w:w="1716"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Documentation</w:t>
            </w:r>
          </w:p>
        </w:tc>
        <w:tc>
          <w:tcPr>
            <w:tcW w:w="23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has available documentation and community</w:t>
            </w:r>
          </w:p>
        </w:tc>
        <w:tc>
          <w:tcPr>
            <w:tcW w:w="2777"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To my knowledge there is no documentation</w:t>
            </w:r>
          </w:p>
        </w:tc>
        <w:tc>
          <w:tcPr>
            <w:tcW w:w="2533"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It has available documentation and community</w:t>
            </w:r>
          </w:p>
        </w:tc>
      </w:tr>
    </w:tbl>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114" w:tgtFrame="_blank">
        <w:r>
          <w:rPr>
            <w:rStyle w:val="ListLabel1948"/>
            <w:rFonts w:eastAsia="Times New Roman" w:cs="Arial" w:ascii="Arial" w:hAnsi="Arial"/>
            <w:color w:val="000000"/>
            <w:sz w:val="24"/>
            <w:szCs w:val="24"/>
          </w:rPr>
          <w:t>AngularJS Comparison with Backbone, Knockout - Part 3</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40: What is the difference between AngularJS and jQuery?</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rPr>
        <w:t>Answer</w:t>
      </w:r>
      <w:r>
        <w:rPr>
          <w:rFonts w:eastAsia="Times New Roman" w:cs="Arial" w:ascii="Arial" w:hAnsi="Arial"/>
          <w:color w:val="000000"/>
          <w:sz w:val="24"/>
          <w:szCs w:val="24"/>
        </w:rPr>
        <w:t> </w:t>
        <w:br/>
        <w:br/>
        <w:t>jQuery and AngularJS have some common features like Unit test runner, animation support, AJAX/JSONP but they also have some differences.</w:t>
      </w:r>
    </w:p>
    <w:p>
      <w:pPr>
        <w:pStyle w:val="Normal"/>
        <w:numPr>
          <w:ilvl w:val="0"/>
          <w:numId w:val="19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AngularJS came with RESTful API whereas we don't have that in jQuery.</w:t>
      </w:r>
    </w:p>
    <w:p>
      <w:pPr>
        <w:pStyle w:val="Normal"/>
        <w:numPr>
          <w:ilvl w:val="0"/>
          <w:numId w:val="19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AngularJS supports the MVC pattern whereas jQuery doesn't.</w:t>
      </w:r>
    </w:p>
    <w:p>
      <w:pPr>
        <w:pStyle w:val="Normal"/>
        <w:numPr>
          <w:ilvl w:val="0"/>
          <w:numId w:val="19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AngularJS has the feature called Two Way Data Binding whereas we don't have that in jQuery.</w:t>
      </w:r>
    </w:p>
    <w:p>
      <w:pPr>
        <w:pStyle w:val="Normal"/>
        <w:numPr>
          <w:ilvl w:val="0"/>
          <w:numId w:val="19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Deep Linking Routing is supported by AngularJS whereas jQuery doesn't.</w:t>
      </w:r>
    </w:p>
    <w:p>
      <w:pPr>
        <w:pStyle w:val="Normal"/>
        <w:numPr>
          <w:ilvl w:val="0"/>
          <w:numId w:val="19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The AngularJS file size is quite heavier than that of the jQuery file size.</w:t>
        <w:br/>
        <w:t>We can prefer AngularJS only if we are developing a heavy web application.</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jQuery Example</w:t>
      </w:r>
    </w:p>
    <w:p>
      <w:pPr>
        <w:pStyle w:val="Normal"/>
        <w:numPr>
          <w:ilvl w:val="0"/>
          <w:numId w:val="197"/>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1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xmlns="http://www.w3.org/1999/xhtml"&gt;  </w:t>
      </w:r>
    </w:p>
    <w:p>
      <w:pPr>
        <w:pStyle w:val="Normal"/>
        <w:numPr>
          <w:ilvl w:val="0"/>
          <w:numId w:val="1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&lt;title&gt;jquery example&lt;/title&gt;  </w:t>
      </w:r>
    </w:p>
    <w:p>
      <w:pPr>
        <w:pStyle w:val="Normal"/>
        <w:numPr>
          <w:ilvl w:val="0"/>
          <w:numId w:val="1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src="js/jquery-1.11.2.js"&gt;&lt;/script&gt;  </w:t>
      </w:r>
    </w:p>
    <w:p>
      <w:pPr>
        <w:pStyle w:val="Normal"/>
        <w:numPr>
          <w:ilvl w:val="0"/>
          <w:numId w:val="1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type="text/javascript"&gt;  </w:t>
      </w:r>
    </w:p>
    <w:p>
      <w:pPr>
        <w:pStyle w:val="Normal"/>
        <w:numPr>
          <w:ilvl w:val="0"/>
          <w:numId w:val="1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$(function() {  </w:t>
      </w:r>
    </w:p>
    <w:p>
      <w:pPr>
        <w:pStyle w:val="Normal"/>
        <w:numPr>
          <w:ilvl w:val="0"/>
          <w:numId w:val="1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$(document).keyup(function() {  </w:t>
      </w:r>
    </w:p>
    <w:p>
      <w:pPr>
        <w:pStyle w:val="Normal"/>
        <w:numPr>
          <w:ilvl w:val="0"/>
          <w:numId w:val="1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name = $("#txt").val();  </w:t>
      </w:r>
    </w:p>
    <w:p>
      <w:pPr>
        <w:pStyle w:val="Normal"/>
        <w:numPr>
          <w:ilvl w:val="0"/>
          <w:numId w:val="1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$("#lbl").html(name);  </w:t>
      </w:r>
    </w:p>
    <w:p>
      <w:pPr>
        <w:pStyle w:val="Normal"/>
        <w:numPr>
          <w:ilvl w:val="0"/>
          <w:numId w:val="1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Name &lt;input type="text" id="txt" placeholder="please enter name" /&gt;  </w:t>
      </w:r>
    </w:p>
    <w:p>
      <w:pPr>
        <w:pStyle w:val="Normal"/>
        <w:numPr>
          <w:ilvl w:val="0"/>
          <w:numId w:val="1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&lt;h1&gt;&lt;b id="lbl"&gt;&lt;/b&gt;&lt;/h1&gt;  </w:t>
      </w:r>
    </w:p>
    <w:p>
      <w:pPr>
        <w:pStyle w:val="Normal"/>
        <w:numPr>
          <w:ilvl w:val="0"/>
          <w:numId w:val="1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9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9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7"/>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3038475" cy="1552575"/>
            <wp:effectExtent l="0" t="0" r="0" b="0"/>
            <wp:docPr id="62" name="Picture 63"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descr="output"/>
                    <pic:cNvPicPr>
                      <a:picLocks noChangeAspect="1" noChangeArrowheads="1"/>
                    </pic:cNvPicPr>
                  </pic:nvPicPr>
                  <pic:blipFill>
                    <a:blip r:embed="rId115"/>
                    <a:stretch>
                      <a:fillRect/>
                    </a:stretch>
                  </pic:blipFill>
                  <pic:spPr bwMode="auto">
                    <a:xfrm>
                      <a:off x="0" y="0"/>
                      <a:ext cx="3038475" cy="155257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AngularJS Example</w:t>
      </w:r>
    </w:p>
    <w:p>
      <w:pPr>
        <w:pStyle w:val="Normal"/>
        <w:numPr>
          <w:ilvl w:val="0"/>
          <w:numId w:val="19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1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data-ng-app&gt;  </w:t>
      </w:r>
    </w:p>
    <w:p>
      <w:pPr>
        <w:pStyle w:val="Normal"/>
        <w:numPr>
          <w:ilvl w:val="0"/>
          <w:numId w:val="19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9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&lt;title&gt;ang example&lt;/title&gt;  </w:t>
      </w:r>
    </w:p>
    <w:p>
      <w:pPr>
        <w:pStyle w:val="Normal"/>
        <w:numPr>
          <w:ilvl w:val="0"/>
          <w:numId w:val="1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src="js/angular.min.js"&gt;&lt;/script&gt;  </w:t>
      </w:r>
    </w:p>
    <w:p>
      <w:pPr>
        <w:pStyle w:val="Normal"/>
        <w:numPr>
          <w:ilvl w:val="0"/>
          <w:numId w:val="19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9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Name &lt;input type="text" placeholder="please enter name" data-ng-model="name" /&gt;  </w:t>
      </w:r>
    </w:p>
    <w:p>
      <w:pPr>
        <w:pStyle w:val="Normal"/>
        <w:numPr>
          <w:ilvl w:val="0"/>
          <w:numId w:val="1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&lt;h1&gt;{{name}}&lt;/h1&gt;  </w:t>
      </w:r>
    </w:p>
    <w:p>
      <w:pPr>
        <w:pStyle w:val="Normal"/>
        <w:numPr>
          <w:ilvl w:val="0"/>
          <w:numId w:val="19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9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9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8"/>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3143250" cy="1562100"/>
            <wp:effectExtent l="0" t="0" r="0" b="0"/>
            <wp:docPr id="63" name="Picture 6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descr="output"/>
                    <pic:cNvPicPr>
                      <a:picLocks noChangeAspect="1" noChangeArrowheads="1"/>
                    </pic:cNvPicPr>
                  </pic:nvPicPr>
                  <pic:blipFill>
                    <a:blip r:embed="rId116"/>
                    <a:stretch>
                      <a:fillRect/>
                    </a:stretch>
                  </pic:blipFill>
                  <pic:spPr bwMode="auto">
                    <a:xfrm>
                      <a:off x="0" y="0"/>
                      <a:ext cx="3143250" cy="1562100"/>
                    </a:xfrm>
                    <a:prstGeom prst="rect">
                      <a:avLst/>
                    </a:prstGeom>
                  </pic:spPr>
                </pic:pic>
              </a:graphicData>
            </a:graphic>
          </wp:inline>
        </w:drawing>
      </w:r>
      <w:r>
        <w:rPr>
          <w:rFonts w:eastAsia="Times New Roman" w:cs="Arial" w:ascii="Arial" w:hAnsi="Arial"/>
          <w:color w:val="000000"/>
          <w:sz w:val="24"/>
          <w:szCs w:val="24"/>
        </w:rPr>
        <w:br/>
      </w:r>
    </w:p>
    <w:p>
      <w:pPr>
        <w:pStyle w:val="Normal"/>
        <w:shd w:val="clear" w:color="auto" w:fill="FFFFFF"/>
        <w:spacing w:lineRule="auto" w:line="240" w:before="0" w:after="0"/>
        <w:rPr/>
      </w:pPr>
      <w:r>
        <w:rPr>
          <w:rFonts w:eastAsia="Times New Roman" w:cs="Arial" w:ascii="Arial" w:hAnsi="Arial"/>
          <w:b/>
          <w:bCs/>
          <w:color w:val="000000"/>
          <w:sz w:val="24"/>
          <w:szCs w:val="24"/>
        </w:rPr>
        <w:t>Learn more here: </w:t>
      </w:r>
      <w:hyperlink r:id="rId117" w:tgtFrame="_blank">
        <w:r>
          <w:rPr>
            <w:rStyle w:val="ListLabel1948"/>
            <w:rFonts w:eastAsia="Times New Roman" w:cs="Arial" w:ascii="Arial" w:hAnsi="Arial"/>
            <w:color w:val="000000"/>
            <w:sz w:val="24"/>
            <w:szCs w:val="24"/>
          </w:rPr>
          <w:t>AngularJS Vs jQuery</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41: What are the custom directives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In AngularJS we can create the custom directive for the following types of elements.</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Element directives </w:t>
      </w:r>
      <w:r>
        <w:rPr>
          <w:rFonts w:eastAsia="Times New Roman" w:cs="Arial" w:ascii="Arial" w:hAnsi="Arial"/>
          <w:color w:val="000000"/>
          <w:sz w:val="24"/>
          <w:szCs w:val="24"/>
          <w:shd w:fill="FFFFFF" w:val="clear"/>
        </w:rPr>
        <w:t>Directive activates when a matching element is encountered. Restrict mode is defined by “E”. </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Example</w:t>
      </w:r>
      <w:r>
        <w:rPr>
          <w:rFonts w:eastAsia="Times New Roman" w:cs="Arial" w:ascii="Arial" w:hAnsi="Arial"/>
          <w:color w:val="000000"/>
          <w:sz w:val="24"/>
          <w:szCs w:val="24"/>
          <w:shd w:fill="FFFFFF" w:val="clear"/>
        </w:rPr>
        <w:t> &lt;ng-directives&gt;&lt;/ng-directives&gt;</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Attribute </w:t>
      </w:r>
      <w:r>
        <w:rPr>
          <w:rFonts w:eastAsia="Times New Roman" w:cs="Arial" w:ascii="Arial" w:hAnsi="Arial"/>
          <w:color w:val="000000"/>
          <w:sz w:val="24"/>
          <w:szCs w:val="24"/>
          <w:shd w:fill="FFFFFF" w:val="clear"/>
        </w:rPr>
        <w:t>Directive activates when a matching attribute is encountered. Restrict mode is defined by “A”.</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Example </w:t>
      </w:r>
      <w:r>
        <w:rPr>
          <w:rFonts w:eastAsia="Times New Roman" w:cs="Arial" w:ascii="Arial" w:hAnsi="Arial"/>
          <w:i/>
          <w:iCs/>
          <w:color w:val="000000"/>
          <w:sz w:val="24"/>
          <w:szCs w:val="24"/>
          <w:shd w:fill="FFFFFF" w:val="clear"/>
        </w:rPr>
        <w:t>&lt;span ng-directive&gt;&lt;/span&gt;</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CSS </w:t>
      </w:r>
      <w:r>
        <w:rPr>
          <w:rFonts w:eastAsia="Times New Roman" w:cs="Arial" w:ascii="Arial" w:hAnsi="Arial"/>
          <w:color w:val="000000"/>
          <w:sz w:val="24"/>
          <w:szCs w:val="24"/>
          <w:shd w:fill="FFFFFF" w:val="clear"/>
        </w:rPr>
        <w:t>Directive activates when a matching css style is encountered. Restrict mode is defined by “C”. </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Example </w:t>
      </w:r>
      <w:r>
        <w:rPr>
          <w:rFonts w:eastAsia="Times New Roman" w:cs="Arial" w:ascii="Arial" w:hAnsi="Arial"/>
          <w:i/>
          <w:iCs/>
          <w:color w:val="000000"/>
          <w:sz w:val="24"/>
          <w:szCs w:val="24"/>
          <w:shd w:fill="FFFFFF" w:val="clear"/>
        </w:rPr>
        <w:t>&lt;span class="ng-directive"&gt;&lt;/span&gt;</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Comment</w:t>
      </w:r>
      <w:r>
        <w:rPr>
          <w:rFonts w:eastAsia="Times New Roman" w:cs="Arial" w:ascii="Arial" w:hAnsi="Arial"/>
          <w:color w:val="000000"/>
          <w:sz w:val="24"/>
          <w:szCs w:val="24"/>
          <w:shd w:fill="FFFFFF" w:val="clear"/>
        </w:rPr>
        <w:t> Directive activates when a matching comment is encountered. Restrict mode is defined by “M”. </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Example</w:t>
      </w:r>
      <w:r>
        <w:rPr>
          <w:rFonts w:eastAsia="Times New Roman" w:cs="Arial" w:ascii="Arial" w:hAnsi="Arial"/>
          <w:color w:val="000000"/>
          <w:sz w:val="24"/>
          <w:szCs w:val="24"/>
          <w:shd w:fill="FFFFFF" w:val="clear"/>
        </w:rPr>
        <w:t> </w:t>
      </w:r>
      <w:r>
        <w:rPr>
          <w:rFonts w:eastAsia="Times New Roman" w:cs="Arial" w:ascii="Arial" w:hAnsi="Arial"/>
          <w:i/>
          <w:iCs/>
          <w:color w:val="000000"/>
          <w:sz w:val="24"/>
          <w:szCs w:val="24"/>
          <w:shd w:fill="FFFFFF" w:val="clear"/>
        </w:rPr>
        <w:t>&lt;!-- directive: ng-directive --&gt;</w:t>
        <w:br/>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Let us create some custom directives:</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Now we read how to create custom directives. We start with some simple examples and move towards some complex custom directives.</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Example 1</w:t>
        <w:br/>
      </w:r>
    </w:p>
    <w:p>
      <w:pPr>
        <w:pStyle w:val="Normal"/>
        <w:numPr>
          <w:ilvl w:val="0"/>
          <w:numId w:val="19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&lt;title&gt;Angular JS Example&lt;/title&gt;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src="http://ajax.googleapis.com/ajax/libs/angularjs/1.2.15/angular.min.js"&gt;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&lt;style&gt;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.sparkline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background-color: brown;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font-size: large;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height: 100px;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width: 200px;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color: aqua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&lt;/style&gt;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&lt;h2&gt;AngularJS Custom Directive Example&lt;/h2&gt;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ng-app="mainApp"&gt;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&lt;divng-demo&gt;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mainApp = angular.module("mainApp", []);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mainApp.directive('ngDemo', function() {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return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restrict: 'A',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template: '&lt;div class="sparkline"&gt;This is simple Custom Directive of Element Type&lt;/div&gt;'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&lt;/script&gt;  </w:t>
      </w:r>
    </w:p>
    <w:p>
      <w:pPr>
        <w:pStyle w:val="Normal"/>
        <w:numPr>
          <w:ilvl w:val="0"/>
          <w:numId w:val="19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199"/>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t>Output</w:t>
        <w:br/>
        <w:br/>
      </w:r>
      <w:r>
        <w:rPr/>
        <w:drawing>
          <wp:inline distT="0" distB="0" distL="0" distR="0">
            <wp:extent cx="4143375" cy="1647825"/>
            <wp:effectExtent l="0" t="0" r="0" b="0"/>
            <wp:docPr id="64" name="Picture 6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descr="Output"/>
                    <pic:cNvPicPr>
                      <a:picLocks noChangeAspect="1" noChangeArrowheads="1"/>
                    </pic:cNvPicPr>
                  </pic:nvPicPr>
                  <pic:blipFill>
                    <a:blip r:embed="rId118"/>
                    <a:stretch>
                      <a:fillRect/>
                    </a:stretch>
                  </pic:blipFill>
                  <pic:spPr bwMode="auto">
                    <a:xfrm>
                      <a:off x="0" y="0"/>
                      <a:ext cx="4143375" cy="1647825"/>
                    </a:xfrm>
                    <a:prstGeom prst="rect">
                      <a:avLst/>
                    </a:prstGeom>
                  </pic:spPr>
                </pic:pic>
              </a:graphicData>
            </a:graphic>
          </wp:inline>
        </w:drawing>
      </w:r>
      <w:r>
        <w:rPr>
          <w:rFonts w:eastAsia="Times New Roman" w:cs="Arial" w:ascii="Arial" w:hAnsi="Arial"/>
          <w:b/>
          <w:bCs/>
          <w:color w:val="000000"/>
          <w:sz w:val="24"/>
          <w:szCs w:val="24"/>
          <w:shd w:fill="FFFFFF" w:val="clear"/>
        </w:rPr>
        <w:br/>
      </w:r>
    </w:p>
    <w:p>
      <w:pPr>
        <w:pStyle w:val="Normal"/>
        <w:shd w:val="clear" w:color="auto" w:fill="FFFFFF"/>
        <w:spacing w:lineRule="auto" w:line="240" w:before="0" w:after="0"/>
        <w:rPr/>
      </w:pPr>
      <w:r>
        <w:rPr>
          <w:rFonts w:eastAsia="Times New Roman" w:cs="Arial" w:ascii="Arial" w:hAnsi="Arial"/>
          <w:b/>
          <w:bCs/>
          <w:color w:val="000000"/>
          <w:sz w:val="24"/>
          <w:szCs w:val="24"/>
        </w:rPr>
        <w:t>Learn more here: </w:t>
      </w:r>
      <w:hyperlink r:id="rId119" w:tgtFrame="_blank">
        <w:r>
          <w:rPr>
            <w:rStyle w:val="ListLabel1948"/>
            <w:rFonts w:eastAsia="Times New Roman" w:cs="Arial" w:ascii="Arial" w:hAnsi="Arial"/>
            <w:color w:val="000000"/>
            <w:sz w:val="24"/>
            <w:szCs w:val="24"/>
          </w:rPr>
          <w:t>AngularJS Custom Directives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42: What is AngularJS BootStrap Process?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r>
      <w:r>
        <w:rPr>
          <w:rFonts w:eastAsia="Times New Roman" w:cs="Arial" w:ascii="Arial" w:hAnsi="Arial"/>
          <w:color w:val="000000"/>
          <w:sz w:val="24"/>
          <w:szCs w:val="24"/>
          <w:shd w:fill="FFFFFF" w:val="clear"/>
        </w:rPr>
        <w:t>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Bootstrapping an angular application is as simple as making coffee for yourself.</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There are two ways to bootStrap Angular Application. </w:t>
      </w:r>
    </w:p>
    <w:p>
      <w:pPr>
        <w:pStyle w:val="Normal"/>
        <w:numPr>
          <w:ilvl w:val="0"/>
          <w:numId w:val="20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Automatic BootStrap (Coffee by Machine)</w:t>
      </w:r>
    </w:p>
    <w:p>
      <w:pPr>
        <w:pStyle w:val="Normal"/>
        <w:numPr>
          <w:ilvl w:val="0"/>
          <w:numId w:val="20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Manual BootStrap (Handmade coffee, you can face some trouble)</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Automatic BootStrap</w:t>
        <w:br/>
      </w:r>
      <w:r>
        <w:rPr>
          <w:rFonts w:eastAsia="Times New Roman" w:cs="Arial" w:ascii="Arial" w:hAnsi="Arial"/>
          <w:color w:val="000000"/>
          <w:sz w:val="24"/>
          <w:szCs w:val="24"/>
        </w:rPr>
        <w:br/>
        <w:t>When DOM content is loaded, Angular looks for the ngApp directive which designates application root.</w:t>
        <w:br/>
        <w:t>If it finds ngApp directive </w:t>
        <w:br/>
        <w:br/>
        <w:t>a. It loads the module associated with this directive. </w:t>
        <w:br/>
        <w:br/>
      </w:r>
      <w:r>
        <w:rPr>
          <w:rFonts w:eastAsia="Times New Roman" w:cs="Arial" w:ascii="Arial" w:hAnsi="Arial"/>
          <w:b/>
          <w:bCs/>
          <w:color w:val="000000"/>
          <w:sz w:val="24"/>
          <w:szCs w:val="24"/>
        </w:rPr>
        <w:t>e.g.</w:t>
      </w:r>
    </w:p>
    <w:p>
      <w:pPr>
        <w:pStyle w:val="Normal"/>
        <w:numPr>
          <w:ilvl w:val="0"/>
          <w:numId w:val="20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ng-app='myApp'&gt;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src='angular.js'&gt;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app = angular.module('myApp', []);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app.controller('myController', function($scope) {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$scope.message = 'Dear';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0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ng-controller="myController"&gt;  </w:t>
      </w:r>
    </w:p>
    <w:p>
      <w:pPr>
        <w:pStyle w:val="Normal"/>
        <w:numPr>
          <w:ilvl w:val="0"/>
          <w:numId w:val="20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 Hi {{ message}} &lt;/p&gt;  </w:t>
      </w:r>
    </w:p>
    <w:p>
      <w:pPr>
        <w:pStyle w:val="Normal"/>
        <w:numPr>
          <w:ilvl w:val="0"/>
          <w:numId w:val="20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From the above script, It will load "myApp".</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Now let's move to the Manual process of bootstraping an Angular application.</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Manual Bootstrap:</w:t>
        <w:br/>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There is a big difference in Automatic and manual Bootstrap. </w:t>
      </w:r>
    </w:p>
    <w:p>
      <w:pPr>
        <w:pStyle w:val="Normal"/>
        <w:numPr>
          <w:ilvl w:val="0"/>
          <w:numId w:val="202"/>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You do not need to attach ng-app directive with the html element.</w:t>
      </w:r>
    </w:p>
    <w:p>
      <w:pPr>
        <w:pStyle w:val="Normal"/>
        <w:numPr>
          <w:ilvl w:val="0"/>
          <w:numId w:val="202"/>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You call function angular.bootstrap(document,['myApp']). </w:t>
      </w:r>
    </w:p>
    <w:p>
      <w:pPr>
        <w:pStyle w:val="Normal"/>
        <w:numPr>
          <w:ilvl w:val="0"/>
          <w:numId w:val="20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2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numPr>
          <w:ilvl w:val="0"/>
          <w:numId w:val="2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ng-controller="myController"&gt; Best movie: {{MovieName}}! &lt;/div&gt;  </w:t>
      </w:r>
    </w:p>
    <w:p>
      <w:pPr>
        <w:pStyle w:val="Normal"/>
        <w:numPr>
          <w:ilvl w:val="0"/>
          <w:numId w:val="2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src='angular.js'&gt;  </w:t>
      </w:r>
    </w:p>
    <w:p>
      <w:pPr>
        <w:pStyle w:val="Normal"/>
        <w:numPr>
          <w:ilvl w:val="0"/>
          <w:numId w:val="2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2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2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angular.module('myApp', []).controller('MyController', ['$scope', function($scope) {  </w:t>
      </w:r>
    </w:p>
    <w:p>
      <w:pPr>
        <w:pStyle w:val="Normal"/>
        <w:numPr>
          <w:ilvl w:val="0"/>
          <w:numId w:val="2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$scope.MovieName = 'The IRON MAN';  </w:t>
      </w:r>
    </w:p>
    <w:p>
      <w:pPr>
        <w:pStyle w:val="Normal"/>
        <w:numPr>
          <w:ilvl w:val="0"/>
          <w:numId w:val="2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angular.element(document).ready(function() {  </w:t>
      </w:r>
    </w:p>
    <w:p>
      <w:pPr>
        <w:pStyle w:val="Normal"/>
        <w:numPr>
          <w:ilvl w:val="0"/>
          <w:numId w:val="2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angular.bootstrap(document, ['myApp']);  </w:t>
      </w:r>
    </w:p>
    <w:p>
      <w:pPr>
        <w:pStyle w:val="Normal"/>
        <w:numPr>
          <w:ilvl w:val="0"/>
          <w:numId w:val="2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20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0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03"/>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Angular.bootstrap can not create a module for you until you make a custom module to give it as a parameter inside.</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Before bootstrapping the process you need to add controllers, directives and services etc.</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Manual bootstrap comes into picture when you need more control over the initialization process, like if you want to perform an operation before Angular compiles a page.</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NOTE</w:t>
      </w:r>
      <w:r>
        <w:rPr>
          <w:rFonts w:eastAsia="Times New Roman" w:cs="Arial" w:ascii="Arial" w:hAnsi="Arial"/>
          <w:color w:val="000000"/>
          <w:sz w:val="24"/>
          <w:szCs w:val="24"/>
          <w:shd w:fill="FFFFFF" w:val="clear"/>
        </w:rPr>
        <w:t> You should not use ng-app directive in case of manual bootstrapping of an angular application.</w:t>
      </w:r>
      <w:r>
        <w:rPr>
          <w:rFonts w:eastAsia="Times New Roman" w:cs="Arial" w:ascii="Arial" w:hAnsi="Arial"/>
          <w:color w:val="000000"/>
          <w:sz w:val="24"/>
          <w:szCs w:val="24"/>
        </w:rPr>
        <w:br/>
      </w:r>
    </w:p>
    <w:p>
      <w:pPr>
        <w:pStyle w:val="Normal"/>
        <w:shd w:val="clear" w:color="auto" w:fill="FFFFFF"/>
        <w:spacing w:lineRule="auto" w:line="240" w:before="0" w:after="0"/>
        <w:rPr/>
      </w:pPr>
      <w:r>
        <w:rPr>
          <w:rFonts w:eastAsia="Times New Roman" w:cs="Arial" w:ascii="Arial" w:hAnsi="Arial"/>
          <w:b/>
          <w:bCs/>
          <w:color w:val="000000"/>
          <w:sz w:val="24"/>
          <w:szCs w:val="24"/>
        </w:rPr>
        <w:t>Learn more here: </w:t>
      </w:r>
      <w:hyperlink r:id="rId120" w:tgtFrame="_blank">
        <w:r>
          <w:rPr>
            <w:rStyle w:val="ListLabel1948"/>
            <w:rFonts w:eastAsia="Times New Roman" w:cs="Arial" w:ascii="Arial" w:hAnsi="Arial"/>
            <w:color w:val="000000"/>
            <w:sz w:val="24"/>
            <w:szCs w:val="24"/>
          </w:rPr>
          <w:t>AngularJS BootStrap Process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43: What is Constants in AngularJS?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shd w:fill="FFFFFF" w:val="clear"/>
        </w:rPr>
        <w:t>Answer</w:t>
        <w:br/>
        <w:br/>
      </w:r>
      <w:r>
        <w:rPr>
          <w:rFonts w:eastAsia="Times New Roman" w:cs="Arial" w:ascii="Arial" w:hAnsi="Arial"/>
          <w:color w:val="000000"/>
          <w:sz w:val="24"/>
          <w:szCs w:val="24"/>
          <w:shd w:fill="FFFFFF" w:val="clear"/>
        </w:rPr>
        <w:t>Constant are like services in AngularJS in which we can define our global data. It is declared using "constant" keyword.</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As we define our app-keys in Web.Config file for ASP.NET application, which further we can use anywhere in the application, likewise we can declare constant data in AngularJS globally that can be used throughout the application.</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We can inject Constant everywhere in controller or service like any other dependency (e.g.$http).AngularJS uses Singleton structure for creating Constant dependency in our Angular application.</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So, using the Constant you can create your Config.js file and it can be injected anywhere in your application.</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Now, let's start to define constant and will use it in controller.</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First of all create angular module</w:t>
        <w:br/>
      </w:r>
    </w:p>
    <w:p>
      <w:pPr>
        <w:pStyle w:val="Normal"/>
        <w:numPr>
          <w:ilvl w:val="0"/>
          <w:numId w:val="204"/>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var app = angular.module('ConstantApp', [])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Then, create Config.js file and define Constant in it,</w:t>
      </w:r>
    </w:p>
    <w:p>
      <w:pPr>
        <w:pStyle w:val="Normal"/>
        <w:numPr>
          <w:ilvl w:val="0"/>
          <w:numId w:val="20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app.constant('config',  </w:t>
      </w:r>
    </w:p>
    <w:p>
      <w:pPr>
        <w:pStyle w:val="Normal"/>
        <w:numPr>
          <w:ilvl w:val="0"/>
          <w:numId w:val="2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0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appName: 'Constants',  </w:t>
      </w:r>
    </w:p>
    <w:p>
      <w:pPr>
        <w:pStyle w:val="Normal"/>
        <w:numPr>
          <w:ilvl w:val="0"/>
          <w:numId w:val="20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appVersion: 2.0  </w:t>
      </w:r>
    </w:p>
    <w:p>
      <w:pPr>
        <w:pStyle w:val="Normal"/>
        <w:numPr>
          <w:ilvl w:val="0"/>
          <w:numId w:val="20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Now, use the above to declare Constant in our controller,</w:t>
      </w:r>
    </w:p>
    <w:p>
      <w:pPr>
        <w:pStyle w:val="Normal"/>
        <w:numPr>
          <w:ilvl w:val="0"/>
          <w:numId w:val="206"/>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app.controller('mainController', function ($scope,config) {   </w:t>
      </w:r>
    </w:p>
    <w:p>
      <w:pPr>
        <w:pStyle w:val="Normal"/>
        <w:numPr>
          <w:ilvl w:val="0"/>
          <w:numId w:val="206"/>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06"/>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$scope.ApplicationName = config.appName;   </w:t>
      </w:r>
    </w:p>
    <w:p>
      <w:pPr>
        <w:pStyle w:val="Normal"/>
        <w:numPr>
          <w:ilvl w:val="0"/>
          <w:numId w:val="206"/>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At last now consume this scope in our HTML view,</w:t>
      </w:r>
    </w:p>
    <w:p>
      <w:pPr>
        <w:pStyle w:val="Normal"/>
        <w:numPr>
          <w:ilvl w:val="0"/>
          <w:numId w:val="207"/>
        </w:numPr>
        <w:pBdr>
          <w:left w:val="single" w:sz="18" w:space="0" w:color="6CE26C"/>
        </w:pBdr>
        <w:shd w:val="clear" w:color="auto" w:fill="FFFFFF"/>
        <w:spacing w:lineRule="atLeast" w:line="270" w:beforeAutospacing="1"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&lt;title&gt;{{ApplicationName}}&lt;/title&gt;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shd w:fill="FFFFFF" w:val="clear"/>
        </w:rPr>
        <w:t>Conclusion</w:t>
      </w:r>
      <w:r>
        <w:rPr>
          <w:rFonts w:eastAsia="Times New Roman" w:cs="Arial" w:ascii="Arial" w:hAnsi="Arial"/>
          <w:color w:val="000000"/>
          <w:sz w:val="24"/>
          <w:szCs w:val="24"/>
          <w:shd w:fill="FFFFFF" w:val="clear"/>
        </w:rPr>
        <w:t> </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You can use constants for a lot of things. This blog is just a basic demo explanation about constant.</w:t>
      </w:r>
      <w:r>
        <w:rPr>
          <w:rFonts w:eastAsia="Times New Roman" w:cs="Arial" w:ascii="Arial" w:hAnsi="Arial"/>
          <w:color w:val="000000"/>
          <w:sz w:val="24"/>
          <w:szCs w:val="24"/>
        </w:rPr>
        <w:br/>
        <w:br/>
      </w:r>
    </w:p>
    <w:p>
      <w:pPr>
        <w:pStyle w:val="Normal"/>
        <w:shd w:val="clear" w:color="auto" w:fill="FFFFFF"/>
        <w:spacing w:lineRule="auto" w:line="240" w:before="0" w:after="0"/>
        <w:rPr/>
      </w:pPr>
      <w:r>
        <w:rPr>
          <w:rFonts w:eastAsia="Times New Roman" w:cs="Arial" w:ascii="Arial" w:hAnsi="Arial"/>
          <w:color w:val="000000"/>
          <w:sz w:val="24"/>
          <w:szCs w:val="24"/>
        </w:rPr>
        <w:t>Learn more here: </w:t>
      </w:r>
      <w:hyperlink r:id="rId121" w:tgtFrame="_blank">
        <w:r>
          <w:rPr>
            <w:rStyle w:val="ListLabel1948"/>
            <w:rFonts w:eastAsia="Times New Roman" w:cs="Arial" w:ascii="Arial" w:hAnsi="Arial"/>
            <w:color w:val="000000"/>
            <w:sz w:val="24"/>
            <w:szCs w:val="24"/>
          </w:rPr>
          <w:t>Constant in AngularJS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44: Explain ngClick And ngDblclick Directives In AngularJS?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br/>
      </w:r>
      <w:r>
        <w:rPr>
          <w:rFonts w:eastAsia="Times New Roman" w:cs="Arial" w:ascii="Arial" w:hAnsi="Arial"/>
          <w:b/>
          <w:bCs/>
          <w:color w:val="000000"/>
          <w:sz w:val="24"/>
          <w:szCs w:val="24"/>
        </w:rPr>
        <w:t>Answer</w:t>
      </w:r>
      <w:r>
        <w:rPr>
          <w:rFonts w:eastAsia="Times New Roman" w:cs="Arial" w:ascii="Arial" w:hAnsi="Arial"/>
          <w:color w:val="000000"/>
          <w:sz w:val="24"/>
          <w:szCs w:val="24"/>
        </w:rPr>
        <w:br/>
        <w:br/>
        <w:t>AngularJS provides many built-in directives. In this article we will discuss about ngClick and ngDbclick directives.</w:t>
        <w:br/>
        <w:br/>
      </w:r>
      <w:r>
        <w:rPr>
          <w:rFonts w:eastAsia="Times New Roman" w:cs="Arial" w:ascii="Arial" w:hAnsi="Arial"/>
          <w:b/>
          <w:bCs/>
          <w:color w:val="000000"/>
          <w:sz w:val="24"/>
          <w:szCs w:val="24"/>
        </w:rPr>
        <w:t>ngClick</w:t>
        <w:br/>
      </w:r>
      <w:r>
        <w:rPr>
          <w:rFonts w:eastAsia="Times New Roman" w:cs="Arial" w:ascii="Arial" w:hAnsi="Arial"/>
          <w:color w:val="000000"/>
          <w:sz w:val="24"/>
          <w:szCs w:val="24"/>
        </w:rPr>
        <w:br/>
        <w:t>This directive allows us to define custom behavior on element click event. This directive has highest priority. In expression, event object is accessible as $event.</w:t>
        <w:br/>
        <w:br/>
      </w:r>
      <w:r>
        <w:rPr>
          <w:rFonts w:eastAsia="Times New Roman" w:cs="Arial" w:ascii="Arial" w:hAnsi="Arial"/>
          <w:b/>
          <w:bCs/>
          <w:color w:val="000000"/>
          <w:sz w:val="24"/>
          <w:szCs w:val="24"/>
        </w:rPr>
        <w:t>Syntax</w:t>
      </w:r>
    </w:p>
    <w:p>
      <w:pPr>
        <w:pStyle w:val="Normal"/>
        <w:numPr>
          <w:ilvl w:val="0"/>
          <w:numId w:val="20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&lt;ANY ELEMENT ng-click="expression"&gt;  </w:t>
      </w:r>
    </w:p>
    <w:p>
      <w:pPr>
        <w:pStyle w:val="Normal"/>
        <w:numPr>
          <w:ilvl w:val="0"/>
          <w:numId w:val="20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08"/>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&lt;/ANY ELEMENT&gt;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Example</w:t>
        <w:br/>
      </w:r>
      <w:r>
        <w:rPr>
          <w:rFonts w:eastAsia="Times New Roman" w:cs="Arial" w:ascii="Arial" w:hAnsi="Arial"/>
          <w:color w:val="000000"/>
          <w:sz w:val="24"/>
          <w:szCs w:val="24"/>
        </w:rPr>
        <w:br/>
      </w:r>
      <w:r>
        <w:rPr>
          <w:rFonts w:eastAsia="Times New Roman" w:cs="Arial" w:ascii="Arial" w:hAnsi="Arial"/>
          <w:b/>
          <w:bCs/>
          <w:color w:val="000000"/>
          <w:sz w:val="24"/>
          <w:szCs w:val="24"/>
        </w:rPr>
        <w:t>HTML</w:t>
      </w:r>
    </w:p>
    <w:p>
      <w:pPr>
        <w:pStyle w:val="Normal"/>
        <w:numPr>
          <w:ilvl w:val="0"/>
          <w:numId w:val="20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&lt;h4&gt;ngClick Example&lt;/h4&gt;  </w:t>
      </w:r>
    </w:p>
    <w:p>
      <w:pPr>
        <w:pStyle w:val="Normal"/>
        <w:numPr>
          <w:ilvl w:val="0"/>
          <w:numId w:val="20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 ng-controller="HomeController"&gt;  </w:t>
      </w:r>
    </w:p>
    <w:p>
      <w:pPr>
        <w:pStyle w:val="Normal"/>
        <w:numPr>
          <w:ilvl w:val="0"/>
          <w:numId w:val="20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ng-click="click()"&gt; Click Here &lt;/button&gt;  </w:t>
      </w:r>
    </w:p>
    <w:p>
      <w:pPr>
        <w:pStyle w:val="Normal"/>
        <w:numPr>
          <w:ilvl w:val="0"/>
          <w:numId w:val="209"/>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Controller</w:t>
      </w:r>
    </w:p>
    <w:p>
      <w:pPr>
        <w:pStyle w:val="Normal"/>
        <w:numPr>
          <w:ilvl w:val="0"/>
          <w:numId w:val="210"/>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var app = angular.module("app", []);  </w:t>
      </w:r>
    </w:p>
    <w:p>
      <w:pPr>
        <w:pStyle w:val="Normal"/>
        <w:numPr>
          <w:ilvl w:val="0"/>
          <w:numId w:val="21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app.controller("HomeController", function($scope)   </w:t>
      </w:r>
    </w:p>
    <w:p>
      <w:pPr>
        <w:pStyle w:val="Normal"/>
        <w:numPr>
          <w:ilvl w:val="0"/>
          <w:numId w:val="21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$scope.click = function()   </w:t>
      </w:r>
    </w:p>
    <w:p>
      <w:pPr>
        <w:pStyle w:val="Normal"/>
        <w:numPr>
          <w:ilvl w:val="0"/>
          <w:numId w:val="21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10"/>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alert('Perform click event');  </w:t>
      </w:r>
    </w:p>
    <w:p>
      <w:pPr>
        <w:pStyle w:val="Normal"/>
        <w:numPr>
          <w:ilvl w:val="0"/>
          <w:numId w:val="210"/>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10"/>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Output</w:t>
      </w:r>
      <w:r>
        <w:rPr>
          <w:rFonts w:eastAsia="Times New Roman" w:cs="Arial" w:ascii="Arial" w:hAnsi="Arial"/>
          <w:color w:val="000000"/>
          <w:sz w:val="24"/>
          <w:szCs w:val="24"/>
        </w:rPr>
        <w:br/>
      </w:r>
      <w:r>
        <w:rPr/>
        <w:drawing>
          <wp:inline distT="0" distB="0" distL="0" distR="0">
            <wp:extent cx="3752850" cy="2066925"/>
            <wp:effectExtent l="0" t="0" r="0" b="0"/>
            <wp:docPr id="65" name="Picture 6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descr="Output"/>
                    <pic:cNvPicPr>
                      <a:picLocks noChangeAspect="1" noChangeArrowheads="1"/>
                    </pic:cNvPicPr>
                  </pic:nvPicPr>
                  <pic:blipFill>
                    <a:blip r:embed="rId122"/>
                    <a:stretch>
                      <a:fillRect/>
                    </a:stretch>
                  </pic:blipFill>
                  <pic:spPr bwMode="auto">
                    <a:xfrm>
                      <a:off x="0" y="0"/>
                      <a:ext cx="3752850" cy="206692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rPr>
        <w:t>ngDblclick</w:t>
        <w:br/>
      </w:r>
      <w:r>
        <w:rPr>
          <w:rFonts w:eastAsia="Times New Roman" w:cs="Arial" w:ascii="Arial" w:hAnsi="Arial"/>
          <w:color w:val="000000"/>
          <w:sz w:val="24"/>
          <w:szCs w:val="24"/>
        </w:rPr>
        <w:br/>
        <w:t>This directive allows us to define custom behavior on element double click event. This directive has highest priority. In expression, event object is accessible as $event.</w:t>
        <w:br/>
        <w:br/>
      </w:r>
      <w:r>
        <w:rPr>
          <w:rFonts w:eastAsia="Times New Roman" w:cs="Arial" w:ascii="Arial" w:hAnsi="Arial"/>
          <w:b/>
          <w:bCs/>
          <w:color w:val="000000"/>
          <w:sz w:val="24"/>
          <w:szCs w:val="24"/>
        </w:rPr>
        <w:t>Syntax</w:t>
      </w:r>
    </w:p>
    <w:p>
      <w:pPr>
        <w:pStyle w:val="Normal"/>
        <w:numPr>
          <w:ilvl w:val="0"/>
          <w:numId w:val="21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&lt;ANY ELEMENT ng- dblclick ="expression"&gt;  </w:t>
      </w:r>
    </w:p>
    <w:p>
      <w:pPr>
        <w:pStyle w:val="Normal"/>
        <w:numPr>
          <w:ilvl w:val="0"/>
          <w:numId w:val="21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&lt;/ANY ELEMENT&gt;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Example</w:t>
        <w:br/>
      </w:r>
      <w:r>
        <w:rPr>
          <w:rFonts w:eastAsia="Times New Roman" w:cs="Arial" w:ascii="Arial" w:hAnsi="Arial"/>
          <w:color w:val="000000"/>
          <w:sz w:val="24"/>
          <w:szCs w:val="24"/>
        </w:rPr>
        <w:br/>
      </w:r>
      <w:r>
        <w:rPr>
          <w:rFonts w:eastAsia="Times New Roman" w:cs="Arial" w:ascii="Arial" w:hAnsi="Arial"/>
          <w:b/>
          <w:bCs/>
          <w:color w:val="000000"/>
          <w:sz w:val="24"/>
          <w:szCs w:val="24"/>
        </w:rPr>
        <w:t>HTML</w:t>
      </w:r>
    </w:p>
    <w:p>
      <w:pPr>
        <w:pStyle w:val="Normal"/>
        <w:numPr>
          <w:ilvl w:val="0"/>
          <w:numId w:val="21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&lt;h4&gt;ngDblclick Example&lt;/h4&gt;  </w:t>
      </w:r>
    </w:p>
    <w:p>
      <w:pPr>
        <w:pStyle w:val="Normal"/>
        <w:numPr>
          <w:ilvl w:val="0"/>
          <w:numId w:val="21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 ng-controller="HomeController"&gt;  </w:t>
      </w:r>
    </w:p>
    <w:p>
      <w:pPr>
        <w:pStyle w:val="Normal"/>
        <w:numPr>
          <w:ilvl w:val="0"/>
          <w:numId w:val="21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&lt;button ng-dblclick="dblclick()"&gt; Click Here &lt;/button&gt;  </w:t>
      </w:r>
    </w:p>
    <w:p>
      <w:pPr>
        <w:pStyle w:val="Normal"/>
        <w:numPr>
          <w:ilvl w:val="0"/>
          <w:numId w:val="212"/>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t>Controller</w:t>
      </w:r>
    </w:p>
    <w:p>
      <w:pPr>
        <w:pStyle w:val="Normal"/>
        <w:numPr>
          <w:ilvl w:val="0"/>
          <w:numId w:val="213"/>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var app = angular.module("app", []);  </w:t>
      </w:r>
    </w:p>
    <w:p>
      <w:pPr>
        <w:pStyle w:val="Normal"/>
        <w:numPr>
          <w:ilvl w:val="0"/>
          <w:numId w:val="2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app.controller("HomeController", function($scope)   </w:t>
      </w:r>
    </w:p>
    <w:p>
      <w:pPr>
        <w:pStyle w:val="Normal"/>
        <w:numPr>
          <w:ilvl w:val="0"/>
          <w:numId w:val="2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$scope.dblclick = function()   </w:t>
      </w:r>
    </w:p>
    <w:p>
      <w:pPr>
        <w:pStyle w:val="Normal"/>
        <w:numPr>
          <w:ilvl w:val="0"/>
          <w:numId w:val="2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13"/>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alert('Perform double click event');  </w:t>
      </w:r>
    </w:p>
    <w:p>
      <w:pPr>
        <w:pStyle w:val="Normal"/>
        <w:numPr>
          <w:ilvl w:val="0"/>
          <w:numId w:val="213"/>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13"/>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hd w:val="clear" w:color="auto" w:fill="FFFFFF"/>
        <w:spacing w:lineRule="auto" w:line="240" w:before="0" w:after="0"/>
        <w:rPr/>
      </w:pPr>
      <w:r>
        <w:rPr>
          <w:rFonts w:eastAsia="Times New Roman" w:cs="Arial" w:ascii="Arial" w:hAnsi="Arial"/>
          <w:b/>
          <w:bCs/>
          <w:color w:val="000000"/>
          <w:sz w:val="24"/>
          <w:szCs w:val="24"/>
        </w:rPr>
        <w:t>Output</w:t>
        <w:br/>
      </w:r>
      <w:r>
        <w:rPr>
          <w:rFonts w:eastAsia="Times New Roman" w:cs="Arial" w:ascii="Arial" w:hAnsi="Arial"/>
          <w:color w:val="000000"/>
          <w:sz w:val="24"/>
          <w:szCs w:val="24"/>
        </w:rPr>
        <w:br/>
      </w:r>
      <w:r>
        <w:rPr/>
        <w:drawing>
          <wp:inline distT="0" distB="0" distL="0" distR="0">
            <wp:extent cx="4772025" cy="2028825"/>
            <wp:effectExtent l="0" t="0" r="0" b="0"/>
            <wp:docPr id="66" name="Picture 6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descr="output"/>
                    <pic:cNvPicPr>
                      <a:picLocks noChangeAspect="1" noChangeArrowheads="1"/>
                    </pic:cNvPicPr>
                  </pic:nvPicPr>
                  <pic:blipFill>
                    <a:blip r:embed="rId123"/>
                    <a:stretch>
                      <a:fillRect/>
                    </a:stretch>
                  </pic:blipFill>
                  <pic:spPr bwMode="auto">
                    <a:xfrm>
                      <a:off x="0" y="0"/>
                      <a:ext cx="4772025" cy="202882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rPr>
        <w:t>Learn more here: </w:t>
      </w:r>
      <w:hyperlink r:id="rId124" w:tgtFrame="_blank">
        <w:r>
          <w:rPr>
            <w:rStyle w:val="ListLabel1948"/>
            <w:rFonts w:eastAsia="Times New Roman" w:cs="Arial" w:ascii="Arial" w:hAnsi="Arial"/>
            <w:color w:val="000000"/>
            <w:sz w:val="24"/>
            <w:szCs w:val="24"/>
          </w:rPr>
          <w:t>ngClick And ngDblclick Directives In AngularJS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45: What is One-Way Data Binding in AngularJS?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br/>
        <w:t>Answer</w:t>
      </w:r>
      <w:r>
        <w:rPr>
          <w:rFonts w:eastAsia="Times New Roman" w:cs="Arial" w:ascii="Arial" w:hAnsi="Arial"/>
          <w:color w:val="000000"/>
          <w:sz w:val="24"/>
          <w:szCs w:val="24"/>
        </w:rPr>
        <w:t> </w:t>
        <w:br/>
        <w:br/>
        <w:t>One-Way Data Binding simply means that HTML elements reflect the change. When the model values change the HTML elements don't change the values in the model.</w:t>
        <w:br/>
        <w:br/>
        <w:t>In other words, when the model changes, this change is reflected in the view but the view doesn't change the model. In other words the developer must write extra code for automatic synchronization of data between the model and the view components. One-Way binding may also be called one-direction binding.</w:t>
        <w:br/>
        <w:br/>
      </w:r>
      <w:r>
        <w:rPr/>
        <w:drawing>
          <wp:inline distT="0" distB="0" distL="0" distR="0">
            <wp:extent cx="2600325" cy="2686050"/>
            <wp:effectExtent l="0" t="0" r="0" b="0"/>
            <wp:docPr id="67" name="Picture 68" descr="One-way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descr="One-way Binding"/>
                    <pic:cNvPicPr>
                      <a:picLocks noChangeAspect="1" noChangeArrowheads="1"/>
                    </pic:cNvPicPr>
                  </pic:nvPicPr>
                  <pic:blipFill>
                    <a:blip r:embed="rId125"/>
                    <a:stretch>
                      <a:fillRect/>
                    </a:stretch>
                  </pic:blipFill>
                  <pic:spPr bwMode="auto">
                    <a:xfrm>
                      <a:off x="0" y="0"/>
                      <a:ext cx="2600325" cy="2686050"/>
                    </a:xfrm>
                    <a:prstGeom prst="rect">
                      <a:avLst/>
                    </a:prstGeom>
                  </pic:spPr>
                </pic:pic>
              </a:graphicData>
            </a:graphic>
          </wp:inline>
        </w:drawing>
      </w:r>
      <w:r>
        <w:rPr>
          <w:rFonts w:eastAsia="Times New Roman" w:cs="Arial" w:ascii="Arial" w:hAnsi="Arial"/>
          <w:color w:val="000000"/>
          <w:sz w:val="24"/>
          <w:szCs w:val="24"/>
        </w:rPr>
        <w:br/>
        <w:t>         Figure 1 One-way Binding</w:t>
        <w:br/>
        <w:br/>
        <w:t>Let us understand with an example.</w:t>
        <w:br/>
        <w:br/>
      </w:r>
      <w:r>
        <w:rPr/>
        <w:drawing>
          <wp:inline distT="0" distB="0" distL="0" distR="0">
            <wp:extent cx="6191250" cy="2009775"/>
            <wp:effectExtent l="0" t="0" r="0" b="0"/>
            <wp:docPr id="68" name="Picture 69"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descr="code"/>
                    <pic:cNvPicPr>
                      <a:picLocks noChangeAspect="1" noChangeArrowheads="1"/>
                    </pic:cNvPicPr>
                  </pic:nvPicPr>
                  <pic:blipFill>
                    <a:blip r:embed="rId126"/>
                    <a:stretch>
                      <a:fillRect/>
                    </a:stretch>
                  </pic:blipFill>
                  <pic:spPr bwMode="auto">
                    <a:xfrm>
                      <a:off x="0" y="0"/>
                      <a:ext cx="6191250" cy="2009775"/>
                    </a:xfrm>
                    <a:prstGeom prst="rect">
                      <a:avLst/>
                    </a:prstGeom>
                  </pic:spPr>
                </pic:pic>
              </a:graphicData>
            </a:graphic>
          </wp:inline>
        </w:drawing>
      </w:r>
      <w:r>
        <w:rPr>
          <w:rFonts w:eastAsia="Times New Roman" w:cs="Arial" w:ascii="Arial" w:hAnsi="Arial"/>
          <w:color w:val="000000"/>
          <w:sz w:val="24"/>
          <w:szCs w:val="24"/>
        </w:rPr>
        <w:br/>
        <w:br/>
        <w:t>Press F5</w:t>
        <w:br/>
        <w:br/>
      </w:r>
      <w:r>
        <w:rPr/>
        <w:drawing>
          <wp:inline distT="0" distB="0" distL="0" distR="0">
            <wp:extent cx="3581400" cy="1247775"/>
            <wp:effectExtent l="0" t="0" r="0" b="0"/>
            <wp:docPr id="69" name="Picture 70"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descr="output"/>
                    <pic:cNvPicPr>
                      <a:picLocks noChangeAspect="1" noChangeArrowheads="1"/>
                    </pic:cNvPicPr>
                  </pic:nvPicPr>
                  <pic:blipFill>
                    <a:blip r:embed="rId127"/>
                    <a:stretch>
                      <a:fillRect/>
                    </a:stretch>
                  </pic:blipFill>
                  <pic:spPr bwMode="auto">
                    <a:xfrm>
                      <a:off x="0" y="0"/>
                      <a:ext cx="3581400" cy="1247775"/>
                    </a:xfrm>
                    <a:prstGeom prst="rect">
                      <a:avLst/>
                    </a:prstGeom>
                  </pic:spPr>
                </pic:pic>
              </a:graphicData>
            </a:graphic>
          </wp:inline>
        </w:drawing>
      </w:r>
      <w:r>
        <w:rPr>
          <w:rFonts w:eastAsia="Times New Roman" w:cs="Arial" w:ascii="Arial" w:hAnsi="Arial"/>
          <w:color w:val="000000"/>
          <w:sz w:val="24"/>
          <w:szCs w:val="24"/>
        </w:rPr>
        <w:br/>
        <w:br/>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46: What is One-Way Data Binding in AngularJS?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br/>
        <w:t>Answer</w:t>
        <w:br/>
        <w:br/>
      </w:r>
      <w:r>
        <w:rPr>
          <w:rFonts w:eastAsia="Times New Roman" w:cs="Arial" w:ascii="Arial" w:hAnsi="Arial"/>
          <w:color w:val="000000"/>
          <w:sz w:val="24"/>
          <w:szCs w:val="24"/>
        </w:rPr>
        <w:t>One of the core features of AngularJS which makes it popular is two way data binding. In two way data binding, any changes to the model are immediately reflected in the View and any changes in the View updates the model.</w:t>
        <w:br/>
        <w:br/>
      </w:r>
      <w:r>
        <w:rPr/>
        <w:drawing>
          <wp:inline distT="0" distB="0" distL="0" distR="0">
            <wp:extent cx="5238750" cy="2238375"/>
            <wp:effectExtent l="0" t="0" r="0" b="0"/>
            <wp:docPr id="70" name="Picture 71"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descr="Data Binding"/>
                    <pic:cNvPicPr>
                      <a:picLocks noChangeAspect="1" noChangeArrowheads="1"/>
                    </pic:cNvPicPr>
                  </pic:nvPicPr>
                  <pic:blipFill>
                    <a:blip r:embed="rId128"/>
                    <a:stretch>
                      <a:fillRect/>
                    </a:stretch>
                  </pic:blipFill>
                  <pic:spPr bwMode="auto">
                    <a:xfrm>
                      <a:off x="0" y="0"/>
                      <a:ext cx="5238750" cy="2238375"/>
                    </a:xfrm>
                    <a:prstGeom prst="rect">
                      <a:avLst/>
                    </a:prstGeom>
                  </pic:spPr>
                </pic:pic>
              </a:graphicData>
            </a:graphic>
          </wp:inline>
        </w:drawing>
      </w:r>
      <w:r>
        <w:rPr>
          <w:rFonts w:eastAsia="Times New Roman" w:cs="Arial" w:ascii="Arial" w:hAnsi="Arial"/>
          <w:color w:val="000000"/>
          <w:sz w:val="24"/>
          <w:szCs w:val="24"/>
        </w:rPr>
        <w:br/>
        <w:br/>
      </w:r>
      <w:r>
        <w:rPr>
          <w:rFonts w:eastAsia="Times New Roman" w:cs="Arial" w:ascii="Arial" w:hAnsi="Arial"/>
          <w:b/>
          <w:bCs/>
          <w:color w:val="000000"/>
          <w:sz w:val="24"/>
          <w:szCs w:val="24"/>
        </w:rPr>
        <w:t>Example</w:t>
      </w:r>
    </w:p>
    <w:p>
      <w:pPr>
        <w:pStyle w:val="Normal"/>
        <w:numPr>
          <w:ilvl w:val="0"/>
          <w:numId w:val="214"/>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xmlns="http://www.w3.org/1999/xhtml"&gt;  </w:t>
      </w:r>
    </w:p>
    <w:p>
      <w:pPr>
        <w:pStyle w:val="Normal"/>
        <w:numPr>
          <w:ilvl w:val="0"/>
          <w:numId w:val="2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&lt;title&gt;&lt;/title&gt;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src="Script/angular.js"&gt;&lt;/script&gt;  </w:t>
      </w:r>
    </w:p>
    <w:p>
      <w:pPr>
        <w:pStyle w:val="Normal"/>
        <w:numPr>
          <w:ilvl w:val="0"/>
          <w:numId w:val="2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type="text/javascript"&gt;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var myApp = angular.module('myApp', [])  </w:t>
      </w:r>
    </w:p>
    <w:p>
      <w:pPr>
        <w:pStyle w:val="Normal"/>
        <w:numPr>
          <w:ilvl w:val="0"/>
          <w:numId w:val="2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.controller('myController', function($scope)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$scope.name = "Anoop";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&lt;/script&gt;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 ng-app="myApp"&gt;  </w:t>
      </w:r>
    </w:p>
    <w:p>
      <w:pPr>
        <w:pStyle w:val="Normal"/>
        <w:numPr>
          <w:ilvl w:val="0"/>
          <w:numId w:val="2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ng-controller="myController"&gt;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Enter Name:&lt;input type="text" ng-model="name" /&gt;  </w:t>
      </w:r>
    </w:p>
    <w:p>
      <w:pPr>
        <w:pStyle w:val="Normal"/>
        <w:numPr>
          <w:ilvl w:val="0"/>
          <w:numId w:val="2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&lt;p&gt;Hello! {{name}}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214"/>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14"/>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4"/>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shd w:val="clear" w:color="auto" w:fill="FFFFFF"/>
        <w:spacing w:lineRule="auto" w:line="240" w:before="0" w:after="0"/>
        <w:rPr/>
      </w:pPr>
      <w:r>
        <w:rPr>
          <w:rFonts w:eastAsia="Times New Roman" w:cs="Arial" w:ascii="Arial" w:hAnsi="Arial"/>
          <w:color w:val="000000"/>
          <w:sz w:val="24"/>
          <w:szCs w:val="24"/>
        </w:rPr>
        <w:t>In the above code, we have created a controller (i.e. myController) and registered it with myApp module. We used ng-model property for displaying the value of HTML control with the help of {{name}} Template. If we change the value in Textbox then it will update the model or if we change the value of model then it will immediately update the View.</w:t>
        <w:br/>
        <w:br/>
      </w:r>
      <w:r>
        <w:rPr>
          <w:rFonts w:eastAsia="Times New Roman" w:cs="Arial" w:ascii="Arial" w:hAnsi="Arial"/>
          <w:b/>
          <w:bCs/>
          <w:color w:val="000000"/>
          <w:sz w:val="24"/>
          <w:szCs w:val="24"/>
        </w:rPr>
        <w:t>Preview</w:t>
        <w:br/>
        <w:br/>
      </w:r>
      <w:r>
        <w:rPr/>
        <w:drawing>
          <wp:inline distT="0" distB="0" distL="0" distR="0">
            <wp:extent cx="2800350" cy="2219325"/>
            <wp:effectExtent l="0" t="0" r="0" b="0"/>
            <wp:docPr id="71" name="Picture 7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descr="Preview"/>
                    <pic:cNvPicPr>
                      <a:picLocks noChangeAspect="1" noChangeArrowheads="1"/>
                    </pic:cNvPicPr>
                  </pic:nvPicPr>
                  <pic:blipFill>
                    <a:blip r:embed="rId129"/>
                    <a:stretch>
                      <a:fillRect/>
                    </a:stretch>
                  </pic:blipFill>
                  <pic:spPr bwMode="auto">
                    <a:xfrm>
                      <a:off x="0" y="0"/>
                      <a:ext cx="2800350" cy="2219325"/>
                    </a:xfrm>
                    <a:prstGeom prst="rect">
                      <a:avLst/>
                    </a:prstGeom>
                  </pic:spPr>
                </pic:pic>
              </a:graphicData>
            </a:graphic>
          </wp:inline>
        </w:drawing>
      </w:r>
      <w:r>
        <w:rPr>
          <w:rFonts w:eastAsia="Times New Roman" w:cs="Arial" w:ascii="Arial" w:hAnsi="Arial"/>
          <w:color w:val="000000"/>
          <w:sz w:val="24"/>
          <w:szCs w:val="24"/>
        </w:rPr>
        <w:br/>
      </w:r>
      <w:r>
        <w:rPr>
          <w:rFonts w:eastAsia="Times New Roman" w:cs="Arial" w:ascii="Arial" w:hAnsi="Arial"/>
          <w:b/>
          <w:bCs/>
          <w:color w:val="000000"/>
          <w:sz w:val="24"/>
          <w:szCs w:val="24"/>
        </w:rPr>
        <w:t>Learn more here: </w:t>
      </w:r>
      <w:hyperlink r:id="rId130" w:tgtFrame="_blank">
        <w:r>
          <w:rPr>
            <w:rStyle w:val="ListLabel1948"/>
            <w:rFonts w:eastAsia="Times New Roman" w:cs="Arial" w:ascii="Arial" w:hAnsi="Arial"/>
            <w:color w:val="000000"/>
            <w:sz w:val="24"/>
            <w:szCs w:val="24"/>
          </w:rPr>
          <w:t>Two Way Data Binding In AngularJS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47: Explain ng-hide Directive in AngularJS?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br/>
        <w:t>Answer</w:t>
      </w:r>
      <w:r>
        <w:rPr>
          <w:rFonts w:eastAsia="Times New Roman" w:cs="Arial" w:ascii="Arial" w:hAnsi="Arial"/>
          <w:color w:val="000000"/>
          <w:sz w:val="24"/>
          <w:szCs w:val="24"/>
        </w:rPr>
        <w:br/>
        <w:br/>
        <w:t>ng- hide directive is used to make HTML elements invisible. Let us see this with the help of an example.</w:t>
        <w:br/>
        <w:br/>
        <w:t>Write the following HTML mark up in the webpage.</w:t>
      </w:r>
    </w:p>
    <w:p>
      <w:pPr>
        <w:pStyle w:val="Normal"/>
        <w:numPr>
          <w:ilvl w:val="0"/>
          <w:numId w:val="215"/>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21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&lt;htmlng-app&gt;  </w:t>
      </w:r>
    </w:p>
    <w:p>
      <w:pPr>
        <w:pStyle w:val="Normal"/>
        <w:numPr>
          <w:ilvl w:val="0"/>
          <w:numId w:val="21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21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&lt;title&gt;My Angular App&lt;/title&gt;  </w:t>
      </w:r>
    </w:p>
    <w:p>
      <w:pPr>
        <w:pStyle w:val="Normal"/>
        <w:numPr>
          <w:ilvl w:val="0"/>
          <w:numId w:val="21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src="https://ajax.googleapis.com/ajax/libs/angularjs/1.3.14/angular.min.js"&gt;&lt;/script&gt;  </w:t>
      </w:r>
    </w:p>
    <w:p>
      <w:pPr>
        <w:pStyle w:val="Normal"/>
        <w:numPr>
          <w:ilvl w:val="0"/>
          <w:numId w:val="21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&lt;/head&gt;  </w:t>
      </w:r>
    </w:p>
    <w:p>
      <w:pPr>
        <w:pStyle w:val="Normal"/>
        <w:numPr>
          <w:ilvl w:val="0"/>
          <w:numId w:val="21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21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ng-app=""&gt;  </w:t>
      </w:r>
    </w:p>
    <w:p>
      <w:pPr>
        <w:pStyle w:val="Normal"/>
        <w:numPr>
          <w:ilvl w:val="0"/>
          <w:numId w:val="21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ng-hide="true"&gt;This text is not visible.&lt;/p&gt;  </w:t>
      </w:r>
    </w:p>
    <w:p>
      <w:pPr>
        <w:pStyle w:val="Normal"/>
        <w:numPr>
          <w:ilvl w:val="0"/>
          <w:numId w:val="21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&lt;p ng-hide="false"&gt;This text is visible.&lt;/p&gt;  </w:t>
      </w:r>
    </w:p>
    <w:p>
      <w:pPr>
        <w:pStyle w:val="Normal"/>
        <w:numPr>
          <w:ilvl w:val="0"/>
          <w:numId w:val="21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215"/>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&lt;/body&gt;  </w:t>
      </w:r>
    </w:p>
    <w:p>
      <w:pPr>
        <w:pStyle w:val="Normal"/>
        <w:numPr>
          <w:ilvl w:val="0"/>
          <w:numId w:val="215"/>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15"/>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&lt;/html&gt;  </w:t>
      </w:r>
    </w:p>
    <w:p>
      <w:pPr>
        <w:pStyle w:val="Normal"/>
        <w:shd w:val="clear" w:color="auto" w:fill="FFFFFF"/>
        <w:spacing w:lineRule="auto" w:line="240" w:before="0" w:after="0"/>
        <w:rPr/>
      </w:pPr>
      <w:r>
        <w:rPr>
          <w:rFonts w:eastAsia="Times New Roman" w:cs="Arial" w:ascii="Arial" w:hAnsi="Arial"/>
          <w:color w:val="000000"/>
          <w:sz w:val="24"/>
          <w:szCs w:val="24"/>
        </w:rPr>
        <w:t>We have taken twp&lt;p&gt; tags in HTML. In one of the tags we will assign a value, false, to the ng-hide directive and in the other we will keep the value to true. Let us see how the output turns out.</w:t>
        <w:br/>
        <w:br/>
      </w:r>
      <w:r>
        <w:rPr/>
        <w:drawing>
          <wp:inline distT="0" distB="0" distL="0" distR="0">
            <wp:extent cx="4362450" cy="895350"/>
            <wp:effectExtent l="0" t="0" r="0" b="0"/>
            <wp:docPr id="72" name="Picture 73"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descr="output"/>
                    <pic:cNvPicPr>
                      <a:picLocks noChangeAspect="1" noChangeArrowheads="1"/>
                    </pic:cNvPicPr>
                  </pic:nvPicPr>
                  <pic:blipFill>
                    <a:blip r:embed="rId131"/>
                    <a:stretch>
                      <a:fillRect/>
                    </a:stretch>
                  </pic:blipFill>
                  <pic:spPr bwMode="auto">
                    <a:xfrm>
                      <a:off x="0" y="0"/>
                      <a:ext cx="4362450" cy="895350"/>
                    </a:xfrm>
                    <a:prstGeom prst="rect">
                      <a:avLst/>
                    </a:prstGeom>
                  </pic:spPr>
                </pic:pic>
              </a:graphicData>
            </a:graphic>
          </wp:inline>
        </w:drawing>
      </w:r>
      <w:r>
        <w:rPr>
          <w:rFonts w:eastAsia="Times New Roman" w:cs="Arial" w:ascii="Arial" w:hAnsi="Arial"/>
          <w:color w:val="000000"/>
          <w:sz w:val="24"/>
          <w:szCs w:val="24"/>
        </w:rPr>
        <w:br/>
      </w:r>
      <w:r>
        <w:rPr>
          <w:rFonts w:eastAsia="Times New Roman" w:cs="Arial" w:ascii="Arial" w:hAnsi="Arial"/>
          <w:b/>
          <w:bCs/>
          <w:color w:val="000000"/>
          <w:sz w:val="24"/>
          <w:szCs w:val="24"/>
        </w:rPr>
        <w:t>Learn more here: </w:t>
      </w:r>
      <w:hyperlink r:id="rId132" w:tgtFrame="_blank">
        <w:r>
          <w:rPr>
            <w:rStyle w:val="ListLabel1948"/>
            <w:rFonts w:eastAsia="Times New Roman" w:cs="Arial" w:ascii="Arial" w:hAnsi="Arial"/>
            <w:color w:val="000000"/>
            <w:sz w:val="24"/>
            <w:szCs w:val="24"/>
          </w:rPr>
          <w:t>ng-hide Directive in AngularJS</w:t>
        </w:r>
      </w:hyperlink>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 </w:t>
      </w:r>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48: What are animating elements in AngularJS?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br/>
        <w:t>Answer</w:t>
        <w:br/>
        <w:br/>
      </w:r>
      <w:r>
        <w:rPr>
          <w:rFonts w:eastAsia="Times New Roman" w:cs="Arial" w:ascii="Arial" w:hAnsi="Arial"/>
          <w:color w:val="000000"/>
          <w:sz w:val="24"/>
          <w:szCs w:val="24"/>
        </w:rPr>
        <w:t>The $animate service allows you to provide transition effects when elements are added, removed, or moved in the DOM. The $animate service doesn’t define any animations itself but relies on the CSS3 animation and transition features. Animations can be a useful means of drawing the user’s attention to an important change in the layout of an application, making the transition from one state to another less jarring. Many developers treat animations as an outlet for their frustrated artistic ambition and ladle on as many as possible. The results can be annoying, especially for the user who has to endure endless special effects every time they perform a task. For a line-of-business application, where the user could be repeating the same set of actions all day, the effect is demoralizing beyond description. Animations should be subtle, brief, and quick. The goal is to draw the user’s attention to the fact that something has changed. Use animations consistently, cautiously, and—above all—sparingly.</w:t>
        <w:br/>
        <w:br/>
      </w:r>
      <w:r>
        <w:rPr>
          <w:rFonts w:eastAsia="Times New Roman" w:cs="Arial" w:ascii="Arial" w:hAnsi="Arial"/>
          <w:b/>
          <w:bCs/>
          <w:color w:val="000000"/>
          <w:sz w:val="24"/>
          <w:szCs w:val="24"/>
        </w:rPr>
        <w:t>Defining and Applying an Animation</w:t>
        <w:br/>
        <w:br/>
      </w:r>
      <w:r>
        <w:rPr>
          <w:rFonts w:eastAsia="Times New Roman" w:cs="Arial" w:ascii="Arial" w:hAnsi="Arial"/>
          <w:color w:val="000000"/>
          <w:sz w:val="24"/>
          <w:szCs w:val="24"/>
        </w:rPr>
        <w:t>You don’t work directly with the $animate service to apply animations. Instead, you define animations or transitions with CSS, following a special naming convention, and then apply those names as classes to elements, which also have AngularJS directives.</w:t>
        <w:br/>
        <w:br/>
        <w:t>The built-in directives that support animation and the names associated with them: The name enter is used when content is shown to the user. The name leave is used when content is hidden from the user. The name move is used when content is moved within the DOM. The names add and remove are used when content is added and removed from the DOM.</w:t>
        <w:br/>
      </w:r>
    </w:p>
    <w:tbl>
      <w:tblPr>
        <w:tblW w:w="5000" w:type="pct"/>
        <w:jc w:val="left"/>
        <w:tblInd w:w="0"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CellMar>
          <w:top w:w="15" w:type="dxa"/>
          <w:left w:w="27" w:type="dxa"/>
          <w:bottom w:w="15" w:type="dxa"/>
          <w:right w:w="15" w:type="dxa"/>
        </w:tblCellMar>
        <w:tblLook w:noVBand="1" w:val="04a0" w:noHBand="0" w:lastColumn="0" w:firstColumn="1" w:lastRow="0" w:firstRow="1"/>
      </w:tblPr>
      <w:tblGrid>
        <w:gridCol w:w="3389"/>
        <w:gridCol w:w="5970"/>
      </w:tblGrid>
      <w:tr>
        <w:trPr/>
        <w:tc>
          <w:tcPr>
            <w:tcW w:w="3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b/>
                <w:bCs/>
                <w:color w:val="000000"/>
                <w:sz w:val="24"/>
                <w:szCs w:val="24"/>
              </w:rPr>
              <w:t>Directive</w:t>
            </w:r>
          </w:p>
        </w:tc>
        <w:tc>
          <w:tcPr>
            <w:tcW w:w="59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0270B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b/>
                <w:bCs/>
                <w:color w:val="000000"/>
                <w:sz w:val="24"/>
                <w:szCs w:val="24"/>
              </w:rPr>
              <w:t>Names</w:t>
            </w:r>
          </w:p>
        </w:tc>
      </w:tr>
      <w:tr>
        <w:trPr/>
        <w:tc>
          <w:tcPr>
            <w:tcW w:w="3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ng-repeat</w:t>
            </w:r>
          </w:p>
        </w:tc>
        <w:tc>
          <w:tcPr>
            <w:tcW w:w="59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enter, leave, move</w:t>
            </w:r>
          </w:p>
        </w:tc>
      </w:tr>
      <w:tr>
        <w:trPr/>
        <w:tc>
          <w:tcPr>
            <w:tcW w:w="3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ng-view</w:t>
            </w:r>
          </w:p>
        </w:tc>
        <w:tc>
          <w:tcPr>
            <w:tcW w:w="59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enter, leave</w:t>
            </w:r>
          </w:p>
        </w:tc>
      </w:tr>
      <w:tr>
        <w:trPr/>
        <w:tc>
          <w:tcPr>
            <w:tcW w:w="3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ng-include</w:t>
            </w:r>
          </w:p>
        </w:tc>
        <w:tc>
          <w:tcPr>
            <w:tcW w:w="59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enter, leave</w:t>
            </w:r>
          </w:p>
        </w:tc>
      </w:tr>
      <w:tr>
        <w:trPr/>
        <w:tc>
          <w:tcPr>
            <w:tcW w:w="3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ng-switch</w:t>
            </w:r>
          </w:p>
        </w:tc>
        <w:tc>
          <w:tcPr>
            <w:tcW w:w="59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enter, leave</w:t>
            </w:r>
          </w:p>
        </w:tc>
      </w:tr>
      <w:tr>
        <w:trPr/>
        <w:tc>
          <w:tcPr>
            <w:tcW w:w="3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ng-if</w:t>
            </w:r>
          </w:p>
        </w:tc>
        <w:tc>
          <w:tcPr>
            <w:tcW w:w="59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enter, leave</w:t>
            </w:r>
          </w:p>
        </w:tc>
      </w:tr>
      <w:tr>
        <w:trPr/>
        <w:tc>
          <w:tcPr>
            <w:tcW w:w="3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ng-class</w:t>
            </w:r>
          </w:p>
        </w:tc>
        <w:tc>
          <w:tcPr>
            <w:tcW w:w="59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add, remove</w:t>
            </w:r>
          </w:p>
        </w:tc>
      </w:tr>
      <w:tr>
        <w:trPr/>
        <w:tc>
          <w:tcPr>
            <w:tcW w:w="3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ng-show</w:t>
            </w:r>
          </w:p>
        </w:tc>
        <w:tc>
          <w:tcPr>
            <w:tcW w:w="59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add, remove</w:t>
            </w:r>
          </w:p>
        </w:tc>
      </w:tr>
      <w:tr>
        <w:trPr/>
        <w:tc>
          <w:tcPr>
            <w:tcW w:w="3389"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ng-hide</w:t>
            </w:r>
          </w:p>
        </w:tc>
        <w:tc>
          <w:tcPr>
            <w:tcW w:w="5970" w:type="dxa"/>
            <w:tcBorders>
              <w:top w:val="dashed" w:sz="6" w:space="0" w:color="000000"/>
              <w:left w:val="dashed" w:sz="6" w:space="0" w:color="000000"/>
              <w:bottom w:val="dashed" w:sz="6" w:space="0" w:color="000000"/>
              <w:right w:val="dashed" w:sz="6" w:space="0" w:color="000000"/>
              <w:insideH w:val="dashed" w:sz="6" w:space="0" w:color="000000"/>
              <w:insideV w:val="dashed" w:sz="6" w:space="0" w:color="000000"/>
            </w:tcBorders>
            <w:shd w:color="auto" w:fill="FFFFFF" w:val="clear"/>
            <w:vAlign w:val="center"/>
          </w:tcPr>
          <w:p>
            <w:pPr>
              <w:pStyle w:val="Normal"/>
              <w:spacing w:lineRule="auto" w:line="240" w:before="240" w:after="240"/>
              <w:rPr>
                <w:rFonts w:ascii="Arial" w:hAnsi="Arial" w:eastAsia="Times New Roman" w:cs="Arial"/>
                <w:color w:val="333333"/>
                <w:sz w:val="24"/>
                <w:szCs w:val="24"/>
              </w:rPr>
            </w:pPr>
            <w:r>
              <w:rPr>
                <w:rFonts w:eastAsia="Times New Roman" w:cs="Arial" w:ascii="Arial" w:hAnsi="Arial"/>
                <w:color w:val="000000"/>
                <w:sz w:val="24"/>
                <w:szCs w:val="24"/>
              </w:rPr>
              <w:t>add, remove</w:t>
            </w:r>
          </w:p>
        </w:tc>
      </w:tr>
    </w:tbl>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133" w:tgtFrame="_blank">
        <w:r>
          <w:rPr>
            <w:rStyle w:val="ListLabel1948"/>
            <w:rFonts w:eastAsia="Times New Roman" w:cs="Arial" w:ascii="Arial" w:hAnsi="Arial"/>
            <w:color w:val="000000"/>
            <w:sz w:val="24"/>
            <w:szCs w:val="24"/>
          </w:rPr>
          <w:t>AngularJS From Beginning: Animation - Part Ten</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49: What is ngClass directive in AngularJS?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br/>
        <w:t>Answer</w:t>
      </w:r>
      <w:r>
        <w:rPr>
          <w:rFonts w:eastAsia="Times New Roman" w:cs="Arial" w:ascii="Arial" w:hAnsi="Arial"/>
          <w:color w:val="000000"/>
          <w:sz w:val="24"/>
          <w:szCs w:val="24"/>
        </w:rPr>
        <w:t> </w:t>
        <w:br/>
        <w:br/>
      </w:r>
      <w:r>
        <w:rPr>
          <w:rFonts w:eastAsia="Times New Roman" w:cs="Arial" w:ascii="Arial" w:hAnsi="Arial"/>
          <w:i/>
          <w:iCs/>
          <w:color w:val="000000"/>
          <w:sz w:val="24"/>
          <w:szCs w:val="24"/>
        </w:rPr>
        <w:t>ngClass directive </w:t>
      </w:r>
      <w:r>
        <w:rPr>
          <w:rFonts w:eastAsia="Times New Roman" w:cs="Arial" w:ascii="Arial" w:hAnsi="Arial"/>
          <w:color w:val="000000"/>
          <w:sz w:val="24"/>
          <w:szCs w:val="24"/>
        </w:rPr>
        <w:t>This directive lets us do things like,</w:t>
      </w:r>
    </w:p>
    <w:p>
      <w:pPr>
        <w:pStyle w:val="Normal"/>
        <w:numPr>
          <w:ilvl w:val="0"/>
          <w:numId w:val="216"/>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Add/Remove classes based on Angular variables.</w:t>
      </w:r>
    </w:p>
    <w:p>
      <w:pPr>
        <w:pStyle w:val="Normal"/>
        <w:numPr>
          <w:ilvl w:val="0"/>
          <w:numId w:val="216"/>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Add/Remove classes based on evaluated expressions.</w:t>
      </w:r>
    </w:p>
    <w:p>
      <w:pPr>
        <w:pStyle w:val="Normal"/>
        <w:numPr>
          <w:ilvl w:val="0"/>
          <w:numId w:val="216"/>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Bind single or multiple classes based on dynamic data.</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Some Points about ng-class</w:t>
      </w:r>
    </w:p>
    <w:p>
      <w:pPr>
        <w:pStyle w:val="Normal"/>
        <w:numPr>
          <w:ilvl w:val="0"/>
          <w:numId w:val="217"/>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The ng-class directive dynamically binds one or more CSS classes to an HTML element.</w:t>
      </w:r>
    </w:p>
    <w:p>
      <w:pPr>
        <w:pStyle w:val="Normal"/>
        <w:numPr>
          <w:ilvl w:val="0"/>
          <w:numId w:val="21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The value of the ng-class directive can be a string, an object, or an array.</w:t>
      </w:r>
    </w:p>
    <w:p>
      <w:pPr>
        <w:pStyle w:val="Normal"/>
        <w:numPr>
          <w:ilvl w:val="0"/>
          <w:numId w:val="21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If it is a string, it should contain one or more, space-separated class names.</w:t>
      </w:r>
    </w:p>
    <w:p>
      <w:pPr>
        <w:pStyle w:val="Normal"/>
        <w:numPr>
          <w:ilvl w:val="0"/>
          <w:numId w:val="217"/>
        </w:numPr>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color w:val="000000"/>
          <w:sz w:val="24"/>
          <w:szCs w:val="24"/>
        </w:rPr>
        <w:t>As an object, it should contain key-value pairs, where the key is a Boolean value, and the value is the class name of the class you want to add. The class will only be added if the key is set to true.</w:t>
        <w:br/>
        <w:br/>
      </w:r>
      <w:r>
        <w:rPr>
          <w:rFonts w:eastAsia="Times New Roman" w:cs="Arial" w:ascii="Arial" w:hAnsi="Arial"/>
          <w:b/>
          <w:bCs/>
          <w:color w:val="000000"/>
          <w:sz w:val="24"/>
          <w:szCs w:val="24"/>
        </w:rPr>
        <w:t>Examples</w:t>
        <w:br/>
        <w:br/>
        <w:t>Ex 1</w:t>
      </w:r>
    </w:p>
    <w:p>
      <w:pPr>
        <w:pStyle w:val="Normal"/>
        <w:numPr>
          <w:ilvl w:val="1"/>
          <w:numId w:val="2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&lt;div ng-class="{class1 : expression1, class2 : expression2}"&gt;  </w:t>
      </w:r>
    </w:p>
    <w:p>
      <w:pPr>
        <w:pStyle w:val="Normal"/>
        <w:numPr>
          <w:ilvl w:val="1"/>
          <w:numId w:val="2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1"/>
          <w:numId w:val="217"/>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Hello World!  </w:t>
      </w:r>
    </w:p>
    <w:p>
      <w:pPr>
        <w:pStyle w:val="Normal"/>
        <w:numPr>
          <w:ilvl w:val="1"/>
          <w:numId w:val="217"/>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1"/>
          <w:numId w:val="217"/>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&lt;/div&gt;  </w:t>
        <w:br/>
        <w:br/>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000000"/>
          <w:sz w:val="24"/>
          <w:szCs w:val="24"/>
        </w:rPr>
        <w:t>Here class1 will apply if the expression1 is true and class2 will apply if the expression2 is true.</w:t>
        <w:br/>
        <w:br/>
      </w:r>
      <w:r>
        <w:rPr>
          <w:rFonts w:eastAsia="Times New Roman" w:cs="Arial" w:ascii="Arial" w:hAnsi="Arial"/>
          <w:b/>
          <w:bCs/>
          <w:color w:val="000000"/>
          <w:sz w:val="24"/>
          <w:szCs w:val="24"/>
        </w:rPr>
        <w:t>Ex 2</w:t>
      </w:r>
    </w:p>
    <w:p>
      <w:pPr>
        <w:pStyle w:val="Normal"/>
        <w:numPr>
          <w:ilvl w:val="1"/>
          <w:numId w:val="218"/>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 div ng-class="{'class1 class2' : expression1}"&gt;  </w:t>
      </w:r>
    </w:p>
    <w:p>
      <w:pPr>
        <w:pStyle w:val="Normal"/>
        <w:numPr>
          <w:ilvl w:val="1"/>
          <w:numId w:val="218"/>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Hello World!  </w:t>
      </w:r>
    </w:p>
    <w:p>
      <w:pPr>
        <w:pStyle w:val="Normal"/>
        <w:numPr>
          <w:ilvl w:val="1"/>
          <w:numId w:val="218"/>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1"/>
          <w:numId w:val="218"/>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 /div&gt;  </w:t>
        <w:br/>
        <w:br/>
      </w:r>
    </w:p>
    <w:p>
      <w:pPr>
        <w:pStyle w:val="Normal"/>
        <w:shd w:val="clear" w:color="auto" w:fill="FFFFFF"/>
        <w:spacing w:lineRule="auto" w:line="240" w:beforeAutospacing="1" w:afterAutospacing="1"/>
        <w:ind w:left="720" w:hanging="0"/>
        <w:rPr>
          <w:rFonts w:ascii="Arial" w:hAnsi="Arial" w:eastAsia="Times New Roman" w:cs="Arial"/>
          <w:color w:val="212121"/>
          <w:sz w:val="24"/>
          <w:szCs w:val="24"/>
        </w:rPr>
      </w:pPr>
      <w:r>
        <w:rPr>
          <w:rFonts w:eastAsia="Times New Roman" w:cs="Arial" w:ascii="Arial" w:hAnsi="Arial"/>
          <w:color w:val="000000"/>
          <w:sz w:val="24"/>
          <w:szCs w:val="24"/>
        </w:rPr>
        <w:t>Here class1 and class2 will apply if the expression1 is true.</w:t>
        <w:br/>
        <w:br/>
        <w:t>We can reduce the above code into,</w:t>
      </w:r>
    </w:p>
    <w:p>
      <w:pPr>
        <w:pStyle w:val="Normal"/>
        <w:numPr>
          <w:ilvl w:val="1"/>
          <w:numId w:val="219"/>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 div ng-class="{'class1 class2' : expression1}"&gt;  </w:t>
      </w:r>
    </w:p>
    <w:p>
      <w:pPr>
        <w:pStyle w:val="Normal"/>
        <w:numPr>
          <w:ilvl w:val="1"/>
          <w:numId w:val="219"/>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Hello World!  </w:t>
      </w:r>
    </w:p>
    <w:p>
      <w:pPr>
        <w:pStyle w:val="Normal"/>
        <w:numPr>
          <w:ilvl w:val="1"/>
          <w:numId w:val="219"/>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1"/>
          <w:numId w:val="219"/>
        </w:numPr>
        <w:pBdr>
          <w:left w:val="single" w:sz="18" w:space="0" w:color="6CE26C"/>
        </w:pBdr>
        <w:shd w:val="clear" w:color="auto" w:fill="F8F8F8"/>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 /div&gt;  </w:t>
      </w:r>
    </w:p>
    <w:p>
      <w:pPr>
        <w:pStyle w:val="Normal"/>
        <w:shd w:val="clear" w:color="auto" w:fill="FFFFFF"/>
        <w:spacing w:lineRule="auto" w:line="240" w:before="240" w:after="240"/>
        <w:rPr/>
      </w:pPr>
      <w:r>
        <w:rPr>
          <w:rFonts w:eastAsia="Times New Roman" w:cs="Arial" w:ascii="Arial" w:hAnsi="Arial"/>
          <w:b/>
          <w:bCs/>
          <w:color w:val="000000"/>
          <w:sz w:val="24"/>
          <w:szCs w:val="24"/>
        </w:rPr>
        <w:t>Learn more here: </w:t>
      </w:r>
      <w:hyperlink r:id="rId134" w:tgtFrame="_blank">
        <w:r>
          <w:rPr>
            <w:rStyle w:val="ListLabel1948"/>
            <w:rFonts w:eastAsia="Times New Roman" w:cs="Arial" w:ascii="Arial" w:hAnsi="Arial"/>
            <w:color w:val="000000"/>
            <w:sz w:val="24"/>
            <w:szCs w:val="24"/>
          </w:rPr>
          <w:t>Ng-class in AngularJS</w:t>
        </w:r>
      </w:hyperlink>
    </w:p>
    <w:p>
      <w:pPr>
        <w:pStyle w:val="Normal"/>
        <w:numPr>
          <w:ilvl w:val="0"/>
          <w:numId w:val="0"/>
        </w:numPr>
        <w:shd w:val="clear" w:color="auto" w:fill="FFFFFF"/>
        <w:spacing w:lineRule="auto" w:line="240" w:before="0" w:after="0"/>
        <w:outlineLvl w:val="1"/>
        <w:rPr>
          <w:rFonts w:ascii="Arial" w:hAnsi="Arial" w:eastAsia="Times New Roman" w:cs="Arial"/>
          <w:color w:val="212121"/>
          <w:sz w:val="36"/>
          <w:szCs w:val="36"/>
        </w:rPr>
      </w:pPr>
      <w:r>
        <w:rPr>
          <w:rFonts w:eastAsia="Times New Roman" w:cs="Arial" w:ascii="Arial" w:hAnsi="Arial"/>
          <w:color w:val="000000"/>
          <w:sz w:val="36"/>
          <w:szCs w:val="36"/>
        </w:rPr>
        <w:t>Question 50: Why is scopeless controller used in AngularJS?</w:t>
      </w:r>
    </w:p>
    <w:p>
      <w:pPr>
        <w:pStyle w:val="Normal"/>
        <w:shd w:val="clear" w:color="auto" w:fill="FFFFFF"/>
        <w:spacing w:lineRule="auto" w:line="240" w:before="0" w:after="0"/>
        <w:rPr>
          <w:rFonts w:ascii="Arial" w:hAnsi="Arial" w:eastAsia="Times New Roman" w:cs="Arial"/>
          <w:color w:val="212121"/>
          <w:sz w:val="24"/>
          <w:szCs w:val="24"/>
        </w:rPr>
      </w:pPr>
      <w:r>
        <w:rPr>
          <w:rFonts w:eastAsia="Times New Roman" w:cs="Arial" w:ascii="Arial" w:hAnsi="Arial"/>
          <w:b/>
          <w:bCs/>
          <w:color w:val="000000"/>
          <w:sz w:val="24"/>
          <w:szCs w:val="24"/>
        </w:rPr>
        <w:br/>
        <w:t>Answer</w:t>
        <w:br/>
        <w:br/>
      </w:r>
      <w:r>
        <w:rPr>
          <w:rFonts w:eastAsia="Times New Roman" w:cs="Arial" w:ascii="Arial" w:hAnsi="Arial"/>
          <w:color w:val="000000"/>
          <w:sz w:val="24"/>
          <w:szCs w:val="24"/>
        </w:rPr>
        <w:t>Sometimes controller become complex by using $scope for providing data and behavior to view, in that situation we can use scopeless controller. </w:t>
        <w:br/>
        <w:br/>
        <w:t>But if you have designed your AngularJS application perfectly, there is no need to go for scopeless controllers.</w:t>
        <w:br/>
        <w:br/>
      </w:r>
      <w:r>
        <w:rPr>
          <w:rFonts w:eastAsia="Times New Roman" w:cs="Arial" w:ascii="Arial" w:hAnsi="Arial"/>
          <w:b/>
          <w:bCs/>
          <w:color w:val="000000"/>
          <w:sz w:val="24"/>
          <w:szCs w:val="24"/>
        </w:rPr>
        <w:t>Creating scope-less controller</w:t>
      </w:r>
    </w:p>
    <w:p>
      <w:pPr>
        <w:pStyle w:val="Normal"/>
        <w:numPr>
          <w:ilvl w:val="0"/>
          <w:numId w:val="220"/>
        </w:numPr>
        <w:shd w:val="clear" w:color="auto" w:fill="FFFFFF"/>
        <w:spacing w:lineRule="auto" w:line="240" w:beforeAutospacing="1" w:after="0"/>
        <w:rPr>
          <w:rFonts w:ascii="Arial" w:hAnsi="Arial" w:eastAsia="Times New Roman" w:cs="Arial"/>
          <w:color w:val="212121"/>
          <w:sz w:val="24"/>
          <w:szCs w:val="24"/>
        </w:rPr>
      </w:pPr>
      <w:r>
        <w:rPr>
          <w:rFonts w:eastAsia="Times New Roman" w:cs="Arial" w:ascii="Arial" w:hAnsi="Arial"/>
          <w:color w:val="000000"/>
          <w:sz w:val="24"/>
          <w:szCs w:val="24"/>
        </w:rPr>
        <w:t>angular module(app.js):</w:t>
      </w:r>
    </w:p>
    <w:p>
      <w:pPr>
        <w:pStyle w:val="Normal"/>
        <w:numPr>
          <w:ilvl w:val="0"/>
          <w:numId w:val="220"/>
        </w:numPr>
        <w:shd w:val="clear" w:color="auto" w:fill="FFFFFF"/>
        <w:spacing w:lineRule="auto" w:line="240" w:before="0" w:afterAutospacing="1"/>
        <w:rPr>
          <w:rFonts w:ascii="Arial" w:hAnsi="Arial" w:eastAsia="Times New Roman" w:cs="Arial"/>
          <w:color w:val="212121"/>
          <w:sz w:val="24"/>
          <w:szCs w:val="24"/>
        </w:rPr>
      </w:pPr>
      <w:r>
        <w:rPr>
          <w:rFonts w:eastAsia="Times New Roman" w:cs="Arial" w:ascii="Arial" w:hAnsi="Arial"/>
          <w:color w:val="000000"/>
          <w:sz w:val="24"/>
          <w:szCs w:val="24"/>
        </w:rPr>
        <w:t>angular.module('myApp', []);</w:t>
      </w:r>
    </w:p>
    <w:p>
      <w:pPr>
        <w:pStyle w:val="Normal"/>
        <w:shd w:val="clear" w:color="auto" w:fill="FFFFFF"/>
        <w:spacing w:lineRule="auto" w:line="240" w:before="240" w:after="240"/>
        <w:rPr>
          <w:rFonts w:ascii="Arial" w:hAnsi="Arial" w:eastAsia="Times New Roman" w:cs="Arial"/>
          <w:color w:val="212121"/>
          <w:sz w:val="24"/>
          <w:szCs w:val="24"/>
        </w:rPr>
      </w:pPr>
      <w:r>
        <w:rPr>
          <w:rFonts w:eastAsia="Times New Roman" w:cs="Arial" w:ascii="Arial" w:hAnsi="Arial"/>
          <w:b/>
          <w:bCs/>
          <w:color w:val="000000"/>
          <w:sz w:val="24"/>
          <w:szCs w:val="24"/>
        </w:rPr>
        <w:t>Controller (homeController.js)</w:t>
      </w:r>
    </w:p>
    <w:p>
      <w:pPr>
        <w:pStyle w:val="Normal"/>
        <w:numPr>
          <w:ilvl w:val="0"/>
          <w:numId w:val="221"/>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var app = angular.module("myApp");  </w:t>
      </w:r>
    </w:p>
    <w:p>
      <w:pPr>
        <w:pStyle w:val="Normal"/>
        <w:numPr>
          <w:ilvl w:val="0"/>
          <w:numId w:val="22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2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app.controller("myController", function()   </w:t>
      </w:r>
    </w:p>
    <w:p>
      <w:pPr>
        <w:pStyle w:val="Normal"/>
        <w:numPr>
          <w:ilvl w:val="0"/>
          <w:numId w:val="22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2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2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0000"/>
          <w:sz w:val="24"/>
          <w:szCs w:val="24"/>
        </w:rPr>
        <w:t>this</w:t>
      </w:r>
      <w:r>
        <w:rPr>
          <w:rFonts w:eastAsia="Times New Roman" w:cs="Consolas" w:ascii="Consolas" w:hAnsi="Consolas"/>
          <w:color w:val="000000"/>
          <w:sz w:val="24"/>
          <w:szCs w:val="24"/>
        </w:rPr>
        <w:t>.title = 'scopeless Controller Test';  </w:t>
      </w:r>
    </w:p>
    <w:p>
      <w:pPr>
        <w:pStyle w:val="Normal"/>
        <w:numPr>
          <w:ilvl w:val="0"/>
          <w:numId w:val="22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0000"/>
          <w:sz w:val="24"/>
          <w:szCs w:val="24"/>
        </w:rPr>
        <w:t>this</w:t>
      </w:r>
      <w:r>
        <w:rPr>
          <w:rFonts w:eastAsia="Times New Roman" w:cs="Consolas" w:ascii="Consolas" w:hAnsi="Consolas"/>
          <w:color w:val="000000"/>
          <w:sz w:val="24"/>
          <w:szCs w:val="24"/>
        </w:rPr>
        <w:t>.name = 'Anupam';  </w:t>
      </w:r>
    </w:p>
    <w:p>
      <w:pPr>
        <w:pStyle w:val="Normal"/>
        <w:numPr>
          <w:ilvl w:val="0"/>
          <w:numId w:val="22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b/>
          <w:bCs/>
          <w:color w:val="000000"/>
          <w:sz w:val="24"/>
          <w:szCs w:val="24"/>
        </w:rPr>
        <w:t>this</w:t>
      </w:r>
      <w:r>
        <w:rPr>
          <w:rFonts w:eastAsia="Times New Roman" w:cs="Consolas" w:ascii="Consolas" w:hAnsi="Consolas"/>
          <w:color w:val="000000"/>
          <w:sz w:val="24"/>
          <w:szCs w:val="24"/>
        </w:rPr>
        <w:t>.sayHello = function()   </w:t>
      </w:r>
    </w:p>
    <w:p>
      <w:pPr>
        <w:pStyle w:val="Normal"/>
        <w:numPr>
          <w:ilvl w:val="0"/>
          <w:numId w:val="22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2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alert('Hello ' + </w:t>
      </w:r>
      <w:r>
        <w:rPr>
          <w:rFonts w:eastAsia="Times New Roman" w:cs="Consolas" w:ascii="Consolas" w:hAnsi="Consolas"/>
          <w:b/>
          <w:bCs/>
          <w:color w:val="000000"/>
          <w:sz w:val="24"/>
          <w:szCs w:val="24"/>
        </w:rPr>
        <w:t>this</w:t>
      </w:r>
      <w:r>
        <w:rPr>
          <w:rFonts w:eastAsia="Times New Roman" w:cs="Consolas" w:ascii="Consolas" w:hAnsi="Consolas"/>
          <w:color w:val="000000"/>
          <w:sz w:val="24"/>
          <w:szCs w:val="24"/>
        </w:rPr>
        <w:t>.name);  </w:t>
      </w:r>
    </w:p>
    <w:p>
      <w:pPr>
        <w:pStyle w:val="Normal"/>
        <w:numPr>
          <w:ilvl w:val="0"/>
          <w:numId w:val="221"/>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  </w:t>
      </w:r>
    </w:p>
    <w:p>
      <w:pPr>
        <w:pStyle w:val="Normal"/>
        <w:numPr>
          <w:ilvl w:val="0"/>
          <w:numId w:val="221"/>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21"/>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shd w:fill="FFFFFF" w:val="clear"/>
        </w:rPr>
        <w:t>As you can see I have used JavaScript for this keyword to add data and behavior in my controller.</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I would love to explain this here but I am still exploring what thi is in JavaScript.</w:t>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 </w:t>
      </w:r>
      <w:r>
        <w:rPr>
          <w:rFonts w:eastAsia="Times New Roman" w:cs="Arial" w:ascii="Arial" w:hAnsi="Arial"/>
          <w:color w:val="000000"/>
          <w:sz w:val="24"/>
          <w:szCs w:val="24"/>
        </w:rPr>
        <w:br/>
      </w:r>
      <w:r>
        <w:rPr>
          <w:rFonts w:eastAsia="Times New Roman" w:cs="Arial" w:ascii="Arial" w:hAnsi="Arial"/>
          <w:color w:val="000000"/>
          <w:sz w:val="24"/>
          <w:szCs w:val="24"/>
          <w:shd w:fill="FFFFFF" w:val="clear"/>
        </w:rPr>
        <w:t>Here is how we can get data from controller to view.</w:t>
      </w:r>
      <w:r>
        <w:rPr>
          <w:rFonts w:eastAsia="Times New Roman" w:cs="Arial" w:ascii="Arial" w:hAnsi="Arial"/>
          <w:color w:val="000000"/>
          <w:sz w:val="24"/>
          <w:szCs w:val="24"/>
        </w:rPr>
        <w:br/>
        <w:br/>
      </w:r>
      <w:r>
        <w:rPr>
          <w:rFonts w:eastAsia="Times New Roman" w:cs="Arial" w:ascii="Arial" w:hAnsi="Arial"/>
          <w:color w:val="000000"/>
          <w:sz w:val="24"/>
          <w:szCs w:val="24"/>
          <w:shd w:fill="FFFFFF" w:val="clear"/>
        </w:rPr>
        <w:t>Binding Data to View using scope-less controller</w:t>
      </w:r>
      <w:r>
        <w:rPr>
          <w:rFonts w:eastAsia="Times New Roman" w:cs="Arial" w:ascii="Arial" w:hAnsi="Arial"/>
          <w:color w:val="000000"/>
          <w:sz w:val="24"/>
          <w:szCs w:val="24"/>
        </w:rPr>
        <w:br/>
        <w:br/>
      </w:r>
      <w:r>
        <w:rPr>
          <w:rFonts w:eastAsia="Times New Roman" w:cs="Arial" w:ascii="Arial" w:hAnsi="Arial"/>
          <w:b/>
          <w:bCs/>
          <w:color w:val="000000"/>
          <w:sz w:val="24"/>
          <w:szCs w:val="24"/>
          <w:shd w:fill="FFFFFF" w:val="clear"/>
        </w:rPr>
        <w:t>View (index.html)</w:t>
        <w:br/>
      </w:r>
    </w:p>
    <w:p>
      <w:pPr>
        <w:pStyle w:val="Normal"/>
        <w:numPr>
          <w:ilvl w:val="0"/>
          <w:numId w:val="222"/>
        </w:numPr>
        <w:pBdr>
          <w:left w:val="single" w:sz="18" w:space="0" w:color="6CE26C"/>
        </w:pBdr>
        <w:shd w:val="clear" w:color="auto" w:fill="FFFFFF"/>
        <w:spacing w:lineRule="atLeast" w:line="270" w:beforeAutospacing="1" w:after="0"/>
        <w:rPr>
          <w:rFonts w:ascii="Consolas" w:hAnsi="Consolas" w:eastAsia="Times New Roman" w:cs="Consolas"/>
          <w:color w:val="5C5C5C"/>
          <w:sz w:val="24"/>
          <w:szCs w:val="24"/>
        </w:rPr>
      </w:pPr>
      <w:r>
        <w:rPr>
          <w:rFonts w:eastAsia="Times New Roman" w:cs="Consolas" w:ascii="Consolas" w:hAnsi="Consolas"/>
          <w:color w:val="000000"/>
          <w:sz w:val="24"/>
          <w:szCs w:val="24"/>
        </w:rPr>
        <w:t>&lt;!DOCTYPE html&gt;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&lt;html ng-app="myApp" ng-controller="myController as ctrl"&gt;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src="Scripts/angular.min.js"&gt;&lt;/script&gt;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src="app/app.js"&gt;&lt;/script&gt;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&lt;script src="app/homeController.js"&gt;&lt;/script&gt;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&lt;link href="Css/bootstrap.min.css" rel="stylesheet" /&gt;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&lt;title&gt;{{ctrl.title}}&lt;/title&gt;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&lt;/head&gt;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&lt;nav role="navigation" class=" navbar navbar-default"&gt;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class="navbar-header"&gt;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 href="#" class="navbar-brand"&gt;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{{ctrl.title}}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&lt;/a&gt;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&lt;/nav&gt;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class="container body-content"&gt;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class="col md-6"&gt;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class="row"&gt;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class="well-lg"&gt;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Hi {{ctrl.name}}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class="row"&gt;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 class="well-lg"&gt;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&lt;input type="button" ng-click="ctrl.sayHello()" value="Say Hello" class="btn" /&gt;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r>
        <w:rPr>
          <w:rFonts w:eastAsia="Times New Roman" w:cs="Consolas" w:ascii="Consolas" w:hAnsi="Consolas"/>
          <w:color w:val="000000"/>
          <w:sz w:val="24"/>
          <w:szCs w:val="24"/>
        </w:rPr>
        <w:t>&lt;/div&gt;  </w:t>
      </w:r>
    </w:p>
    <w:p>
      <w:pPr>
        <w:pStyle w:val="Normal"/>
        <w:numPr>
          <w:ilvl w:val="0"/>
          <w:numId w:val="222"/>
        </w:numPr>
        <w:pBdr>
          <w:left w:val="single" w:sz="18" w:space="0" w:color="6CE26C"/>
        </w:pBdr>
        <w:shd w:val="clear" w:color="auto" w:fill="FFFFFF"/>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&lt;/body&gt;  </w:t>
      </w:r>
    </w:p>
    <w:p>
      <w:pPr>
        <w:pStyle w:val="Normal"/>
        <w:numPr>
          <w:ilvl w:val="0"/>
          <w:numId w:val="222"/>
        </w:numPr>
        <w:pBdr>
          <w:left w:val="single" w:sz="18" w:space="0" w:color="6CE26C"/>
        </w:pBdr>
        <w:shd w:val="clear" w:color="auto" w:fill="F8F8F8"/>
        <w:spacing w:lineRule="atLeast" w:line="270" w:before="0" w:after="0"/>
        <w:rPr>
          <w:rFonts w:ascii="Consolas" w:hAnsi="Consolas" w:eastAsia="Times New Roman" w:cs="Consolas"/>
          <w:color w:val="5C5C5C"/>
          <w:sz w:val="24"/>
          <w:szCs w:val="24"/>
        </w:rPr>
      </w:pPr>
      <w:r>
        <w:rPr>
          <w:rFonts w:eastAsia="Times New Roman" w:cs="Consolas" w:ascii="Consolas" w:hAnsi="Consolas"/>
          <w:color w:val="000000"/>
          <w:sz w:val="24"/>
          <w:szCs w:val="24"/>
        </w:rPr>
        <w:t>  </w:t>
      </w:r>
    </w:p>
    <w:p>
      <w:pPr>
        <w:pStyle w:val="Normal"/>
        <w:numPr>
          <w:ilvl w:val="0"/>
          <w:numId w:val="222"/>
        </w:numPr>
        <w:pBdr>
          <w:left w:val="single" w:sz="18" w:space="0" w:color="6CE26C"/>
        </w:pBdr>
        <w:shd w:val="clear" w:color="auto" w:fill="FFFFFF"/>
        <w:spacing w:lineRule="atLeast" w:line="270" w:before="0" w:afterAutospacing="1"/>
        <w:rPr>
          <w:rFonts w:ascii="Consolas" w:hAnsi="Consolas" w:eastAsia="Times New Roman" w:cs="Consolas"/>
          <w:color w:val="5C5C5C"/>
          <w:sz w:val="24"/>
          <w:szCs w:val="24"/>
        </w:rPr>
      </w:pPr>
      <w:r>
        <w:rPr>
          <w:rFonts w:eastAsia="Times New Roman" w:cs="Consolas" w:ascii="Consolas" w:hAnsi="Consolas"/>
          <w:color w:val="000000"/>
          <w:sz w:val="24"/>
          <w:szCs w:val="24"/>
        </w:rPr>
        <w:t>&lt;/html&gt;  </w:t>
      </w:r>
    </w:p>
    <w:p>
      <w:pPr>
        <w:pStyle w:val="Normal"/>
        <w:rPr>
          <w:color w:val="000000"/>
        </w:rPr>
      </w:pPr>
      <w:r>
        <w:rPr>
          <w:rFonts w:eastAsia="Times New Roman" w:cs="Arial" w:ascii="Arial" w:hAnsi="Arial"/>
          <w:color w:val="000000"/>
          <w:sz w:val="24"/>
          <w:szCs w:val="24"/>
          <w:shd w:fill="FFFFFF" w:val="clear"/>
        </w:rPr>
        <w:t>Here I have used a variable ctrl (myController as ctrl) which is an instance of myController.</w:t>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"collapseUnfiled1"</w:instrText>
      </w:r>
      <w:r>
        <w:rPr>
          <w:rStyle w:val="ListLabel1951"/>
          <w:sz w:val="27"/>
          <w:szCs w:val="27"/>
          <w:rFonts w:eastAsia="Times New Roman" w:cs="Arial" w:ascii="Arial" w:hAnsi="Arial"/>
        </w:rPr>
        <w:fldChar w:fldCharType="separate"/>
      </w:r>
      <w:r>
        <w:rPr>
          <w:rStyle w:val="ListLabel1951"/>
          <w:rFonts w:eastAsia="Times New Roman" w:cs="Arial" w:ascii="Arial" w:hAnsi="Arial"/>
          <w:color w:val="000000"/>
          <w:sz w:val="27"/>
          <w:szCs w:val="27"/>
        </w:rPr>
        <w:t>1. What is Angular 2 ?</w:t>
      </w:r>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pPr>
      <w:ins w:id="663" w:author="Unknown" w:date="0-00-00T00:00:00Z">
        <w:r>
          <w:rPr>
            <w:rFonts w:eastAsia="Times New Roman" w:cs="Arial" w:ascii="Arial" w:hAnsi="Arial"/>
            <w:b/>
            <w:bCs/>
            <w:color w:val="000000"/>
            <w:sz w:val="24"/>
            <w:szCs w:val="24"/>
          </w:rPr>
          <w:t>Angular 2</w:t>
        </w:r>
      </w:ins>
      <w:ins w:id="664" w:author="Unknown" w:date="0-00-00T00:00:00Z">
        <w:r>
          <w:rPr>
            <w:rFonts w:eastAsia="Times New Roman" w:cs="Arial" w:ascii="Arial" w:hAnsi="Arial"/>
            <w:color w:val="000000"/>
            <w:sz w:val="24"/>
            <w:szCs w:val="24"/>
          </w:rPr>
          <w:t> is a completely revived component-based </w:t>
        </w:r>
      </w:ins>
      <w:hyperlink r:id="rId135" w:tgtFrame="_blank">
        <w:ins w:id="665" w:author="Unknown" w:date="0-00-00T00:00:00Z">
          <w:r>
            <w:rPr>
              <w:rStyle w:val="ListLabel1952"/>
              <w:rFonts w:eastAsia="Times New Roman" w:cs="Arial" w:ascii="Arial" w:hAnsi="Arial"/>
              <w:b/>
              <w:bCs/>
              <w:color w:val="000000"/>
              <w:sz w:val="24"/>
              <w:szCs w:val="24"/>
              <w:u w:val="single"/>
            </w:rPr>
            <w:t>Javascript framework</w:t>
          </w:r>
        </w:ins>
      </w:hyperlink>
      <w:ins w:id="666" w:author="Unknown" w:date="0-00-00T00:00:00Z">
        <w:r>
          <w:rPr>
            <w:rFonts w:eastAsia="Times New Roman" w:cs="Arial" w:ascii="Arial" w:hAnsi="Arial"/>
            <w:color w:val="000000"/>
            <w:sz w:val="24"/>
            <w:szCs w:val="24"/>
          </w:rPr>
          <w:t>in which an application is a tree of loosely coupled components. It is a more advanced version of angularJS. It is more of an "all in one" framework so it also helps in creating a single website without getting trapped into different JS frameworks. An Angular 2 is a modular framework in which our code is divided into individual procedures that offer a similar kind of functionality, hence improving the testing, up gradation and maintenance of the application. It has a lot of useful features such as- server-side rendering, cross-platform, and supports more languages than any other framework. It is a new typescript framework built around the concept of components which is paving the way for a better and spacious development. We can even make hybrid applications using Angular 2 which gives us a sharp edge by providing us the flexibility to use the same standard codes for developing other applications.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"collapseUnfiled2"</w:instrText>
      </w:r>
      <w:r>
        <w:rPr>
          <w:rStyle w:val="ListLabel1951"/>
          <w:sz w:val="27"/>
          <w:szCs w:val="27"/>
          <w:rFonts w:eastAsia="Times New Roman" w:cs="Arial" w:ascii="Arial" w:hAnsi="Arial"/>
        </w:rPr>
        <w:fldChar w:fldCharType="separate"/>
      </w:r>
      <w:ins w:id="667" w:author="Unknown" w:date="0-00-00T00:00:00Z">
        <w:r>
          <w:rPr>
            <w:rStyle w:val="ListLabel1951"/>
            <w:rFonts w:eastAsia="Times New Roman" w:cs="Arial" w:ascii="Arial" w:hAnsi="Arial"/>
            <w:color w:val="000000"/>
            <w:sz w:val="27"/>
            <w:szCs w:val="27"/>
          </w:rPr>
          <w:t>2. Why are decorators used in Angular 2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668" w:author="Unknown" w:date="0-00-00T00:00:00Z">
        <w:r>
          <w:rPr>
            <w:rFonts w:eastAsia="Times New Roman" w:cs="Arial" w:ascii="Arial" w:hAnsi="Arial"/>
            <w:color w:val="000000"/>
            <w:sz w:val="24"/>
            <w:szCs w:val="24"/>
          </w:rPr>
          <w:t>In Angular 2, </w:t>
        </w:r>
      </w:ins>
      <w:ins w:id="669" w:author="Unknown" w:date="0-00-00T00:00:00Z">
        <w:r>
          <w:rPr>
            <w:rFonts w:eastAsia="Times New Roman" w:cs="Arial" w:ascii="Arial" w:hAnsi="Arial"/>
            <w:b/>
            <w:bCs/>
            <w:color w:val="000000"/>
            <w:sz w:val="24"/>
            <w:szCs w:val="24"/>
          </w:rPr>
          <w:t>decorators</w:t>
        </w:r>
      </w:ins>
      <w:ins w:id="670" w:author="Unknown" w:date="0-00-00T00:00:00Z">
        <w:r>
          <w:rPr>
            <w:rFonts w:eastAsia="Times New Roman" w:cs="Arial" w:ascii="Arial" w:hAnsi="Arial"/>
            <w:color w:val="000000"/>
            <w:sz w:val="24"/>
            <w:szCs w:val="24"/>
          </w:rPr>
          <w:t> are used as an identifier of class or type of the object that is created by the TypeScript.The Angular 2 identifies the class below decorator call as the definition of the class and extends the decorator specific properties with the class definition.</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"collapseUnfiled3"</w:instrText>
      </w:r>
      <w:r>
        <w:rPr>
          <w:rStyle w:val="ListLabel1951"/>
          <w:sz w:val="27"/>
          <w:szCs w:val="27"/>
          <w:rFonts w:eastAsia="Times New Roman" w:cs="Arial" w:ascii="Arial" w:hAnsi="Arial"/>
        </w:rPr>
        <w:fldChar w:fldCharType="separate"/>
      </w:r>
      <w:ins w:id="671" w:author="Unknown" w:date="0-00-00T00:00:00Z">
        <w:r>
          <w:rPr>
            <w:rStyle w:val="ListLabel1951"/>
            <w:rFonts w:eastAsia="Times New Roman" w:cs="Arial" w:ascii="Arial" w:hAnsi="Arial"/>
            <w:color w:val="000000"/>
            <w:sz w:val="27"/>
            <w:szCs w:val="27"/>
          </w:rPr>
          <w:t>3. Explain Angular 2 hidden property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672" w:author="Unknown" w:date="0-00-00T00:00:00Z">
        <w:r>
          <w:rPr>
            <w:rFonts w:eastAsia="Times New Roman" w:cs="Arial" w:ascii="Arial" w:hAnsi="Arial"/>
            <w:color w:val="000000"/>
            <w:sz w:val="24"/>
            <w:szCs w:val="24"/>
          </w:rPr>
          <w:t>The hidden property in Angular 2 is a special case.</w:t>
        </w:r>
      </w:ins>
    </w:p>
    <w:p>
      <w:pPr>
        <w:pStyle w:val="Normal"/>
        <w:numPr>
          <w:ilvl w:val="0"/>
          <w:numId w:val="223"/>
        </w:numPr>
        <w:shd w:val="clear" w:color="auto" w:fill="FFFFFF"/>
        <w:spacing w:lineRule="auto" w:line="240" w:beforeAutospacing="1" w:after="0"/>
        <w:rPr>
          <w:rFonts w:ascii="Arial" w:hAnsi="Arial" w:eastAsia="Times New Roman" w:cs="Arial"/>
          <w:color w:val="212529"/>
          <w:sz w:val="24"/>
          <w:szCs w:val="24"/>
        </w:rPr>
      </w:pPr>
      <w:ins w:id="673" w:author="Unknown" w:date="0-00-00T00:00:00Z">
        <w:r>
          <w:rPr>
            <w:rFonts w:eastAsia="Times New Roman" w:cs="Arial" w:ascii="Arial" w:hAnsi="Arial"/>
            <w:color w:val="000000"/>
            <w:sz w:val="24"/>
            <w:szCs w:val="24"/>
          </w:rPr>
          <w:t>The property is more powerful and is used to bind any property of the elements.</w:t>
        </w:r>
      </w:ins>
    </w:p>
    <w:p>
      <w:pPr>
        <w:pStyle w:val="Normal"/>
        <w:numPr>
          <w:ilvl w:val="0"/>
          <w:numId w:val="223"/>
        </w:numPr>
        <w:shd w:val="clear" w:color="auto" w:fill="FFFFFF"/>
        <w:spacing w:lineRule="auto" w:line="240" w:before="0" w:after="0"/>
        <w:rPr>
          <w:rFonts w:ascii="Arial" w:hAnsi="Arial" w:eastAsia="Times New Roman" w:cs="Arial"/>
          <w:color w:val="212529"/>
          <w:sz w:val="24"/>
          <w:szCs w:val="24"/>
        </w:rPr>
      </w:pPr>
      <w:ins w:id="674" w:author="Unknown" w:date="0-00-00T00:00:00Z">
        <w:r>
          <w:rPr>
            <w:rFonts w:eastAsia="Times New Roman" w:cs="Arial" w:ascii="Arial" w:hAnsi="Arial"/>
            <w:color w:val="000000"/>
            <w:sz w:val="24"/>
            <w:szCs w:val="24"/>
          </w:rPr>
          <w:t>It is considered the closest cousin of </w:t>
        </w:r>
      </w:ins>
      <w:ins w:id="675" w:author="Unknown" w:date="0-00-00T00:00:00Z">
        <w:r>
          <w:rPr>
            <w:rFonts w:eastAsia="Times New Roman" w:cs="Arial" w:ascii="Arial" w:hAnsi="Arial"/>
            <w:b/>
            <w:bCs/>
            <w:color w:val="000000"/>
            <w:sz w:val="24"/>
            <w:szCs w:val="24"/>
          </w:rPr>
          <w:t>ngshow</w:t>
        </w:r>
      </w:ins>
      <w:ins w:id="676" w:author="Unknown" w:date="0-00-00T00:00:00Z">
        <w:r>
          <w:rPr>
            <w:rFonts w:eastAsia="Times New Roman" w:cs="Arial" w:ascii="Arial" w:hAnsi="Arial"/>
            <w:color w:val="000000"/>
            <w:sz w:val="24"/>
            <w:szCs w:val="24"/>
          </w:rPr>
          <w:t> and </w:t>
        </w:r>
      </w:ins>
      <w:ins w:id="677" w:author="Unknown" w:date="0-00-00T00:00:00Z">
        <w:r>
          <w:rPr>
            <w:rFonts w:eastAsia="Times New Roman" w:cs="Arial" w:ascii="Arial" w:hAnsi="Arial"/>
            <w:b/>
            <w:bCs/>
            <w:color w:val="000000"/>
            <w:sz w:val="24"/>
            <w:szCs w:val="24"/>
          </w:rPr>
          <w:t>nghide</w:t>
        </w:r>
      </w:ins>
      <w:ins w:id="678" w:author="Unknown" w:date="0-00-00T00:00:00Z">
        <w:r>
          <w:rPr>
            <w:rFonts w:eastAsia="Times New Roman" w:cs="Arial" w:ascii="Arial" w:hAnsi="Arial"/>
            <w:color w:val="000000"/>
            <w:sz w:val="24"/>
            <w:szCs w:val="24"/>
          </w:rPr>
          <w:t>.</w:t>
        </w:r>
      </w:ins>
    </w:p>
    <w:p>
      <w:pPr>
        <w:pStyle w:val="Normal"/>
        <w:numPr>
          <w:ilvl w:val="0"/>
          <w:numId w:val="223"/>
        </w:numPr>
        <w:shd w:val="clear" w:color="auto" w:fill="FFFFFF"/>
        <w:spacing w:lineRule="auto" w:line="240" w:before="0" w:afterAutospacing="1"/>
        <w:rPr>
          <w:rFonts w:ascii="Arial" w:hAnsi="Arial" w:eastAsia="Times New Roman" w:cs="Arial"/>
          <w:color w:val="212529"/>
          <w:sz w:val="24"/>
          <w:szCs w:val="24"/>
        </w:rPr>
      </w:pPr>
      <w:ins w:id="679" w:author="Unknown" w:date="0-00-00T00:00:00Z">
        <w:r>
          <w:rPr>
            <w:rFonts w:eastAsia="Times New Roman" w:cs="Arial" w:ascii="Arial" w:hAnsi="Arial"/>
            <w:color w:val="000000"/>
            <w:sz w:val="24"/>
            <w:szCs w:val="24"/>
          </w:rPr>
          <w:t>It sets the display property “display: none”.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"collapseUnfiled4"</w:instrText>
      </w:r>
      <w:r>
        <w:rPr>
          <w:rStyle w:val="ListLabel1951"/>
          <w:sz w:val="27"/>
          <w:szCs w:val="27"/>
          <w:rFonts w:eastAsia="Times New Roman" w:cs="Arial" w:ascii="Arial" w:hAnsi="Arial"/>
        </w:rPr>
        <w:fldChar w:fldCharType="separate"/>
      </w:r>
      <w:ins w:id="680" w:author="Unknown" w:date="0-00-00T00:00:00Z">
        <w:r>
          <w:rPr>
            <w:rStyle w:val="ListLabel1951"/>
            <w:rFonts w:eastAsia="Times New Roman" w:cs="Arial" w:ascii="Arial" w:hAnsi="Arial"/>
            <w:color w:val="000000"/>
            <w:sz w:val="27"/>
            <w:szCs w:val="27"/>
          </w:rPr>
          <w:t>4. What is a template in Angular 2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681" w:author="Unknown" w:date="0-00-00T00:00:00Z">
        <w:r>
          <w:rPr>
            <w:rFonts w:eastAsia="Times New Roman" w:cs="Arial" w:ascii="Arial" w:hAnsi="Arial"/>
            <w:color w:val="000000"/>
            <w:sz w:val="24"/>
            <w:szCs w:val="24"/>
          </w:rPr>
          <w:t>The template in Angular 2 is used to define the views of the AngularJS Application.</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"collapseUnfiled5"</w:instrText>
      </w:r>
      <w:r>
        <w:rPr>
          <w:rStyle w:val="ListLabel1951"/>
          <w:sz w:val="27"/>
          <w:szCs w:val="27"/>
          <w:rFonts w:eastAsia="Times New Roman" w:cs="Arial" w:ascii="Arial" w:hAnsi="Arial"/>
        </w:rPr>
        <w:fldChar w:fldCharType="separate"/>
      </w:r>
      <w:ins w:id="682" w:author="Unknown" w:date="0-00-00T00:00:00Z">
        <w:r>
          <w:rPr>
            <w:rStyle w:val="ListLabel1951"/>
            <w:rFonts w:eastAsia="Times New Roman" w:cs="Arial" w:ascii="Arial" w:hAnsi="Arial"/>
            <w:color w:val="000000"/>
            <w:sz w:val="27"/>
            <w:szCs w:val="27"/>
          </w:rPr>
          <w:t>5. List the key components of Angular 2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683" w:author="Unknown" w:date="0-00-00T00:00:00Z">
        <w:r>
          <w:rPr>
            <w:rFonts w:eastAsia="Times New Roman" w:cs="Arial" w:ascii="Arial" w:hAnsi="Arial"/>
            <w:b/>
            <w:bCs/>
            <w:color w:val="000000"/>
            <w:sz w:val="24"/>
            <w:szCs w:val="24"/>
          </w:rPr>
          <w:t>The Angular 2 comprises of the following key components:</w:t>
        </w:r>
      </w:ins>
    </w:p>
    <w:p>
      <w:pPr>
        <w:pStyle w:val="Normal"/>
        <w:numPr>
          <w:ilvl w:val="0"/>
          <w:numId w:val="224"/>
        </w:numPr>
        <w:shd w:val="clear" w:color="auto" w:fill="FFFFFF"/>
        <w:spacing w:lineRule="auto" w:line="240" w:beforeAutospacing="1" w:after="0"/>
        <w:rPr>
          <w:rFonts w:ascii="Arial" w:hAnsi="Arial" w:eastAsia="Times New Roman" w:cs="Arial"/>
          <w:color w:val="212529"/>
          <w:sz w:val="24"/>
          <w:szCs w:val="24"/>
        </w:rPr>
      </w:pPr>
      <w:ins w:id="684" w:author="Unknown" w:date="0-00-00T00:00:00Z">
        <w:r>
          <w:rPr>
            <w:rFonts w:eastAsia="Times New Roman" w:cs="Arial" w:ascii="Arial" w:hAnsi="Arial"/>
            <w:color w:val="000000"/>
            <w:sz w:val="24"/>
            <w:szCs w:val="24"/>
          </w:rPr>
          <w:t>Module – This is used to break the application into the logical pieces of the program code and each piece of code or module is designed to perform a single and unique task.</w:t>
        </w:r>
      </w:ins>
    </w:p>
    <w:p>
      <w:pPr>
        <w:pStyle w:val="Normal"/>
        <w:numPr>
          <w:ilvl w:val="0"/>
          <w:numId w:val="224"/>
        </w:numPr>
        <w:shd w:val="clear" w:color="auto" w:fill="FFFFFF"/>
        <w:spacing w:lineRule="auto" w:line="240" w:before="0" w:after="0"/>
        <w:rPr>
          <w:rFonts w:ascii="Arial" w:hAnsi="Arial" w:eastAsia="Times New Roman" w:cs="Arial"/>
          <w:color w:val="212529"/>
          <w:sz w:val="24"/>
          <w:szCs w:val="24"/>
        </w:rPr>
      </w:pPr>
      <w:ins w:id="685" w:author="Unknown" w:date="0-00-00T00:00:00Z">
        <w:r>
          <w:rPr>
            <w:rFonts w:eastAsia="Times New Roman" w:cs="Arial" w:ascii="Arial" w:hAnsi="Arial"/>
            <w:color w:val="000000"/>
            <w:sz w:val="24"/>
            <w:szCs w:val="24"/>
          </w:rPr>
          <w:t>Component – This is used to bring the modules together.</w:t>
        </w:r>
      </w:ins>
    </w:p>
    <w:p>
      <w:pPr>
        <w:pStyle w:val="Normal"/>
        <w:numPr>
          <w:ilvl w:val="0"/>
          <w:numId w:val="224"/>
        </w:numPr>
        <w:shd w:val="clear" w:color="auto" w:fill="FFFFFF"/>
        <w:spacing w:lineRule="auto" w:line="240" w:before="0" w:after="0"/>
        <w:rPr>
          <w:rFonts w:ascii="Arial" w:hAnsi="Arial" w:eastAsia="Times New Roman" w:cs="Arial"/>
          <w:color w:val="212529"/>
          <w:sz w:val="24"/>
          <w:szCs w:val="24"/>
        </w:rPr>
      </w:pPr>
      <w:ins w:id="686" w:author="Unknown" w:date="0-00-00T00:00:00Z">
        <w:r>
          <w:rPr>
            <w:rFonts w:eastAsia="Times New Roman" w:cs="Arial" w:ascii="Arial" w:hAnsi="Arial"/>
            <w:color w:val="000000"/>
            <w:sz w:val="24"/>
            <w:szCs w:val="24"/>
          </w:rPr>
          <w:t>Templates – This is used to define the Views of an Angular JS application.</w:t>
        </w:r>
      </w:ins>
    </w:p>
    <w:p>
      <w:pPr>
        <w:pStyle w:val="Normal"/>
        <w:numPr>
          <w:ilvl w:val="0"/>
          <w:numId w:val="224"/>
        </w:numPr>
        <w:shd w:val="clear" w:color="auto" w:fill="FFFFFF"/>
        <w:spacing w:lineRule="auto" w:line="240" w:before="0" w:after="0"/>
        <w:rPr>
          <w:rFonts w:ascii="Arial" w:hAnsi="Arial" w:eastAsia="Times New Roman" w:cs="Arial"/>
          <w:color w:val="212529"/>
          <w:sz w:val="24"/>
          <w:szCs w:val="24"/>
        </w:rPr>
      </w:pPr>
      <w:ins w:id="687" w:author="Unknown" w:date="0-00-00T00:00:00Z">
        <w:r>
          <w:rPr>
            <w:rFonts w:eastAsia="Times New Roman" w:cs="Arial" w:ascii="Arial" w:hAnsi="Arial"/>
            <w:color w:val="000000"/>
            <w:sz w:val="24"/>
            <w:szCs w:val="24"/>
          </w:rPr>
          <w:t>Metadata – This is used to add more data to an Angular JS application.</w:t>
        </w:r>
      </w:ins>
    </w:p>
    <w:p>
      <w:pPr>
        <w:pStyle w:val="Normal"/>
        <w:numPr>
          <w:ilvl w:val="0"/>
          <w:numId w:val="224"/>
        </w:numPr>
        <w:shd w:val="clear" w:color="auto" w:fill="FFFFFF"/>
        <w:spacing w:lineRule="auto" w:line="240" w:before="0" w:afterAutospacing="1"/>
        <w:rPr>
          <w:rFonts w:ascii="Arial" w:hAnsi="Arial" w:eastAsia="Times New Roman" w:cs="Arial"/>
          <w:color w:val="212529"/>
          <w:sz w:val="24"/>
          <w:szCs w:val="24"/>
        </w:rPr>
      </w:pPr>
      <w:ins w:id="688" w:author="Unknown" w:date="0-00-00T00:00:00Z">
        <w:r>
          <w:rPr>
            <w:rFonts w:eastAsia="Times New Roman" w:cs="Arial" w:ascii="Arial" w:hAnsi="Arial"/>
            <w:color w:val="000000"/>
            <w:sz w:val="24"/>
            <w:szCs w:val="24"/>
          </w:rPr>
          <w:t>Service – This component is used to develop the components, which can be used to share in the entire application.</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"collapseUnfiled6"</w:instrText>
      </w:r>
      <w:r>
        <w:rPr>
          <w:rStyle w:val="ListLabel1951"/>
          <w:sz w:val="27"/>
          <w:szCs w:val="27"/>
          <w:rFonts w:eastAsia="Times New Roman" w:cs="Arial" w:ascii="Arial" w:hAnsi="Arial"/>
        </w:rPr>
        <w:fldChar w:fldCharType="separate"/>
      </w:r>
      <w:ins w:id="689" w:author="Unknown" w:date="0-00-00T00:00:00Z">
        <w:r>
          <w:rPr>
            <w:rStyle w:val="ListLabel1951"/>
            <w:rFonts w:eastAsia="Times New Roman" w:cs="Arial" w:ascii="Arial" w:hAnsi="Arial"/>
            <w:color w:val="000000"/>
            <w:sz w:val="27"/>
            <w:szCs w:val="27"/>
          </w:rPr>
          <w:t>6. What is the meaning of component lifecycle in Angular 2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690" w:author="Unknown" w:date="0-00-00T00:00:00Z">
        <w:r>
          <w:rPr>
            <w:rFonts w:eastAsia="Times New Roman" w:cs="Arial" w:ascii="Arial" w:hAnsi="Arial"/>
            <w:color w:val="000000"/>
            <w:sz w:val="24"/>
            <w:szCs w:val="24"/>
          </w:rPr>
          <w:t>The component lifecycle hooks overview the life cycle sequence and the interfaces. Angular manages the life cycle of a component. Angular creates it, renders it. It can also create and render its children. It also checks when its data-bound properties change. It can even destroy it before removing it from the DOM. The life cycle hook offered by angular provides the visibility into these key life moments and the ability to act when they occur. The components go through an entire set of processes or life cycle right from its initiation to the end of the application.</w:t>
        </w:r>
      </w:ins>
    </w:p>
    <w:p>
      <w:pPr>
        <w:pStyle w:val="Normal"/>
        <w:shd w:val="clear" w:color="auto" w:fill="FFFFFF"/>
        <w:spacing w:lineRule="auto" w:line="240" w:before="0" w:afterAutospacing="1"/>
        <w:rPr>
          <w:rFonts w:ascii="Arial" w:hAnsi="Arial" w:eastAsia="Times New Roman" w:cs="Arial"/>
          <w:color w:val="212529"/>
          <w:sz w:val="24"/>
          <w:szCs w:val="24"/>
        </w:rPr>
      </w:pPr>
      <w:ins w:id="691" w:author="Unknown" w:date="0-00-00T00:00:00Z">
        <w:r>
          <w:rPr>
            <w:rFonts w:eastAsia="Times New Roman" w:cs="Arial" w:ascii="Arial" w:hAnsi="Arial"/>
            <w:color w:val="000000"/>
            <w:sz w:val="24"/>
            <w:szCs w:val="24"/>
          </w:rPr>
          <w:t>There are a number of lifecycle hooks which are listed below:–</w:t>
        </w:r>
      </w:ins>
    </w:p>
    <w:p>
      <w:pPr>
        <w:pStyle w:val="Normal"/>
        <w:numPr>
          <w:ilvl w:val="0"/>
          <w:numId w:val="225"/>
        </w:numPr>
        <w:shd w:val="clear" w:color="auto" w:fill="FFFFFF"/>
        <w:spacing w:lineRule="auto" w:line="240" w:beforeAutospacing="1" w:after="0"/>
        <w:rPr>
          <w:rFonts w:ascii="Arial" w:hAnsi="Arial" w:eastAsia="Times New Roman" w:cs="Arial"/>
          <w:color w:val="212529"/>
          <w:sz w:val="24"/>
          <w:szCs w:val="24"/>
        </w:rPr>
      </w:pPr>
      <w:ins w:id="692" w:author="Unknown" w:date="0-00-00T00:00:00Z">
        <w:r>
          <w:rPr>
            <w:rFonts w:eastAsia="Times New Roman" w:cs="Arial" w:ascii="Arial" w:hAnsi="Arial"/>
            <w:color w:val="000000"/>
            <w:sz w:val="24"/>
            <w:szCs w:val="24"/>
          </w:rPr>
          <w:t>ngOnChanges</w:t>
        </w:r>
      </w:ins>
    </w:p>
    <w:p>
      <w:pPr>
        <w:pStyle w:val="Normal"/>
        <w:numPr>
          <w:ilvl w:val="0"/>
          <w:numId w:val="225"/>
        </w:numPr>
        <w:shd w:val="clear" w:color="auto" w:fill="FFFFFF"/>
        <w:spacing w:lineRule="auto" w:line="240" w:before="0" w:after="0"/>
        <w:rPr>
          <w:rFonts w:ascii="Arial" w:hAnsi="Arial" w:eastAsia="Times New Roman" w:cs="Arial"/>
          <w:color w:val="212529"/>
          <w:sz w:val="24"/>
          <w:szCs w:val="24"/>
        </w:rPr>
      </w:pPr>
      <w:ins w:id="693" w:author="Unknown" w:date="0-00-00T00:00:00Z">
        <w:r>
          <w:rPr>
            <w:rFonts w:eastAsia="Times New Roman" w:cs="Arial" w:ascii="Arial" w:hAnsi="Arial"/>
            <w:color w:val="000000"/>
            <w:sz w:val="24"/>
            <w:szCs w:val="24"/>
          </w:rPr>
          <w:t>ngOnInit</w:t>
        </w:r>
      </w:ins>
    </w:p>
    <w:p>
      <w:pPr>
        <w:pStyle w:val="Normal"/>
        <w:numPr>
          <w:ilvl w:val="0"/>
          <w:numId w:val="225"/>
        </w:numPr>
        <w:shd w:val="clear" w:color="auto" w:fill="FFFFFF"/>
        <w:spacing w:lineRule="auto" w:line="240" w:before="0" w:after="0"/>
        <w:rPr>
          <w:rFonts w:ascii="Arial" w:hAnsi="Arial" w:eastAsia="Times New Roman" w:cs="Arial"/>
          <w:color w:val="212529"/>
          <w:sz w:val="24"/>
          <w:szCs w:val="24"/>
        </w:rPr>
      </w:pPr>
      <w:ins w:id="694" w:author="Unknown" w:date="0-00-00T00:00:00Z">
        <w:r>
          <w:rPr>
            <w:rFonts w:eastAsia="Times New Roman" w:cs="Arial" w:ascii="Arial" w:hAnsi="Arial"/>
            <w:color w:val="000000"/>
            <w:sz w:val="24"/>
            <w:szCs w:val="24"/>
          </w:rPr>
          <w:t>ngDoCheck</w:t>
        </w:r>
      </w:ins>
    </w:p>
    <w:p>
      <w:pPr>
        <w:pStyle w:val="Normal"/>
        <w:numPr>
          <w:ilvl w:val="0"/>
          <w:numId w:val="225"/>
        </w:numPr>
        <w:shd w:val="clear" w:color="auto" w:fill="FFFFFF"/>
        <w:spacing w:lineRule="auto" w:line="240" w:before="0" w:after="0"/>
        <w:rPr>
          <w:rFonts w:ascii="Arial" w:hAnsi="Arial" w:eastAsia="Times New Roman" w:cs="Arial"/>
          <w:color w:val="212529"/>
          <w:sz w:val="24"/>
          <w:szCs w:val="24"/>
        </w:rPr>
      </w:pPr>
      <w:ins w:id="695" w:author="Unknown" w:date="0-00-00T00:00:00Z">
        <w:r>
          <w:rPr>
            <w:rFonts w:eastAsia="Times New Roman" w:cs="Arial" w:ascii="Arial" w:hAnsi="Arial"/>
            <w:color w:val="000000"/>
            <w:sz w:val="24"/>
            <w:szCs w:val="24"/>
          </w:rPr>
          <w:t>ngAfterContentInit</w:t>
        </w:r>
      </w:ins>
    </w:p>
    <w:p>
      <w:pPr>
        <w:pStyle w:val="Normal"/>
        <w:numPr>
          <w:ilvl w:val="0"/>
          <w:numId w:val="225"/>
        </w:numPr>
        <w:shd w:val="clear" w:color="auto" w:fill="FFFFFF"/>
        <w:spacing w:lineRule="auto" w:line="240" w:before="0" w:after="0"/>
        <w:rPr>
          <w:rFonts w:ascii="Arial" w:hAnsi="Arial" w:eastAsia="Times New Roman" w:cs="Arial"/>
          <w:color w:val="212529"/>
          <w:sz w:val="24"/>
          <w:szCs w:val="24"/>
        </w:rPr>
      </w:pPr>
      <w:ins w:id="696" w:author="Unknown" w:date="0-00-00T00:00:00Z">
        <w:r>
          <w:rPr>
            <w:rFonts w:eastAsia="Times New Roman" w:cs="Arial" w:ascii="Arial" w:hAnsi="Arial"/>
            <w:color w:val="000000"/>
            <w:sz w:val="24"/>
            <w:szCs w:val="24"/>
          </w:rPr>
          <w:t>ngAfterContentChecked</w:t>
        </w:r>
      </w:ins>
    </w:p>
    <w:p>
      <w:pPr>
        <w:pStyle w:val="Normal"/>
        <w:numPr>
          <w:ilvl w:val="0"/>
          <w:numId w:val="225"/>
        </w:numPr>
        <w:shd w:val="clear" w:color="auto" w:fill="FFFFFF"/>
        <w:spacing w:lineRule="auto" w:line="240" w:before="0" w:after="0"/>
        <w:rPr>
          <w:rFonts w:ascii="Arial" w:hAnsi="Arial" w:eastAsia="Times New Roman" w:cs="Arial"/>
          <w:color w:val="212529"/>
          <w:sz w:val="24"/>
          <w:szCs w:val="24"/>
        </w:rPr>
      </w:pPr>
      <w:ins w:id="697" w:author="Unknown" w:date="0-00-00T00:00:00Z">
        <w:r>
          <w:rPr>
            <w:rFonts w:eastAsia="Times New Roman" w:cs="Arial" w:ascii="Arial" w:hAnsi="Arial"/>
            <w:color w:val="000000"/>
            <w:sz w:val="24"/>
            <w:szCs w:val="24"/>
          </w:rPr>
          <w:t>ngAfterViewInit</w:t>
        </w:r>
      </w:ins>
    </w:p>
    <w:p>
      <w:pPr>
        <w:pStyle w:val="Normal"/>
        <w:numPr>
          <w:ilvl w:val="0"/>
          <w:numId w:val="225"/>
        </w:numPr>
        <w:shd w:val="clear" w:color="auto" w:fill="FFFFFF"/>
        <w:spacing w:lineRule="auto" w:line="240" w:before="0" w:after="0"/>
        <w:rPr>
          <w:rFonts w:ascii="Arial" w:hAnsi="Arial" w:eastAsia="Times New Roman" w:cs="Arial"/>
          <w:color w:val="212529"/>
          <w:sz w:val="24"/>
          <w:szCs w:val="24"/>
        </w:rPr>
      </w:pPr>
      <w:ins w:id="698" w:author="Unknown" w:date="0-00-00T00:00:00Z">
        <w:r>
          <w:rPr>
            <w:rFonts w:eastAsia="Times New Roman" w:cs="Arial" w:ascii="Arial" w:hAnsi="Arial"/>
            <w:color w:val="000000"/>
            <w:sz w:val="24"/>
            <w:szCs w:val="24"/>
          </w:rPr>
          <w:t>ngAfterViewChecked</w:t>
        </w:r>
      </w:ins>
    </w:p>
    <w:p>
      <w:pPr>
        <w:pStyle w:val="Normal"/>
        <w:numPr>
          <w:ilvl w:val="0"/>
          <w:numId w:val="225"/>
        </w:numPr>
        <w:shd w:val="clear" w:color="auto" w:fill="FFFFFF"/>
        <w:spacing w:lineRule="auto" w:line="240" w:before="0" w:afterAutospacing="1"/>
        <w:rPr>
          <w:rFonts w:ascii="Arial" w:hAnsi="Arial" w:eastAsia="Times New Roman" w:cs="Arial"/>
          <w:color w:val="212529"/>
          <w:sz w:val="24"/>
          <w:szCs w:val="24"/>
        </w:rPr>
      </w:pPr>
      <w:ins w:id="699" w:author="Unknown" w:date="0-00-00T00:00:00Z">
        <w:r>
          <w:rPr>
            <w:rFonts w:eastAsia="Times New Roman" w:cs="Arial" w:ascii="Arial" w:hAnsi="Arial"/>
            <w:color w:val="000000"/>
            <w:sz w:val="24"/>
            <w:szCs w:val="24"/>
          </w:rPr>
          <w:t>ngOnDestroy</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"collapseUnfiled7"</w:instrText>
      </w:r>
      <w:r>
        <w:rPr>
          <w:rStyle w:val="ListLabel1951"/>
          <w:sz w:val="27"/>
          <w:szCs w:val="27"/>
          <w:rFonts w:eastAsia="Times New Roman" w:cs="Arial" w:ascii="Arial" w:hAnsi="Arial"/>
        </w:rPr>
        <w:fldChar w:fldCharType="separate"/>
      </w:r>
      <w:ins w:id="700" w:author="Unknown" w:date="0-00-00T00:00:00Z">
        <w:r>
          <w:rPr>
            <w:rStyle w:val="ListLabel1951"/>
            <w:rFonts w:eastAsia="Times New Roman" w:cs="Arial" w:ascii="Arial" w:hAnsi="Arial"/>
            <w:color w:val="000000"/>
            <w:sz w:val="27"/>
            <w:szCs w:val="27"/>
          </w:rPr>
          <w:t>7. Explain the concept of lazy loading in Angular 2</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01" w:author="Unknown" w:date="0-00-00T00:00:00Z">
        <w:r>
          <w:rPr>
            <w:rFonts w:eastAsia="Times New Roman" w:cs="Arial" w:ascii="Arial" w:hAnsi="Arial"/>
            <w:b/>
            <w:bCs/>
            <w:color w:val="000000"/>
            <w:sz w:val="24"/>
            <w:szCs w:val="24"/>
          </w:rPr>
          <w:t>Lazy loading</w:t>
        </w:r>
      </w:ins>
      <w:ins w:id="702" w:author="Unknown" w:date="0-00-00T00:00:00Z">
        <w:r>
          <w:rPr>
            <w:rFonts w:eastAsia="Times New Roman" w:cs="Arial" w:ascii="Arial" w:hAnsi="Arial"/>
            <w:color w:val="000000"/>
            <w:sz w:val="24"/>
            <w:szCs w:val="24"/>
          </w:rPr>
          <w:t> is a module which is used to decrease the start-up time. When lazy is used, then our system application does not need to load everything at once. It only needs to load what the user expects to see when the application first loads. The modules which are lazily loaded will only be loaded when the user navigates to their routes. Lazy loading improves the performance of our system applications. It keeps the initial payload small and these smaller payloads lead to faster download speeds. It helps in lowering the resource cost, especially on mobile networks. If a user doesn’t visit a section of the application, they won’t ever download those resources. The concept of lazy loading in angular requires us to format the application in a certain way. All the assets that are to be lazy loaded should be added to its own module. Lazy loading is setup in the main routing file. Lazy loading overcomes the problem of slow loading of applications in their own way which hence improves the loading time of the application.</w:t>
        </w:r>
      </w:ins>
    </w:p>
    <w:p>
      <w:pPr>
        <w:pStyle w:val="Normal"/>
        <w:shd w:val="clear" w:color="auto" w:fill="FFFFFF"/>
        <w:spacing w:lineRule="auto" w:line="240" w:before="0" w:afterAutospacing="1"/>
        <w:rPr>
          <w:rFonts w:ascii="Arial" w:hAnsi="Arial" w:eastAsia="Times New Roman" w:cs="Arial"/>
          <w:color w:val="212529"/>
          <w:sz w:val="24"/>
          <w:szCs w:val="24"/>
        </w:rPr>
      </w:pPr>
      <w:ins w:id="703" w:author="Unknown" w:date="0-00-00T00:00:00Z">
        <w:r>
          <w:rPr>
            <w:rFonts w:eastAsia="Times New Roman" w:cs="Arial" w:ascii="Arial" w:hAnsi="Arial"/>
            <w:color w:val="000000"/>
            <w:sz w:val="24"/>
            <w:szCs w:val="24"/>
          </w:rPr>
          <w:t>Lazy loading can be done only in four steps:–</w:t>
        </w:r>
      </w:ins>
    </w:p>
    <w:p>
      <w:pPr>
        <w:pStyle w:val="Normal"/>
        <w:numPr>
          <w:ilvl w:val="0"/>
          <w:numId w:val="226"/>
        </w:numPr>
        <w:shd w:val="clear" w:color="auto" w:fill="FFFFFF"/>
        <w:spacing w:lineRule="auto" w:line="240" w:beforeAutospacing="1" w:after="0"/>
        <w:rPr>
          <w:rFonts w:ascii="Arial" w:hAnsi="Arial" w:eastAsia="Times New Roman" w:cs="Arial"/>
          <w:color w:val="212529"/>
          <w:sz w:val="24"/>
          <w:szCs w:val="24"/>
        </w:rPr>
      </w:pPr>
      <w:ins w:id="704" w:author="Unknown" w:date="0-00-00T00:00:00Z">
        <w:r>
          <w:rPr>
            <w:rFonts w:eastAsia="Times New Roman" w:cs="Arial" w:ascii="Arial" w:hAnsi="Arial"/>
            <w:color w:val="000000"/>
            <w:sz w:val="24"/>
            <w:szCs w:val="24"/>
          </w:rPr>
          <w:t>Update your route file</w:t>
        </w:r>
      </w:ins>
    </w:p>
    <w:p>
      <w:pPr>
        <w:pStyle w:val="Normal"/>
        <w:numPr>
          <w:ilvl w:val="0"/>
          <w:numId w:val="226"/>
        </w:numPr>
        <w:shd w:val="clear" w:color="auto" w:fill="FFFFFF"/>
        <w:spacing w:lineRule="auto" w:line="240" w:before="0" w:after="0"/>
        <w:rPr>
          <w:rFonts w:ascii="Arial" w:hAnsi="Arial" w:eastAsia="Times New Roman" w:cs="Arial"/>
          <w:color w:val="212529"/>
          <w:sz w:val="24"/>
          <w:szCs w:val="24"/>
        </w:rPr>
      </w:pPr>
      <w:ins w:id="705" w:author="Unknown" w:date="0-00-00T00:00:00Z">
        <w:r>
          <w:rPr>
            <w:rFonts w:eastAsia="Times New Roman" w:cs="Arial" w:ascii="Arial" w:hAnsi="Arial"/>
            <w:color w:val="000000"/>
            <w:sz w:val="24"/>
            <w:szCs w:val="24"/>
          </w:rPr>
          <w:t>Install angular-router-loader and add the loader to your webpack configuration file.</w:t>
        </w:r>
      </w:ins>
    </w:p>
    <w:p>
      <w:pPr>
        <w:pStyle w:val="Normal"/>
        <w:numPr>
          <w:ilvl w:val="0"/>
          <w:numId w:val="226"/>
        </w:numPr>
        <w:shd w:val="clear" w:color="auto" w:fill="FFFFFF"/>
        <w:spacing w:lineRule="auto" w:line="240" w:before="0" w:after="0"/>
        <w:rPr>
          <w:rFonts w:ascii="Arial" w:hAnsi="Arial" w:eastAsia="Times New Roman" w:cs="Arial"/>
          <w:color w:val="212529"/>
          <w:sz w:val="24"/>
          <w:szCs w:val="24"/>
        </w:rPr>
      </w:pPr>
      <w:ins w:id="706" w:author="Unknown" w:date="0-00-00T00:00:00Z">
        <w:r>
          <w:rPr>
            <w:rFonts w:eastAsia="Times New Roman" w:cs="Arial" w:ascii="Arial" w:hAnsi="Arial"/>
            <w:color w:val="000000"/>
            <w:sz w:val="24"/>
            <w:szCs w:val="24"/>
          </w:rPr>
          <w:t>Define the lazy routes</w:t>
        </w:r>
      </w:ins>
    </w:p>
    <w:p>
      <w:pPr>
        <w:pStyle w:val="Normal"/>
        <w:numPr>
          <w:ilvl w:val="0"/>
          <w:numId w:val="226"/>
        </w:numPr>
        <w:shd w:val="clear" w:color="auto" w:fill="FFFFFF"/>
        <w:spacing w:lineRule="auto" w:line="240" w:before="0" w:afterAutospacing="1"/>
        <w:rPr>
          <w:rFonts w:ascii="Arial" w:hAnsi="Arial" w:eastAsia="Times New Roman" w:cs="Arial"/>
          <w:color w:val="212529"/>
          <w:sz w:val="24"/>
          <w:szCs w:val="24"/>
        </w:rPr>
      </w:pPr>
      <w:ins w:id="707" w:author="Unknown" w:date="0-00-00T00:00:00Z">
        <w:r>
          <w:rPr>
            <w:rFonts w:eastAsia="Times New Roman" w:cs="Arial" w:ascii="Arial" w:hAnsi="Arial"/>
            <w:color w:val="000000"/>
            <w:sz w:val="24"/>
            <w:szCs w:val="24"/>
          </w:rPr>
          <w:t>Import the routes to the module.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"collapseUnfiled8"</w:instrText>
      </w:r>
      <w:r>
        <w:rPr>
          <w:rStyle w:val="ListLabel1951"/>
          <w:sz w:val="27"/>
          <w:szCs w:val="27"/>
          <w:rFonts w:eastAsia="Times New Roman" w:cs="Arial" w:ascii="Arial" w:hAnsi="Arial"/>
        </w:rPr>
        <w:fldChar w:fldCharType="separate"/>
      </w:r>
      <w:ins w:id="708" w:author="Unknown" w:date="0-00-00T00:00:00Z">
        <w:r>
          <w:rPr>
            <w:rStyle w:val="ListLabel1951"/>
            <w:rFonts w:eastAsia="Times New Roman" w:cs="Arial" w:ascii="Arial" w:hAnsi="Arial"/>
            <w:color w:val="000000"/>
            <w:sz w:val="27"/>
            <w:szCs w:val="27"/>
          </w:rPr>
          <w:t>8. What would you have in a shared module in Angular 2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09" w:author="Unknown" w:date="0-00-00T00:00:00Z">
        <w:r>
          <w:rPr>
            <w:rFonts w:eastAsia="Times New Roman" w:cs="Arial" w:ascii="Arial" w:hAnsi="Arial"/>
            <w:b/>
            <w:bCs/>
            <w:color w:val="000000"/>
            <w:sz w:val="24"/>
            <w:szCs w:val="24"/>
          </w:rPr>
          <w:t>Shared module</w:t>
        </w:r>
      </w:ins>
      <w:ins w:id="710" w:author="Unknown" w:date="0-00-00T00:00:00Z">
        <w:r>
          <w:rPr>
            <w:rFonts w:eastAsia="Times New Roman" w:cs="Arial" w:ascii="Arial" w:hAnsi="Arial"/>
            <w:color w:val="000000"/>
            <w:sz w:val="24"/>
            <w:szCs w:val="24"/>
          </w:rPr>
          <w:t> is used to import the services in both eager and lazy loaded module. We all know that lazy loaded modules create their own branch on the dependency injection tree. Shared module consists of the services that are registered by the angular in the root app injector. For this, we need not import it in the lazy module because lazy loaded modules already have access to the services defined at the root. Components, pipes and directives are also defined in the shared module. Other modules that import the shared module can use it in their templates. This means that the modules can be imported normally in the lazy loaded module. The shared module contains the code that will be used across the applications and featured modules. It also consists of the common template components. “Dumb components” should also be present in the shared module. It typically consists of some common angular modules too. When you are importing the shared module, you will also need to import the module with its providers, because there is no app module in the test.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"collapseUnfiled9"</w:instrText>
      </w:r>
      <w:r>
        <w:rPr>
          <w:rStyle w:val="ListLabel1951"/>
          <w:sz w:val="27"/>
          <w:szCs w:val="27"/>
          <w:rFonts w:eastAsia="Times New Roman" w:cs="Arial" w:ascii="Arial" w:hAnsi="Arial"/>
        </w:rPr>
        <w:fldChar w:fldCharType="separate"/>
      </w:r>
      <w:ins w:id="711" w:author="Unknown" w:date="0-00-00T00:00:00Z">
        <w:r>
          <w:rPr>
            <w:rStyle w:val="ListLabel1951"/>
            <w:rFonts w:eastAsia="Times New Roman" w:cs="Arial" w:ascii="Arial" w:hAnsi="Arial"/>
            <w:color w:val="000000"/>
            <w:sz w:val="27"/>
            <w:szCs w:val="27"/>
          </w:rPr>
          <w:t>9. How to cache an observable data in Angular 2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12" w:author="Unknown" w:date="0-00-00T00:00:00Z">
        <w:r>
          <w:rPr>
            <w:rFonts w:eastAsia="Times New Roman" w:cs="Arial" w:ascii="Arial" w:hAnsi="Arial"/>
            <w:b/>
            <w:bCs/>
            <w:color w:val="000000"/>
            <w:sz w:val="24"/>
            <w:szCs w:val="24"/>
          </w:rPr>
          <w:t>Caching of an observable data</w:t>
        </w:r>
      </w:ins>
      <w:ins w:id="713" w:author="Unknown" w:date="0-00-00T00:00:00Z">
        <w:r>
          <w:rPr>
            <w:rFonts w:eastAsia="Times New Roman" w:cs="Arial" w:ascii="Arial" w:hAnsi="Arial"/>
            <w:color w:val="000000"/>
            <w:sz w:val="24"/>
            <w:szCs w:val="24"/>
          </w:rPr>
          <w:t> is done with the help of “observable.cache”. We can use caching in order to cache the response in the memory and then, on the next subscription, instead of requesting the remote server again. This operator is used at the end of the string. Caching is important for the performance, especially on bandwidth restricted devices and slow networks. You should have a good understanding of caching while working with promises but while translating it to observable, it is a bit difficult. Therefore, when interacting with observables, we typically set up a subscription on the consumer side and react to values coming through the pipe. We can easily add caching to the observables by adding publishReplay(1) and refCount.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"collapseUnfiled10"</w:instrText>
      </w:r>
      <w:r>
        <w:rPr>
          <w:rStyle w:val="ListLabel1951"/>
          <w:sz w:val="27"/>
          <w:szCs w:val="27"/>
          <w:rFonts w:eastAsia="Times New Roman" w:cs="Arial" w:ascii="Arial" w:hAnsi="Arial"/>
        </w:rPr>
        <w:fldChar w:fldCharType="separate"/>
      </w:r>
      <w:ins w:id="714" w:author="Unknown" w:date="0-00-00T00:00:00Z">
        <w:r>
          <w:rPr>
            <w:rStyle w:val="ListLabel1951"/>
            <w:rFonts w:eastAsia="Times New Roman" w:cs="Arial" w:ascii="Arial" w:hAnsi="Arial"/>
            <w:color w:val="000000"/>
            <w:sz w:val="27"/>
            <w:szCs w:val="27"/>
          </w:rPr>
          <w:t>10. When to use Ngoninit and constructor in Angular 2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15" w:author="Unknown" w:date="0-00-00T00:00:00Z">
        <w:r>
          <w:rPr>
            <w:rFonts w:eastAsia="Times New Roman" w:cs="Arial" w:ascii="Arial" w:hAnsi="Arial"/>
            <w:b/>
            <w:bCs/>
            <w:color w:val="000000"/>
            <w:sz w:val="24"/>
            <w:szCs w:val="24"/>
          </w:rPr>
          <w:t>Constructors</w:t>
        </w:r>
      </w:ins>
      <w:ins w:id="716" w:author="Unknown" w:date="0-00-00T00:00:00Z">
        <w:r>
          <w:rPr>
            <w:rFonts w:eastAsia="Times New Roman" w:cs="Arial" w:ascii="Arial" w:hAnsi="Arial"/>
            <w:color w:val="000000"/>
            <w:sz w:val="24"/>
            <w:szCs w:val="24"/>
          </w:rPr>
          <w:t> are used for initializing class members and also for dependency injection. Ngonlnit is used for the initialization work. Both of these methods are called when the component is created. It is really important that we should know, when to and how to use them. These are used for providing the best structure for your component’s code. A constructor method is a pre-defined method in the constructor class which is only called when the class is instantiated. It is also used for properly initializing the fields. The constructor in Angular 2 is used to create a new instance of the class. Ngonlnit is the class we import when we implement the constructor in order to use it in a class. The method used in this case is ngOnlnit(). This method helps in initializing the directive or the component after the data-bound properties are displayed and the directive or components input is set.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"collapseUnfiled11"</w:instrText>
      </w:r>
      <w:r>
        <w:rPr>
          <w:rStyle w:val="ListLabel1951"/>
          <w:sz w:val="27"/>
          <w:szCs w:val="27"/>
          <w:rFonts w:eastAsia="Times New Roman" w:cs="Arial" w:ascii="Arial" w:hAnsi="Arial"/>
        </w:rPr>
        <w:fldChar w:fldCharType="separate"/>
      </w:r>
      <w:ins w:id="717" w:author="Unknown" w:date="0-00-00T00:00:00Z">
        <w:r>
          <w:rPr>
            <w:rStyle w:val="ListLabel1951"/>
            <w:rFonts w:eastAsia="Times New Roman" w:cs="Arial" w:ascii="Arial" w:hAnsi="Arial"/>
            <w:color w:val="000000"/>
            <w:sz w:val="27"/>
            <w:szCs w:val="27"/>
          </w:rPr>
          <w:t>11. List the modern browsers supported by Angular 2.</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18" w:author="Unknown" w:date="0-00-00T00:00:00Z">
        <w:r>
          <w:rPr>
            <w:rFonts w:eastAsia="Times New Roman" w:cs="Arial" w:ascii="Arial" w:hAnsi="Arial"/>
            <w:color w:val="000000"/>
            <w:sz w:val="24"/>
            <w:szCs w:val="24"/>
          </w:rPr>
          <w:t>Angular supports most of the recent browsers some of which are:</w:t>
        </w:r>
      </w:ins>
    </w:p>
    <w:p>
      <w:pPr>
        <w:pStyle w:val="Normal"/>
        <w:numPr>
          <w:ilvl w:val="0"/>
          <w:numId w:val="227"/>
        </w:numPr>
        <w:shd w:val="clear" w:color="auto" w:fill="FFFFFF"/>
        <w:spacing w:lineRule="auto" w:line="240" w:beforeAutospacing="1" w:after="0"/>
        <w:rPr>
          <w:rFonts w:ascii="Arial" w:hAnsi="Arial" w:eastAsia="Times New Roman" w:cs="Arial"/>
          <w:color w:val="212529"/>
          <w:sz w:val="24"/>
          <w:szCs w:val="24"/>
        </w:rPr>
      </w:pPr>
      <w:ins w:id="719" w:author="Unknown" w:date="0-00-00T00:00:00Z">
        <w:r>
          <w:rPr>
            <w:rFonts w:eastAsia="Times New Roman" w:cs="Arial" w:ascii="Arial" w:hAnsi="Arial"/>
            <w:color w:val="000000"/>
            <w:sz w:val="24"/>
            <w:szCs w:val="24"/>
          </w:rPr>
          <w:t>Google Chrome</w:t>
        </w:r>
      </w:ins>
    </w:p>
    <w:p>
      <w:pPr>
        <w:pStyle w:val="Normal"/>
        <w:numPr>
          <w:ilvl w:val="0"/>
          <w:numId w:val="227"/>
        </w:numPr>
        <w:shd w:val="clear" w:color="auto" w:fill="FFFFFF"/>
        <w:spacing w:lineRule="auto" w:line="240" w:before="0" w:after="0"/>
        <w:rPr>
          <w:rFonts w:ascii="Arial" w:hAnsi="Arial" w:eastAsia="Times New Roman" w:cs="Arial"/>
          <w:color w:val="212529"/>
          <w:sz w:val="24"/>
          <w:szCs w:val="24"/>
        </w:rPr>
      </w:pPr>
      <w:ins w:id="720" w:author="Unknown" w:date="0-00-00T00:00:00Z">
        <w:r>
          <w:rPr>
            <w:rFonts w:eastAsia="Times New Roman" w:cs="Arial" w:ascii="Arial" w:hAnsi="Arial"/>
            <w:color w:val="000000"/>
            <w:sz w:val="24"/>
            <w:szCs w:val="24"/>
          </w:rPr>
          <w:t>Firefox</w:t>
        </w:r>
      </w:ins>
    </w:p>
    <w:p>
      <w:pPr>
        <w:pStyle w:val="Normal"/>
        <w:numPr>
          <w:ilvl w:val="0"/>
          <w:numId w:val="227"/>
        </w:numPr>
        <w:shd w:val="clear" w:color="auto" w:fill="FFFFFF"/>
        <w:spacing w:lineRule="auto" w:line="240" w:before="0" w:after="0"/>
        <w:rPr>
          <w:rFonts w:ascii="Arial" w:hAnsi="Arial" w:eastAsia="Times New Roman" w:cs="Arial"/>
          <w:color w:val="212529"/>
          <w:sz w:val="24"/>
          <w:szCs w:val="24"/>
        </w:rPr>
      </w:pPr>
      <w:ins w:id="721" w:author="Unknown" w:date="0-00-00T00:00:00Z">
        <w:r>
          <w:rPr>
            <w:rFonts w:eastAsia="Times New Roman" w:cs="Arial" w:ascii="Arial" w:hAnsi="Arial"/>
            <w:color w:val="000000"/>
            <w:sz w:val="24"/>
            <w:szCs w:val="24"/>
          </w:rPr>
          <w:t>Edge</w:t>
        </w:r>
      </w:ins>
    </w:p>
    <w:p>
      <w:pPr>
        <w:pStyle w:val="Normal"/>
        <w:numPr>
          <w:ilvl w:val="0"/>
          <w:numId w:val="227"/>
        </w:numPr>
        <w:shd w:val="clear" w:color="auto" w:fill="FFFFFF"/>
        <w:spacing w:lineRule="auto" w:line="240" w:before="0" w:after="0"/>
        <w:rPr>
          <w:rFonts w:ascii="Arial" w:hAnsi="Arial" w:eastAsia="Times New Roman" w:cs="Arial"/>
          <w:color w:val="212529"/>
          <w:sz w:val="24"/>
          <w:szCs w:val="24"/>
        </w:rPr>
      </w:pPr>
      <w:ins w:id="722" w:author="Unknown" w:date="0-00-00T00:00:00Z">
        <w:r>
          <w:rPr>
            <w:rFonts w:eastAsia="Times New Roman" w:cs="Arial" w:ascii="Arial" w:hAnsi="Arial"/>
            <w:color w:val="000000"/>
            <w:sz w:val="24"/>
            <w:szCs w:val="24"/>
          </w:rPr>
          <w:t>IE for versions 9-11</w:t>
        </w:r>
      </w:ins>
    </w:p>
    <w:p>
      <w:pPr>
        <w:pStyle w:val="Normal"/>
        <w:numPr>
          <w:ilvl w:val="0"/>
          <w:numId w:val="227"/>
        </w:numPr>
        <w:shd w:val="clear" w:color="auto" w:fill="FFFFFF"/>
        <w:spacing w:lineRule="auto" w:line="240" w:before="0" w:after="0"/>
        <w:rPr>
          <w:rFonts w:ascii="Arial" w:hAnsi="Arial" w:eastAsia="Times New Roman" w:cs="Arial"/>
          <w:color w:val="212529"/>
          <w:sz w:val="24"/>
          <w:szCs w:val="24"/>
        </w:rPr>
      </w:pPr>
      <w:ins w:id="723" w:author="Unknown" w:date="0-00-00T00:00:00Z">
        <w:r>
          <w:rPr>
            <w:rFonts w:eastAsia="Times New Roman" w:cs="Arial" w:ascii="Arial" w:hAnsi="Arial"/>
            <w:color w:val="000000"/>
            <w:sz w:val="24"/>
            <w:szCs w:val="24"/>
          </w:rPr>
          <w:t>Safari</w:t>
        </w:r>
      </w:ins>
    </w:p>
    <w:p>
      <w:pPr>
        <w:pStyle w:val="Normal"/>
        <w:numPr>
          <w:ilvl w:val="0"/>
          <w:numId w:val="227"/>
        </w:numPr>
        <w:shd w:val="clear" w:color="auto" w:fill="FFFFFF"/>
        <w:spacing w:lineRule="auto" w:line="240" w:before="0" w:after="0"/>
        <w:rPr>
          <w:rFonts w:ascii="Arial" w:hAnsi="Arial" w:eastAsia="Times New Roman" w:cs="Arial"/>
          <w:color w:val="212529"/>
          <w:sz w:val="24"/>
          <w:szCs w:val="24"/>
        </w:rPr>
      </w:pPr>
      <w:ins w:id="724" w:author="Unknown" w:date="0-00-00T00:00:00Z">
        <w:r>
          <w:rPr>
            <w:rFonts w:eastAsia="Times New Roman" w:cs="Arial" w:ascii="Arial" w:hAnsi="Arial"/>
            <w:color w:val="000000"/>
            <w:sz w:val="24"/>
            <w:szCs w:val="24"/>
          </w:rPr>
          <w:t>iOS 7.1</w:t>
        </w:r>
      </w:ins>
    </w:p>
    <w:p>
      <w:pPr>
        <w:pStyle w:val="Normal"/>
        <w:numPr>
          <w:ilvl w:val="0"/>
          <w:numId w:val="227"/>
        </w:numPr>
        <w:shd w:val="clear" w:color="auto" w:fill="FFFFFF"/>
        <w:spacing w:lineRule="auto" w:line="240" w:before="0" w:after="0"/>
        <w:rPr>
          <w:rFonts w:ascii="Arial" w:hAnsi="Arial" w:eastAsia="Times New Roman" w:cs="Arial"/>
          <w:color w:val="212529"/>
          <w:sz w:val="24"/>
          <w:szCs w:val="24"/>
        </w:rPr>
      </w:pPr>
      <w:ins w:id="725" w:author="Unknown" w:date="0-00-00T00:00:00Z">
        <w:r>
          <w:rPr>
            <w:rFonts w:eastAsia="Times New Roman" w:cs="Arial" w:ascii="Arial" w:hAnsi="Arial"/>
            <w:color w:val="000000"/>
            <w:sz w:val="24"/>
            <w:szCs w:val="24"/>
          </w:rPr>
          <w:t>Android 4.1</w:t>
        </w:r>
      </w:ins>
    </w:p>
    <w:p>
      <w:pPr>
        <w:pStyle w:val="Normal"/>
        <w:numPr>
          <w:ilvl w:val="0"/>
          <w:numId w:val="227"/>
        </w:numPr>
        <w:shd w:val="clear" w:color="auto" w:fill="FFFFFF"/>
        <w:spacing w:lineRule="auto" w:line="240" w:before="0" w:afterAutospacing="1"/>
        <w:rPr>
          <w:rFonts w:ascii="Arial" w:hAnsi="Arial" w:eastAsia="Times New Roman" w:cs="Arial"/>
          <w:color w:val="212529"/>
          <w:sz w:val="24"/>
          <w:szCs w:val="24"/>
        </w:rPr>
      </w:pPr>
      <w:ins w:id="726" w:author="Unknown" w:date="0-00-00T00:00:00Z">
        <w:r>
          <w:rPr>
            <w:rFonts w:eastAsia="Times New Roman" w:cs="Arial" w:ascii="Arial" w:hAnsi="Arial"/>
            <w:color w:val="000000"/>
            <w:sz w:val="24"/>
            <w:szCs w:val="24"/>
          </w:rPr>
          <w:t>IE Mobile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"collapseUnfiled12"</w:instrText>
      </w:r>
      <w:r>
        <w:rPr>
          <w:rStyle w:val="ListLabel1951"/>
          <w:sz w:val="27"/>
          <w:szCs w:val="27"/>
          <w:rFonts w:eastAsia="Times New Roman" w:cs="Arial" w:ascii="Arial" w:hAnsi="Arial"/>
        </w:rPr>
        <w:fldChar w:fldCharType="separate"/>
      </w:r>
      <w:ins w:id="727" w:author="Unknown" w:date="0-00-00T00:00:00Z">
        <w:r>
          <w:rPr>
            <w:rStyle w:val="ListLabel1951"/>
            <w:rFonts w:eastAsia="Times New Roman" w:cs="Arial" w:ascii="Arial" w:hAnsi="Arial"/>
            <w:color w:val="000000"/>
            <w:sz w:val="27"/>
            <w:szCs w:val="27"/>
          </w:rPr>
          <w:t>12. How to declare a component in Angular 2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28" w:author="Unknown" w:date="0-00-00T00:00:00Z">
        <w:r>
          <w:rPr>
            <w:rFonts w:eastAsia="Times New Roman" w:cs="Arial" w:ascii="Arial" w:hAnsi="Arial"/>
            <w:b/>
            <w:bCs/>
            <w:color w:val="000000"/>
            <w:sz w:val="24"/>
            <w:szCs w:val="24"/>
          </w:rPr>
          <w:t>Components in Angular 2</w:t>
        </w:r>
      </w:ins>
      <w:ins w:id="729" w:author="Unknown" w:date="0-00-00T00:00:00Z">
        <w:r>
          <w:rPr>
            <w:rFonts w:eastAsia="Times New Roman" w:cs="Arial" w:ascii="Arial" w:hAnsi="Arial"/>
            <w:color w:val="000000"/>
            <w:sz w:val="24"/>
            <w:szCs w:val="24"/>
          </w:rPr>
          <w:t> are simply directives that are always associated with a direct template. Angular 2 components have an extremely well defined life-cycle. When working with angular components, we can make use of interfaces which allows us to implement functionality for different times in a components lifecycle. A component must belong to an NgModule in order for it to be usable by another component or application. Components can even control their runtime behaviour by implementing various Life-cycle hooks.</w:t>
        </w:r>
      </w:ins>
    </w:p>
    <w:p>
      <w:pPr>
        <w:pStyle w:val="Normal"/>
        <w:numPr>
          <w:ilvl w:val="0"/>
          <w:numId w:val="0"/>
        </w:numPr>
        <w:shd w:val="clear" w:color="auto" w:fill="FFFFFF"/>
        <w:spacing w:lineRule="auto" w:line="240" w:before="0" w:afterAutospacing="1"/>
        <w:outlineLvl w:val="4"/>
        <w:rPr>
          <w:rFonts w:ascii="Arial" w:hAnsi="Arial" w:eastAsia="Times New Roman" w:cs="Arial"/>
          <w:color w:val="212529"/>
          <w:sz w:val="20"/>
          <w:szCs w:val="20"/>
        </w:rPr>
      </w:pPr>
      <w:ins w:id="730" w:author="Unknown" w:date="0-00-00T00:00:00Z">
        <w:r>
          <w:rPr>
            <w:rFonts w:eastAsia="Times New Roman" w:cs="Arial" w:ascii="Arial" w:hAnsi="Arial"/>
            <w:color w:val="000000"/>
            <w:sz w:val="20"/>
            <w:szCs w:val="20"/>
          </w:rPr>
          <w:t>Declaration of component: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0"/>
          <w:szCs w:val="20"/>
        </w:rPr>
      </w:pPr>
      <w:ins w:id="731" w:author="Unknown" w:date="0-00-00T00:00:00Z">
        <w:r>
          <w:rPr>
            <w:rFonts w:eastAsia="Times New Roman" w:cs="Consolas" w:ascii="Consolas" w:hAnsi="Consolas"/>
            <w:color w:val="000000"/>
            <w:sz w:val="20"/>
            <w:szCs w:val="20"/>
          </w:rPr>
          <w:t>@component ({selector: 'great', template: 'hello {{name}}!'})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0"/>
          <w:szCs w:val="20"/>
        </w:rPr>
      </w:pPr>
      <w:ins w:id="732" w:author="Unknown" w:date="0-00-00T00:00:00Z">
        <w:r>
          <w:rPr>
            <w:rFonts w:eastAsia="Times New Roman" w:cs="Consolas" w:ascii="Consolas" w:hAnsi="Consolas"/>
            <w:color w:val="000000"/>
            <w:sz w:val="20"/>
            <w:szCs w:val="20"/>
          </w:rPr>
          <w:t>Class greet{</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0"/>
          <w:szCs w:val="20"/>
        </w:rPr>
      </w:pPr>
      <w:ins w:id="733" w:author="Unknown" w:date="0-00-00T00:00:00Z">
        <w:r>
          <w:rPr>
            <w:rFonts w:eastAsia="Times New Roman" w:cs="Consolas" w:ascii="Consolas" w:hAnsi="Consolas"/>
            <w:color w:val="000000"/>
            <w:sz w:val="20"/>
            <w:szCs w:val="20"/>
          </w:rPr>
          <w:t>Name: string = 'world';</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0"/>
          <w:szCs w:val="20"/>
        </w:rPr>
      </w:pPr>
      <w:ins w:id="734" w:author="Unknown" w:date="0-00-00T00:00:00Z">
        <w:r>
          <w:rPr>
            <w:rFonts w:eastAsia="Times New Roman" w:cs="Consolas" w:ascii="Consolas" w:hAnsi="Consolas"/>
            <w:color w:val="000000"/>
            <w:sz w:val="20"/>
            <w:szCs w:val="20"/>
          </w:rPr>
          <w:t>}</w:t>
        </w:r>
      </w:ins>
    </w:p>
    <w:p>
      <w:pPr>
        <w:pStyle w:val="Normal"/>
        <w:shd w:val="clear" w:color="auto" w:fill="FFFFFF"/>
        <w:spacing w:lineRule="auto" w:line="240" w:before="0" w:afterAutospacing="1"/>
        <w:rPr>
          <w:rFonts w:ascii="Arial" w:hAnsi="Arial" w:eastAsia="Times New Roman" w:cs="Arial"/>
          <w:color w:val="212529"/>
          <w:sz w:val="24"/>
          <w:szCs w:val="24"/>
        </w:rPr>
      </w:pPr>
      <w:ins w:id="735" w:author="Unknown" w:date="0-00-00T00:00:00Z">
        <w:r>
          <w:rPr>
            <w:rFonts w:eastAsia="Times New Roman" w:cs="Arial" w:ascii="Arial" w:hAnsi="Arial"/>
            <w:color w:val="000000"/>
            <w:sz w:val="24"/>
            <w:szCs w:val="24"/>
          </w:rPr>
          <w:t>Components always have a template and only one component can be instantiated per an element in a template. When a component is instantiated, angular creates a change detector, which is responsible for propagating the component’s building.</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"collapseUnfiled13"</w:instrText>
      </w:r>
      <w:r>
        <w:rPr>
          <w:rStyle w:val="ListLabel1951"/>
          <w:sz w:val="27"/>
          <w:szCs w:val="27"/>
          <w:rFonts w:eastAsia="Times New Roman" w:cs="Arial" w:ascii="Arial" w:hAnsi="Arial"/>
        </w:rPr>
        <w:fldChar w:fldCharType="separate"/>
      </w:r>
      <w:ins w:id="736" w:author="Unknown" w:date="0-00-00T00:00:00Z">
        <w:r>
          <w:rPr>
            <w:rStyle w:val="ListLabel1951"/>
            <w:rFonts w:eastAsia="Times New Roman" w:cs="Arial" w:ascii="Arial" w:hAnsi="Arial"/>
            <w:color w:val="000000"/>
            <w:sz w:val="27"/>
            <w:szCs w:val="27"/>
          </w:rPr>
          <w:t>13. List some advantages of Angular 2 over Angular1.</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37" w:author="Unknown" w:date="0-00-00T00:00:00Z">
        <w:r>
          <w:rPr>
            <w:rFonts w:eastAsia="Times New Roman" w:cs="Arial" w:ascii="Arial" w:hAnsi="Arial"/>
            <w:b/>
            <w:bCs/>
            <w:color w:val="000000"/>
            <w:sz w:val="24"/>
            <w:szCs w:val="24"/>
          </w:rPr>
          <w:t>Angular 2</w:t>
        </w:r>
      </w:ins>
      <w:ins w:id="738" w:author="Unknown" w:date="0-00-00T00:00:00Z">
        <w:r>
          <w:rPr>
            <w:rFonts w:eastAsia="Times New Roman" w:cs="Arial" w:ascii="Arial" w:hAnsi="Arial"/>
            <w:color w:val="000000"/>
            <w:sz w:val="24"/>
            <w:szCs w:val="24"/>
          </w:rPr>
          <w:t> is a re-written version of </w:t>
        </w:r>
      </w:ins>
      <w:ins w:id="739" w:author="Unknown" w:date="0-00-00T00:00:00Z">
        <w:r>
          <w:rPr>
            <w:rFonts w:eastAsia="Times New Roman" w:cs="Arial" w:ascii="Arial" w:hAnsi="Arial"/>
            <w:b/>
            <w:bCs/>
            <w:color w:val="000000"/>
            <w:sz w:val="24"/>
            <w:szCs w:val="24"/>
          </w:rPr>
          <w:t>Angular1</w:t>
        </w:r>
      </w:ins>
      <w:ins w:id="740" w:author="Unknown" w:date="0-00-00T00:00:00Z">
        <w:r>
          <w:rPr>
            <w:rFonts w:eastAsia="Times New Roman" w:cs="Arial" w:ascii="Arial" w:hAnsi="Arial"/>
            <w:color w:val="000000"/>
            <w:sz w:val="24"/>
            <w:szCs w:val="24"/>
          </w:rPr>
          <w:t> and not an update. The best way to compare Angular 2 and Angular 1 is by finding out the new features in Angular 2. This way we will be able to find out the advantages of Angular 2 over Angular1 precisely. So, some of the advantages of Angular 2 are:-</w:t>
        </w:r>
      </w:ins>
    </w:p>
    <w:tbl>
      <w:tblPr>
        <w:tblW w:w="8040" w:type="dxa"/>
        <w:jc w:val="left"/>
        <w:tblInd w:w="0" w:type="dxa"/>
        <w:tblBorders>
          <w:top w:val="single" w:sz="6" w:space="0" w:color="DEE2E6"/>
        </w:tblBorders>
        <w:tblCellMar>
          <w:top w:w="15" w:type="dxa"/>
          <w:left w:w="15" w:type="dxa"/>
          <w:bottom w:w="15" w:type="dxa"/>
          <w:right w:w="15" w:type="dxa"/>
        </w:tblCellMar>
        <w:tblLook w:noVBand="1" w:val="04a0" w:noHBand="0" w:lastColumn="0" w:firstColumn="1" w:lastRow="0" w:firstRow="1"/>
      </w:tblPr>
      <w:tblGrid>
        <w:gridCol w:w="4271"/>
        <w:gridCol w:w="3768"/>
      </w:tblGrid>
      <w:tr>
        <w:trPr/>
        <w:tc>
          <w:tcPr>
            <w:tcW w:w="4271" w:type="dxa"/>
            <w:tcBorders>
              <w:top w:val="single" w:sz="6" w:space="0" w:color="DEE2E6"/>
            </w:tcBorders>
            <w:shd w:fill="auto" w:val="cle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 2</w:t>
            </w:r>
          </w:p>
        </w:tc>
        <w:tc>
          <w:tcPr>
            <w:tcW w:w="3768" w:type="dxa"/>
            <w:tcBorders>
              <w:top w:val="single" w:sz="6" w:space="0" w:color="DEE2E6"/>
            </w:tcBorders>
            <w:shd w:fill="auto" w:val="clear"/>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Angular1</w:t>
            </w:r>
          </w:p>
        </w:tc>
      </w:tr>
      <w:tr>
        <w:trPr/>
        <w:tc>
          <w:tcPr>
            <w:tcW w:w="4271"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 2 is a mobile-oriented framework</w:t>
            </w:r>
          </w:p>
        </w:tc>
        <w:tc>
          <w:tcPr>
            <w:tcW w:w="3768"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Whereas Angular1 was not developed with mobile base in mind.</w:t>
            </w:r>
          </w:p>
        </w:tc>
      </w:tr>
      <w:tr>
        <w:trPr/>
        <w:tc>
          <w:tcPr>
            <w:tcW w:w="4271"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 2 is a versatile framework, i.e. we have more choices for languages. We can use ES5, ES6, Typescript or Dart to write an Angular 2 code</w:t>
            </w:r>
          </w:p>
        </w:tc>
        <w:tc>
          <w:tcPr>
            <w:tcW w:w="3768"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Whereas an Angular1 code can written by using only ES5, ES6 and Dart. We don’t have many choices of language in Angular1.</w:t>
            </w:r>
          </w:p>
        </w:tc>
      </w:tr>
      <w:tr>
        <w:trPr/>
        <w:tc>
          <w:tcPr>
            <w:tcW w:w="4271"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Nowadays, the controllers are replaced by components and Angular 2 is completely component based.</w:t>
            </w:r>
          </w:p>
        </w:tc>
        <w:tc>
          <w:tcPr>
            <w:tcW w:w="3768" w:type="dxa"/>
            <w:tcBorders>
              <w:top w:val="single" w:sz="6" w:space="0" w:color="DEE2E6"/>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Whereas Angular1 was based on controllers whose scope is now over.</w:t>
            </w:r>
          </w:p>
        </w:tc>
      </w:tr>
    </w:tbl>
    <w:p>
      <w:pPr>
        <w:pStyle w:val="Normal"/>
        <w:shd w:val="clear" w:color="auto" w:fill="FFFFFF"/>
        <w:spacing w:lineRule="auto" w:line="240" w:before="0" w:afterAutospacing="1"/>
        <w:rPr>
          <w:rFonts w:ascii="Arial" w:hAnsi="Arial" w:eastAsia="Times New Roman" w:cs="Arial"/>
          <w:color w:val="212529"/>
          <w:sz w:val="24"/>
          <w:szCs w:val="24"/>
        </w:rPr>
      </w:pPr>
      <w:ins w:id="741" w:author="Unknown" w:date="0-00-00T00:00:00Z">
        <w:r>
          <w:rPr>
            <w:rFonts w:eastAsia="Times New Roman" w:cs="Arial" w:ascii="Arial" w:hAnsi="Arial"/>
            <w:color w:val="000000"/>
            <w:sz w:val="24"/>
            <w:szCs w:val="24"/>
          </w:rPr>
          <w:t>Angular 2 directly uses the valid HTML DOM element properties and events which reduces the usage of many available built-in directives.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"collapseUnfiled14"</w:instrText>
      </w:r>
      <w:r>
        <w:rPr>
          <w:rStyle w:val="ListLabel1951"/>
          <w:sz w:val="27"/>
          <w:szCs w:val="27"/>
          <w:rFonts w:eastAsia="Times New Roman" w:cs="Arial" w:ascii="Arial" w:hAnsi="Arial"/>
        </w:rPr>
        <w:fldChar w:fldCharType="separate"/>
      </w:r>
      <w:ins w:id="742" w:author="Unknown" w:date="0-00-00T00:00:00Z">
        <w:r>
          <w:rPr>
            <w:rStyle w:val="ListLabel1951"/>
            <w:rFonts w:eastAsia="Times New Roman" w:cs="Arial" w:ascii="Arial" w:hAnsi="Arial"/>
            <w:color w:val="000000"/>
            <w:sz w:val="27"/>
            <w:szCs w:val="27"/>
          </w:rPr>
          <w:t>14. Can you automate porting Angular 1 code to Angular 2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43" w:author="Unknown" w:date="0-00-00T00:00:00Z">
        <w:r>
          <w:rPr>
            <w:rFonts w:eastAsia="Times New Roman" w:cs="Arial" w:ascii="Arial" w:hAnsi="Arial"/>
            <w:color w:val="000000"/>
            <w:sz w:val="24"/>
            <w:szCs w:val="24"/>
          </w:rPr>
          <w:t>No, currently there is not any such tool available that ports the Angular 1 code to the Angular 2 code.</w:t>
          <w:br/>
          <w:t>In the process of porting, the Angular 1 code to Angular 2, the side by side manual conversion of Angular 1 directives to the </w:t>
        </w:r>
      </w:ins>
      <w:ins w:id="744" w:author="Unknown" w:date="0-00-00T00:00:00Z">
        <w:r>
          <w:rPr>
            <w:rFonts w:eastAsia="Times New Roman" w:cs="Arial" w:ascii="Arial" w:hAnsi="Arial"/>
            <w:b/>
            <w:bCs/>
            <w:color w:val="000000"/>
            <w:sz w:val="24"/>
            <w:szCs w:val="24"/>
          </w:rPr>
          <w:t>Angular 2 components</w:t>
        </w:r>
      </w:ins>
      <w:ins w:id="745" w:author="Unknown" w:date="0-00-00T00:00:00Z">
        <w:r>
          <w:rPr>
            <w:rFonts w:eastAsia="Times New Roman" w:cs="Arial" w:ascii="Arial" w:hAnsi="Arial"/>
            <w:color w:val="000000"/>
            <w:sz w:val="24"/>
            <w:szCs w:val="24"/>
          </w:rPr>
          <w:t>takes place because they are two different frameworks and hence requires different approaches to solve the same problem.</w:t>
        </w:r>
      </w:ins>
    </w:p>
    <w:p>
      <w:pPr>
        <w:pStyle w:val="Normal"/>
        <w:shd w:val="clear" w:color="auto" w:fill="FFFFFF"/>
        <w:spacing w:lineRule="auto" w:line="240" w:before="0" w:afterAutospacing="1"/>
        <w:rPr/>
      </w:pPr>
      <w:ins w:id="746" w:author="Unknown" w:date="0-00-00T00:00:00Z">
        <w:r>
          <w:rPr>
            <w:rFonts w:eastAsia="Times New Roman" w:cs="Arial" w:ascii="Arial" w:hAnsi="Arial"/>
            <w:b/>
            <w:bCs/>
            <w:color w:val="000000"/>
            <w:sz w:val="24"/>
            <w:szCs w:val="24"/>
          </w:rPr>
          <w:t>Also, Read:</w:t>
        </w:r>
      </w:ins>
      <w:ins w:id="747" w:author="Unknown" w:date="0-00-00T00:00:00Z">
        <w:r>
          <w:rPr>
            <w:rFonts w:eastAsia="Times New Roman" w:cs="Arial" w:ascii="Arial" w:hAnsi="Arial"/>
            <w:color w:val="000000"/>
            <w:sz w:val="24"/>
            <w:szCs w:val="24"/>
          </w:rPr>
          <w:t> </w:t>
        </w:r>
      </w:ins>
      <w:hyperlink r:id="rId136" w:tgtFrame="_blank">
        <w:ins w:id="748" w:author="Unknown" w:date="0-00-00T00:00:00Z">
          <w:r>
            <w:rPr>
              <w:rStyle w:val="ListLabel1953"/>
              <w:rFonts w:eastAsia="Times New Roman" w:cs="Arial" w:ascii="Arial" w:hAnsi="Arial"/>
              <w:color w:val="000000"/>
              <w:sz w:val="24"/>
              <w:szCs w:val="24"/>
              <w:u w:val="single"/>
            </w:rPr>
            <w:t>80 Best AngularJs interview Questions</w:t>
          </w:r>
        </w:ins>
      </w:hyperlink>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"collapseUnfiled15"</w:instrText>
      </w:r>
      <w:r>
        <w:rPr>
          <w:rStyle w:val="ListLabel1951"/>
          <w:sz w:val="27"/>
          <w:szCs w:val="27"/>
          <w:rFonts w:eastAsia="Times New Roman" w:cs="Arial" w:ascii="Arial" w:hAnsi="Arial"/>
        </w:rPr>
        <w:fldChar w:fldCharType="separate"/>
      </w:r>
      <w:ins w:id="749" w:author="Unknown" w:date="0-00-00T00:00:00Z">
        <w:r>
          <w:rPr>
            <w:rStyle w:val="ListLabel1951"/>
            <w:rFonts w:eastAsia="Times New Roman" w:cs="Arial" w:ascii="Arial" w:hAnsi="Arial"/>
            <w:color w:val="000000"/>
            <w:sz w:val="27"/>
            <w:szCs w:val="27"/>
          </w:rPr>
          <w:t>15. How can you handle errors in Angular 2 Applications?</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50" w:author="Unknown" w:date="0-00-00T00:00:00Z">
        <w:r>
          <w:rPr>
            <w:rFonts w:eastAsia="Times New Roman" w:cs="Arial" w:ascii="Arial" w:hAnsi="Arial"/>
            <w:color w:val="000000"/>
            <w:sz w:val="24"/>
            <w:szCs w:val="24"/>
          </w:rPr>
          <w:t>The Angular 2 Applications provide with the option of error handling.The errors in Angular 2 can be handled by including the React JS catch library and later using the catch function.</w:t>
        </w:r>
      </w:ins>
    </w:p>
    <w:p>
      <w:pPr>
        <w:pStyle w:val="Normal"/>
        <w:numPr>
          <w:ilvl w:val="0"/>
          <w:numId w:val="228"/>
        </w:numPr>
        <w:shd w:val="clear" w:color="auto" w:fill="FFFFFF"/>
        <w:spacing w:lineRule="auto" w:line="240" w:beforeAutospacing="1" w:after="0"/>
        <w:rPr>
          <w:rFonts w:ascii="Arial" w:hAnsi="Arial" w:eastAsia="Times New Roman" w:cs="Arial"/>
          <w:color w:val="212529"/>
          <w:sz w:val="24"/>
          <w:szCs w:val="24"/>
        </w:rPr>
      </w:pPr>
      <w:ins w:id="751" w:author="Unknown" w:date="0-00-00T00:00:00Z">
        <w:r>
          <w:rPr>
            <w:rFonts w:eastAsia="Times New Roman" w:cs="Arial" w:ascii="Arial" w:hAnsi="Arial"/>
            <w:color w:val="000000"/>
            <w:sz w:val="24"/>
            <w:szCs w:val="24"/>
          </w:rPr>
          <w:t>The catch function, which is used after adding the catch library contains the link to the Error handler function.</w:t>
        </w:r>
      </w:ins>
    </w:p>
    <w:p>
      <w:pPr>
        <w:pStyle w:val="Normal"/>
        <w:numPr>
          <w:ilvl w:val="0"/>
          <w:numId w:val="228"/>
        </w:numPr>
        <w:shd w:val="clear" w:color="auto" w:fill="FFFFFF"/>
        <w:spacing w:lineRule="auto" w:line="240" w:before="0" w:after="0"/>
        <w:rPr>
          <w:rFonts w:ascii="Arial" w:hAnsi="Arial" w:eastAsia="Times New Roman" w:cs="Arial"/>
          <w:color w:val="212529"/>
          <w:sz w:val="24"/>
          <w:szCs w:val="24"/>
        </w:rPr>
      </w:pPr>
      <w:ins w:id="752" w:author="Unknown" w:date="0-00-00T00:00:00Z">
        <w:r>
          <w:rPr>
            <w:rFonts w:eastAsia="Times New Roman" w:cs="Arial" w:ascii="Arial" w:hAnsi="Arial"/>
            <w:color w:val="000000"/>
            <w:sz w:val="24"/>
            <w:szCs w:val="24"/>
          </w:rPr>
          <w:t>And in this error, handler function, the errors are sent to the error console, and also the errors are thrown back to continue the execution.</w:t>
        </w:r>
      </w:ins>
    </w:p>
    <w:p>
      <w:pPr>
        <w:pStyle w:val="Normal"/>
        <w:numPr>
          <w:ilvl w:val="0"/>
          <w:numId w:val="228"/>
        </w:numPr>
        <w:shd w:val="clear" w:color="auto" w:fill="FFFFFF"/>
        <w:spacing w:lineRule="auto" w:line="240" w:before="0" w:afterAutospacing="1"/>
        <w:rPr>
          <w:rFonts w:ascii="Arial" w:hAnsi="Arial" w:eastAsia="Times New Roman" w:cs="Arial"/>
          <w:color w:val="212529"/>
          <w:sz w:val="24"/>
          <w:szCs w:val="24"/>
        </w:rPr>
      </w:pPr>
      <w:ins w:id="753" w:author="Unknown" w:date="0-00-00T00:00:00Z">
        <w:r>
          <w:rPr>
            <w:rFonts w:eastAsia="Times New Roman" w:cs="Arial" w:ascii="Arial" w:hAnsi="Arial"/>
            <w:color w:val="000000"/>
            <w:sz w:val="24"/>
            <w:szCs w:val="24"/>
          </w:rPr>
          <w:t>So, whenever an error occurs it will be redirected to the error console of the web.</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"collapseUnfiled16"</w:instrText>
      </w:r>
      <w:r>
        <w:rPr>
          <w:rStyle w:val="ListLabel1951"/>
          <w:sz w:val="27"/>
          <w:szCs w:val="27"/>
          <w:rFonts w:eastAsia="Times New Roman" w:cs="Arial" w:ascii="Arial" w:hAnsi="Arial"/>
        </w:rPr>
        <w:fldChar w:fldCharType="separate"/>
      </w:r>
      <w:ins w:id="754" w:author="Unknown" w:date="0-00-00T00:00:00Z">
        <w:r>
          <w:rPr>
            <w:rStyle w:val="ListLabel1951"/>
            <w:rFonts w:eastAsia="Times New Roman" w:cs="Arial" w:ascii="Arial" w:hAnsi="Arial"/>
            <w:color w:val="000000"/>
            <w:sz w:val="27"/>
            <w:szCs w:val="27"/>
          </w:rPr>
          <w:t>16. What are Pipes in Angular 2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55" w:author="Unknown" w:date="0-00-00T00:00:00Z">
        <w:r>
          <w:rPr>
            <w:rFonts w:eastAsia="Times New Roman" w:cs="Arial" w:ascii="Arial" w:hAnsi="Arial"/>
            <w:b/>
            <w:bCs/>
            <w:color w:val="000000"/>
            <w:sz w:val="24"/>
            <w:szCs w:val="24"/>
          </w:rPr>
          <w:t>Pipes in Angular 2</w:t>
        </w:r>
      </w:ins>
      <w:ins w:id="756" w:author="Unknown" w:date="0-00-00T00:00:00Z">
        <w:r>
          <w:rPr>
            <w:rFonts w:eastAsia="Times New Roman" w:cs="Arial" w:ascii="Arial" w:hAnsi="Arial"/>
            <w:color w:val="000000"/>
            <w:sz w:val="24"/>
            <w:szCs w:val="24"/>
          </w:rPr>
          <w:t> are used in templates in order to convert them into a content that is user-friendly and readable one within the interpolation braces that is {{release| date}}, here the symbol “|” denotes the pipe.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"collapseUnfiled17"</w:instrText>
      </w:r>
      <w:r>
        <w:rPr>
          <w:rStyle w:val="ListLabel1951"/>
          <w:sz w:val="27"/>
          <w:szCs w:val="27"/>
          <w:rFonts w:eastAsia="Times New Roman" w:cs="Arial" w:ascii="Arial" w:hAnsi="Arial"/>
        </w:rPr>
        <w:fldChar w:fldCharType="separate"/>
      </w:r>
      <w:ins w:id="757" w:author="Unknown" w:date="0-00-00T00:00:00Z">
        <w:r>
          <w:rPr>
            <w:rStyle w:val="ListLabel1951"/>
            <w:rFonts w:eastAsia="Times New Roman" w:cs="Arial" w:ascii="Arial" w:hAnsi="Arial"/>
            <w:color w:val="000000"/>
            <w:sz w:val="27"/>
            <w:szCs w:val="27"/>
          </w:rPr>
          <w:t>17. Explain host decorator in Angular 2 ?</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58" w:author="Unknown" w:date="0-00-00T00:00:00Z">
        <w:r>
          <w:rPr>
            <w:rFonts w:eastAsia="Times New Roman" w:cs="Arial" w:ascii="Arial" w:hAnsi="Arial"/>
            <w:color w:val="000000"/>
            <w:sz w:val="24"/>
            <w:szCs w:val="24"/>
          </w:rPr>
          <w:t>The </w:t>
        </w:r>
      </w:ins>
      <w:ins w:id="759" w:author="Unknown" w:date="0-00-00T00:00:00Z">
        <w:r>
          <w:rPr>
            <w:rFonts w:eastAsia="Times New Roman" w:cs="Arial" w:ascii="Arial" w:hAnsi="Arial"/>
            <w:b/>
            <w:bCs/>
            <w:color w:val="000000"/>
            <w:sz w:val="24"/>
            <w:szCs w:val="24"/>
          </w:rPr>
          <w:t>host decorators in Angular 2</w:t>
        </w:r>
      </w:ins>
      <w:ins w:id="760" w:author="Unknown" w:date="0-00-00T00:00:00Z">
        <w:r>
          <w:rPr>
            <w:rFonts w:eastAsia="Times New Roman" w:cs="Arial" w:ascii="Arial" w:hAnsi="Arial"/>
            <w:color w:val="000000"/>
            <w:sz w:val="24"/>
            <w:szCs w:val="24"/>
          </w:rPr>
          <w:t> bind the properties of components with UI element values.The properties inside a component class definition which are decorated with @HostBinding are accessed in a template from the assigned property that is @HostBinding()title=’Our title'( whatever the title is).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"collapseUnfiled18"</w:instrText>
      </w:r>
      <w:r>
        <w:rPr>
          <w:rStyle w:val="ListLabel1951"/>
          <w:sz w:val="27"/>
          <w:szCs w:val="27"/>
          <w:rFonts w:eastAsia="Times New Roman" w:cs="Arial" w:ascii="Arial" w:hAnsi="Arial"/>
        </w:rPr>
        <w:fldChar w:fldCharType="separate"/>
      </w:r>
      <w:ins w:id="761" w:author="Unknown" w:date="0-00-00T00:00:00Z">
        <w:r>
          <w:rPr>
            <w:rStyle w:val="ListLabel1951"/>
            <w:rFonts w:eastAsia="Times New Roman" w:cs="Arial" w:ascii="Arial" w:hAnsi="Arial"/>
            <w:color w:val="000000"/>
            <w:sz w:val="27"/>
            <w:szCs w:val="27"/>
          </w:rPr>
          <w:t>18. How do you define transition between two states in angular?</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62" w:author="Unknown" w:date="0-00-00T00:00:00Z">
        <w:r>
          <w:rPr>
            <w:rFonts w:eastAsia="Times New Roman" w:cs="Arial" w:ascii="Arial" w:hAnsi="Arial"/>
            <w:color w:val="000000"/>
            <w:sz w:val="24"/>
            <w:szCs w:val="24"/>
          </w:rPr>
          <w:t>Transitions between two states take place so that we can build simple animations between two states driven by a model attribute. Transition basically means navigating from the current state to a new state. In angular, the transition is an animation-specific function which is used in angular’s animation DSL language. Transition declares the sequence of animation steps that will be executed when the entered value is satisfied. A function is provided an argument for a transition and it will be executed each time a state change occurs. In this, if the function is true, then the animation will run else it won’t get executed.</w:t>
        </w:r>
      </w:ins>
    </w:p>
    <w:p>
      <w:pPr>
        <w:pStyle w:val="Normal"/>
        <w:shd w:val="clear" w:color="auto" w:fill="FFFFFF"/>
        <w:spacing w:lineRule="auto" w:line="240" w:before="0" w:afterAutospacing="1"/>
        <w:rPr>
          <w:rFonts w:ascii="Arial" w:hAnsi="Arial" w:eastAsia="Times New Roman" w:cs="Arial"/>
          <w:color w:val="212529"/>
          <w:sz w:val="24"/>
          <w:szCs w:val="24"/>
        </w:rPr>
      </w:pPr>
      <w:ins w:id="763" w:author="Unknown" w:date="0-00-00T00:00:00Z">
        <w:r>
          <w:rPr>
            <w:rFonts w:eastAsia="Times New Roman" w:cs="Arial" w:ascii="Arial" w:hAnsi="Arial"/>
            <w:color w:val="000000"/>
            <w:sz w:val="24"/>
            <w:szCs w:val="24"/>
          </w:rPr>
          <w:t>These animation transitions are placed within the animation triggers. The transition depends upon what the animation was in the previous state and what it will become in the next state. In other words, if a transition is defined that matches the old/current state criteria then the associated animation will be triggered.</w:t>
        </w:r>
      </w:ins>
    </w:p>
    <w:p>
      <w:pPr>
        <w:pStyle w:val="Normal"/>
        <w:shd w:val="clear" w:color="auto" w:fill="FFFFFF"/>
        <w:spacing w:lineRule="auto" w:line="240" w:before="0" w:afterAutospacing="1"/>
        <w:rPr>
          <w:rFonts w:ascii="Arial" w:hAnsi="Arial" w:eastAsia="Times New Roman" w:cs="Arial"/>
          <w:color w:val="212529"/>
          <w:sz w:val="24"/>
          <w:szCs w:val="24"/>
        </w:rPr>
      </w:pPr>
      <w:ins w:id="764" w:author="Unknown" w:date="0-00-00T00:00:00Z">
        <w:r>
          <w:rPr>
            <w:rFonts w:eastAsia="Times New Roman" w:cs="Arial" w:ascii="Arial" w:hAnsi="Arial"/>
            <w:b/>
            <w:bCs/>
            <w:color w:val="000000"/>
            <w:sz w:val="24"/>
            <w:szCs w:val="24"/>
          </w:rPr>
          <w:t>Syntax:</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765" w:author="Unknown" w:date="0-00-00T00:00:00Z">
        <w:r>
          <w:rPr>
            <w:rFonts w:eastAsia="Times New Roman" w:cs="Consolas" w:ascii="Consolas" w:hAnsi="Consolas"/>
            <w:color w:val="000000"/>
            <w:sz w:val="21"/>
            <w:szCs w:val="21"/>
          </w:rPr>
          <w:t xml:space="preserve">function transition (stateChangeExpr: string,steps: AnimationMetadata |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nsolas" w:hAnsi="Consolas" w:eastAsia="Times New Roman" w:cs="Consolas"/>
          <w:color w:val="212529"/>
          <w:sz w:val="21"/>
          <w:szCs w:val="21"/>
        </w:rPr>
      </w:pPr>
      <w:ins w:id="766" w:author="Unknown" w:date="0-00-00T00:00:00Z">
        <w:r>
          <w:rPr>
            <w:rFonts w:eastAsia="Times New Roman" w:cs="Consolas" w:ascii="Consolas" w:hAnsi="Consolas"/>
            <w:color w:val="000000"/>
            <w:sz w:val="21"/>
            <w:szCs w:val="21"/>
          </w:rPr>
          <w:tab/>
          <w:t xml:space="preserve"> AnimationMetadata []):AnimationTransitionMetadata;</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"collapseUnfiled19"</w:instrText>
      </w:r>
      <w:r>
        <w:rPr>
          <w:rStyle w:val="ListLabel1951"/>
          <w:sz w:val="27"/>
          <w:szCs w:val="27"/>
          <w:rFonts w:eastAsia="Times New Roman" w:cs="Arial" w:ascii="Arial" w:hAnsi="Arial"/>
        </w:rPr>
        <w:fldChar w:fldCharType="separate"/>
      </w:r>
      <w:ins w:id="767" w:author="Unknown" w:date="0-00-00T00:00:00Z">
        <w:r>
          <w:rPr>
            <w:rStyle w:val="ListLabel1951"/>
            <w:rFonts w:eastAsia="Times New Roman" w:cs="Arial" w:ascii="Arial" w:hAnsi="Arial"/>
            <w:color w:val="000000"/>
            <w:sz w:val="27"/>
            <w:szCs w:val="27"/>
          </w:rPr>
          <w:t>19. Is Angular Modules and ES modules are the same?</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68" w:author="Unknown" w:date="0-00-00T00:00:00Z">
        <w:r>
          <w:rPr>
            <w:rFonts w:eastAsia="Times New Roman" w:cs="Arial" w:ascii="Arial" w:hAnsi="Arial"/>
            <w:color w:val="000000"/>
            <w:sz w:val="24"/>
            <w:szCs w:val="24"/>
          </w:rPr>
          <w:t>No, Both are different.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"collapseUnfiled20"</w:instrText>
      </w:r>
      <w:r>
        <w:rPr>
          <w:rStyle w:val="ListLabel1951"/>
          <w:sz w:val="27"/>
          <w:szCs w:val="27"/>
          <w:rFonts w:eastAsia="Times New Roman" w:cs="Arial" w:ascii="Arial" w:hAnsi="Arial"/>
        </w:rPr>
        <w:fldChar w:fldCharType="separate"/>
      </w:r>
      <w:ins w:id="769" w:author="Unknown" w:date="0-00-00T00:00:00Z">
        <w:r>
          <w:rPr>
            <w:rStyle w:val="ListLabel1951"/>
            <w:rFonts w:eastAsia="Times New Roman" w:cs="Arial" w:ascii="Arial" w:hAnsi="Arial"/>
            <w:color w:val="000000"/>
            <w:sz w:val="27"/>
            <w:szCs w:val="27"/>
          </w:rPr>
          <w:t>20. What is .angular-cli.json. Where can I find it.</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70" w:author="Unknown" w:date="0-00-00T00:00:00Z">
        <w:r>
          <w:rPr>
            <w:rFonts w:eastAsia="Times New Roman" w:cs="Arial" w:ascii="Arial" w:hAnsi="Arial"/>
            <w:b/>
            <w:bCs/>
            <w:color w:val="000000"/>
            <w:sz w:val="24"/>
            <w:szCs w:val="24"/>
          </w:rPr>
          <w:t>angular-cli.json</w:t>
        </w:r>
      </w:ins>
      <w:ins w:id="771" w:author="Unknown" w:date="0-00-00T00:00:00Z">
        <w:r>
          <w:rPr>
            <w:rFonts w:eastAsia="Times New Roman" w:cs="Arial" w:ascii="Arial" w:hAnsi="Arial"/>
            <w:color w:val="000000"/>
            <w:sz w:val="24"/>
            <w:szCs w:val="24"/>
          </w:rPr>
          <w:t> is used to configure a project in angular2. You can find it in the root folder of your angular2 Project.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"collapseUnfiled21"</w:instrText>
      </w:r>
      <w:r>
        <w:rPr>
          <w:rStyle w:val="ListLabel1951"/>
          <w:sz w:val="27"/>
          <w:szCs w:val="27"/>
          <w:rFonts w:eastAsia="Times New Roman" w:cs="Arial" w:ascii="Arial" w:hAnsi="Arial"/>
        </w:rPr>
        <w:fldChar w:fldCharType="separate"/>
      </w:r>
      <w:ins w:id="772" w:author="Unknown" w:date="0-00-00T00:00:00Z">
        <w:r>
          <w:rPr>
            <w:rStyle w:val="ListLabel1951"/>
            <w:rFonts w:eastAsia="Times New Roman" w:cs="Arial" w:ascii="Arial" w:hAnsi="Arial"/>
            <w:color w:val="000000"/>
            <w:sz w:val="27"/>
            <w:szCs w:val="27"/>
          </w:rPr>
          <w:t>21. Which module does is required for every Angular 2 app?</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73" w:author="Unknown" w:date="0-00-00T00:00:00Z">
        <w:r>
          <w:rPr>
            <w:rFonts w:eastAsia="Times New Roman" w:cs="Arial" w:ascii="Arial" w:hAnsi="Arial"/>
            <w:b/>
            <w:bCs/>
            <w:color w:val="000000"/>
            <w:sz w:val="24"/>
            <w:szCs w:val="24"/>
          </w:rPr>
          <w:t>AppModule </w:t>
        </w:r>
      </w:ins>
      <w:ins w:id="774" w:author="Unknown" w:date="0-00-00T00:00:00Z">
        <w:r>
          <w:rPr>
            <w:rFonts w:eastAsia="Times New Roman" w:cs="Arial" w:ascii="Arial" w:hAnsi="Arial"/>
            <w:color w:val="000000"/>
            <w:sz w:val="24"/>
            <w:szCs w:val="24"/>
          </w:rPr>
          <w:t>is required for every Angular 2 app.</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"collapseUnfiled22"</w:instrText>
      </w:r>
      <w:r>
        <w:rPr>
          <w:rStyle w:val="ListLabel1951"/>
          <w:sz w:val="27"/>
          <w:szCs w:val="27"/>
          <w:rFonts w:eastAsia="Times New Roman" w:cs="Arial" w:ascii="Arial" w:hAnsi="Arial"/>
        </w:rPr>
        <w:fldChar w:fldCharType="separate"/>
      </w:r>
      <w:ins w:id="775" w:author="Unknown" w:date="0-00-00T00:00:00Z">
        <w:r>
          <w:rPr>
            <w:rStyle w:val="ListLabel1951"/>
            <w:rFonts w:eastAsia="Times New Roman" w:cs="Arial" w:ascii="Arial" w:hAnsi="Arial"/>
            <w:color w:val="000000"/>
            <w:sz w:val="27"/>
            <w:szCs w:val="27"/>
          </w:rPr>
          <w:t>22. What is AOT compilation?</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76" w:author="Unknown" w:date="0-00-00T00:00:00Z">
        <w:r>
          <w:rPr>
            <w:rFonts w:eastAsia="Times New Roman" w:cs="Arial" w:ascii="Arial" w:hAnsi="Arial"/>
            <w:color w:val="000000"/>
            <w:sz w:val="24"/>
            <w:szCs w:val="24"/>
          </w:rPr>
          <w:t>AOT stands for Ahead of Time.It is the compilation in which Angular compiles the components and templates to JavaScript and HTML while developing.</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"collapseUnfiled23"</w:instrText>
      </w:r>
      <w:r>
        <w:rPr>
          <w:rStyle w:val="ListLabel1951"/>
          <w:sz w:val="27"/>
          <w:szCs w:val="27"/>
          <w:rFonts w:eastAsia="Times New Roman" w:cs="Arial" w:ascii="Arial" w:hAnsi="Arial"/>
        </w:rPr>
        <w:fldChar w:fldCharType="separate"/>
      </w:r>
      <w:ins w:id="777" w:author="Unknown" w:date="0-00-00T00:00:00Z">
        <w:r>
          <w:rPr>
            <w:rStyle w:val="ListLabel1951"/>
            <w:rFonts w:eastAsia="Times New Roman" w:cs="Arial" w:ascii="Arial" w:hAnsi="Arial"/>
            <w:color w:val="000000"/>
            <w:sz w:val="27"/>
            <w:szCs w:val="27"/>
          </w:rPr>
          <w:t>23. What are Event emitters?</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78" w:author="Unknown" w:date="0-00-00T00:00:00Z">
        <w:r>
          <w:rPr>
            <w:rFonts w:eastAsia="Times New Roman" w:cs="Arial" w:ascii="Arial" w:hAnsi="Arial"/>
            <w:color w:val="000000"/>
            <w:sz w:val="24"/>
            <w:szCs w:val="24"/>
          </w:rPr>
          <w:t>An Event emitter is a class defined in core module that can be used by components and directives to emit custom events.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"collapseUnfiled24"</w:instrText>
      </w:r>
      <w:r>
        <w:rPr>
          <w:rStyle w:val="ListLabel1951"/>
          <w:sz w:val="27"/>
          <w:szCs w:val="27"/>
          <w:rFonts w:eastAsia="Times New Roman" w:cs="Arial" w:ascii="Arial" w:hAnsi="Arial"/>
        </w:rPr>
        <w:fldChar w:fldCharType="separate"/>
      </w:r>
      <w:ins w:id="779" w:author="Unknown" w:date="0-00-00T00:00:00Z">
        <w:r>
          <w:rPr>
            <w:rStyle w:val="ListLabel1951"/>
            <w:rFonts w:eastAsia="Times New Roman" w:cs="Arial" w:ascii="Arial" w:hAnsi="Arial"/>
            <w:color w:val="000000"/>
            <w:sz w:val="27"/>
            <w:szCs w:val="27"/>
          </w:rPr>
          <w:t>24. What is Angular @ RouteParams?</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80" w:author="Unknown" w:date="0-00-00T00:00:00Z">
        <w:r>
          <w:rPr>
            <w:rFonts w:eastAsia="Times New Roman" w:cs="Arial" w:ascii="Arial" w:hAnsi="Arial"/>
            <w:color w:val="000000"/>
            <w:sz w:val="24"/>
            <w:szCs w:val="24"/>
          </w:rPr>
          <w:t>The RouteParams are used to map the given URL’s based on the route URLs and they become optional parameters for that route.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"collapseUnfiled25"</w:instrText>
      </w:r>
      <w:r>
        <w:rPr>
          <w:rStyle w:val="ListLabel1951"/>
          <w:sz w:val="27"/>
          <w:szCs w:val="27"/>
          <w:rFonts w:eastAsia="Times New Roman" w:cs="Arial" w:ascii="Arial" w:hAnsi="Arial"/>
        </w:rPr>
        <w:fldChar w:fldCharType="separate"/>
      </w:r>
      <w:ins w:id="781" w:author="Unknown" w:date="0-00-00T00:00:00Z">
        <w:r>
          <w:rPr>
            <w:rStyle w:val="ListLabel1951"/>
            <w:rFonts w:eastAsia="Times New Roman" w:cs="Arial" w:ascii="Arial" w:hAnsi="Arial"/>
            <w:color w:val="000000"/>
            <w:sz w:val="27"/>
            <w:szCs w:val="27"/>
          </w:rPr>
          <w:t>25. What are the new features of Angular 2?</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82" w:author="Unknown" w:date="0-00-00T00:00:00Z">
        <w:r>
          <w:rPr>
            <w:rFonts w:eastAsia="Times New Roman" w:cs="Arial" w:ascii="Arial" w:hAnsi="Arial"/>
            <w:color w:val="000000"/>
            <w:sz w:val="24"/>
            <w:szCs w:val="24"/>
          </w:rPr>
          <w:t>Angular 2 is a platform that encompasses a wide range of capabilities. Some new features were added in Angular 2 which includes:</w:t>
        </w:r>
      </w:ins>
    </w:p>
    <w:p>
      <w:pPr>
        <w:pStyle w:val="Normal"/>
        <w:numPr>
          <w:ilvl w:val="0"/>
          <w:numId w:val="229"/>
        </w:numPr>
        <w:shd w:val="clear" w:color="auto" w:fill="FFFFFF"/>
        <w:spacing w:lineRule="auto" w:line="240" w:beforeAutospacing="1" w:after="0"/>
        <w:rPr>
          <w:rFonts w:ascii="Arial" w:hAnsi="Arial" w:eastAsia="Times New Roman" w:cs="Arial"/>
          <w:color w:val="212529"/>
          <w:sz w:val="24"/>
          <w:szCs w:val="24"/>
        </w:rPr>
      </w:pPr>
      <w:ins w:id="783" w:author="Unknown" w:date="0-00-00T00:00:00Z">
        <w:r>
          <w:rPr>
            <w:rFonts w:eastAsia="Times New Roman" w:cs="Arial" w:ascii="Arial" w:hAnsi="Arial"/>
            <w:b/>
            <w:bCs/>
            <w:color w:val="000000"/>
            <w:sz w:val="24"/>
            <w:szCs w:val="24"/>
          </w:rPr>
          <w:t>Universal server rendering-</w:t>
        </w:r>
      </w:ins>
      <w:ins w:id="784" w:author="Unknown" w:date="0-00-00T00:00:00Z">
        <w:r>
          <w:rPr>
            <w:rFonts w:eastAsia="Times New Roman" w:cs="Arial" w:ascii="Arial" w:hAnsi="Arial"/>
            <w:color w:val="000000"/>
            <w:sz w:val="24"/>
            <w:szCs w:val="24"/>
          </w:rPr>
          <w:t> It is the library which is used to make building universal apps a smooth experience. It is an important feature of Angular 2.</w:t>
        </w:r>
      </w:ins>
    </w:p>
    <w:p>
      <w:pPr>
        <w:pStyle w:val="Normal"/>
        <w:numPr>
          <w:ilvl w:val="0"/>
          <w:numId w:val="229"/>
        </w:numPr>
        <w:shd w:val="clear" w:color="auto" w:fill="FFFFFF"/>
        <w:spacing w:lineRule="auto" w:line="240" w:before="0" w:after="0"/>
        <w:rPr>
          <w:rFonts w:ascii="Arial" w:hAnsi="Arial" w:eastAsia="Times New Roman" w:cs="Arial"/>
          <w:color w:val="212529"/>
          <w:sz w:val="24"/>
          <w:szCs w:val="24"/>
        </w:rPr>
      </w:pPr>
      <w:ins w:id="785" w:author="Unknown" w:date="0-00-00T00:00:00Z">
        <w:r>
          <w:rPr>
            <w:rFonts w:eastAsia="Times New Roman" w:cs="Arial" w:ascii="Arial" w:hAnsi="Arial"/>
            <w:b/>
            <w:bCs/>
            <w:color w:val="000000"/>
            <w:sz w:val="24"/>
            <w:szCs w:val="24"/>
          </w:rPr>
          <w:t>A mobile toolkit-</w:t>
        </w:r>
      </w:ins>
      <w:ins w:id="786" w:author="Unknown" w:date="0-00-00T00:00:00Z">
        <w:r>
          <w:rPr>
            <w:rFonts w:eastAsia="Times New Roman" w:cs="Arial" w:ascii="Arial" w:hAnsi="Arial"/>
            <w:color w:val="000000"/>
            <w:sz w:val="24"/>
            <w:szCs w:val="24"/>
          </w:rPr>
          <w:t> It provides all the mobile toolkit and techniques to build high-performance mobile applications. The web applications which are developed using the mobile toolkit can be loaded on any device with or without internet connection which is a great advantage.</w:t>
        </w:r>
      </w:ins>
    </w:p>
    <w:p>
      <w:pPr>
        <w:pStyle w:val="Normal"/>
        <w:numPr>
          <w:ilvl w:val="0"/>
          <w:numId w:val="229"/>
        </w:numPr>
        <w:shd w:val="clear" w:color="auto" w:fill="FFFFFF"/>
        <w:spacing w:lineRule="auto" w:line="240" w:before="0" w:after="0"/>
        <w:rPr>
          <w:rFonts w:ascii="Arial" w:hAnsi="Arial" w:eastAsia="Times New Roman" w:cs="Arial"/>
          <w:color w:val="212529"/>
          <w:sz w:val="24"/>
          <w:szCs w:val="24"/>
        </w:rPr>
      </w:pPr>
      <w:ins w:id="787" w:author="Unknown" w:date="0-00-00T00:00:00Z">
        <w:r>
          <w:rPr>
            <w:rFonts w:eastAsia="Times New Roman" w:cs="Arial" w:ascii="Arial" w:hAnsi="Arial"/>
            <w:b/>
            <w:bCs/>
            <w:color w:val="000000"/>
            <w:sz w:val="24"/>
            <w:szCs w:val="24"/>
          </w:rPr>
          <w:t>A command line interface-</w:t>
        </w:r>
      </w:ins>
      <w:ins w:id="788" w:author="Unknown" w:date="0-00-00T00:00:00Z">
        <w:r>
          <w:rPr>
            <w:rFonts w:eastAsia="Times New Roman" w:cs="Arial" w:ascii="Arial" w:hAnsi="Arial"/>
            <w:color w:val="000000"/>
            <w:sz w:val="24"/>
            <w:szCs w:val="24"/>
          </w:rPr>
          <w:t>it can generate components, routes, services, and pipes with the help of commands.</w:t>
        </w:r>
      </w:ins>
    </w:p>
    <w:p>
      <w:pPr>
        <w:pStyle w:val="Normal"/>
        <w:numPr>
          <w:ilvl w:val="0"/>
          <w:numId w:val="229"/>
        </w:numPr>
        <w:shd w:val="clear" w:color="auto" w:fill="FFFFFF"/>
        <w:spacing w:lineRule="auto" w:line="240" w:before="0" w:afterAutospacing="1"/>
        <w:rPr>
          <w:rFonts w:ascii="Arial" w:hAnsi="Arial" w:eastAsia="Times New Roman" w:cs="Arial"/>
          <w:color w:val="212529"/>
          <w:sz w:val="24"/>
          <w:szCs w:val="24"/>
        </w:rPr>
      </w:pPr>
      <w:ins w:id="789" w:author="Unknown" w:date="0-00-00T00:00:00Z">
        <w:r>
          <w:rPr>
            <w:rFonts w:eastAsia="Times New Roman" w:cs="Arial" w:ascii="Arial" w:hAnsi="Arial"/>
            <w:b/>
            <w:bCs/>
            <w:color w:val="000000"/>
            <w:sz w:val="24"/>
            <w:szCs w:val="24"/>
          </w:rPr>
          <w:t>Data binding-</w:t>
        </w:r>
      </w:ins>
      <w:ins w:id="790" w:author="Unknown" w:date="0-00-00T00:00:00Z">
        <w:r>
          <w:rPr>
            <w:rFonts w:eastAsia="Times New Roman" w:cs="Arial" w:ascii="Arial" w:hAnsi="Arial"/>
            <w:color w:val="000000"/>
            <w:sz w:val="24"/>
            <w:szCs w:val="24"/>
          </w:rPr>
          <w:t> data binding has been improved in Angular 2. So, whatever DOM element property you need to bind, you just wrap it in square brackets. E.g.-</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ins w:id="791" w:author="Unknown" w:date="0-00-00T00:00:00Z">
        <w:r>
          <w:rPr>
            <w:rFonts w:eastAsia="Times New Roman" w:cs="Consolas" w:ascii="Consolas" w:hAnsi="Consolas"/>
            <w:color w:val="000000"/>
            <w:sz w:val="21"/>
            <w:szCs w:val="21"/>
          </w:rPr>
          <w:t>&lt;img[src]='product.image' /&gt;</w:t>
        </w:r>
      </w:ins>
    </w:p>
    <w:p>
      <w:pPr>
        <w:pStyle w:val="Normal"/>
        <w:numPr>
          <w:ilvl w:val="0"/>
          <w:numId w:val="229"/>
        </w:numPr>
        <w:shd w:val="clear" w:color="auto" w:fill="FFFFFF"/>
        <w:spacing w:lineRule="auto" w:line="240" w:beforeAutospacing="1" w:after="0"/>
        <w:rPr>
          <w:rFonts w:ascii="Arial" w:hAnsi="Arial" w:eastAsia="Times New Roman" w:cs="Arial"/>
          <w:color w:val="212529"/>
          <w:sz w:val="24"/>
          <w:szCs w:val="24"/>
        </w:rPr>
      </w:pPr>
      <w:ins w:id="792" w:author="Unknown" w:date="0-00-00T00:00:00Z">
        <w:r>
          <w:rPr>
            <w:rFonts w:eastAsia="Times New Roman" w:cs="Arial" w:ascii="Arial" w:hAnsi="Arial"/>
            <w:b/>
            <w:bCs/>
            <w:color w:val="000000"/>
            <w:sz w:val="24"/>
            <w:szCs w:val="24"/>
          </w:rPr>
          <w:t>Modular-</w:t>
        </w:r>
      </w:ins>
      <w:ins w:id="793" w:author="Unknown" w:date="0-00-00T00:00:00Z">
        <w:r>
          <w:rPr>
            <w:rFonts w:eastAsia="Times New Roman" w:cs="Arial" w:ascii="Arial" w:hAnsi="Arial"/>
            <w:color w:val="000000"/>
            <w:sz w:val="24"/>
            <w:szCs w:val="24"/>
          </w:rPr>
          <w:t> various modules have been removed from angular’s core, which has resulted in better performance.</w:t>
        </w:r>
      </w:ins>
    </w:p>
    <w:p>
      <w:pPr>
        <w:pStyle w:val="Normal"/>
        <w:numPr>
          <w:ilvl w:val="0"/>
          <w:numId w:val="229"/>
        </w:numPr>
        <w:shd w:val="clear" w:color="auto" w:fill="FFFFFF"/>
        <w:spacing w:lineRule="auto" w:line="240" w:before="0" w:afterAutospacing="1"/>
        <w:rPr>
          <w:rFonts w:ascii="Arial" w:hAnsi="Arial" w:eastAsia="Times New Roman" w:cs="Arial"/>
          <w:color w:val="212529"/>
          <w:sz w:val="24"/>
          <w:szCs w:val="24"/>
        </w:rPr>
      </w:pPr>
      <w:ins w:id="794" w:author="Unknown" w:date="0-00-00T00:00:00Z">
        <w:r>
          <w:rPr>
            <w:rFonts w:eastAsia="Times New Roman" w:cs="Arial" w:ascii="Arial" w:hAnsi="Arial"/>
            <w:b/>
            <w:bCs/>
            <w:color w:val="000000"/>
            <w:sz w:val="24"/>
            <w:szCs w:val="24"/>
          </w:rPr>
          <w:t>Modern-</w:t>
        </w:r>
      </w:ins>
      <w:ins w:id="795" w:author="Unknown" w:date="0-00-00T00:00:00Z">
        <w:r>
          <w:rPr>
            <w:rFonts w:eastAsia="Times New Roman" w:cs="Arial" w:ascii="Arial" w:hAnsi="Arial"/>
            <w:color w:val="000000"/>
            <w:sz w:val="24"/>
            <w:szCs w:val="24"/>
          </w:rPr>
          <w:t> Angular 2 has been targeted as modern browsers in which various hacks that make angular harder to develop have been removed.</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"collapseUnfiled26"</w:instrText>
      </w:r>
      <w:r>
        <w:rPr>
          <w:rStyle w:val="ListLabel1951"/>
          <w:sz w:val="27"/>
          <w:szCs w:val="27"/>
          <w:rFonts w:eastAsia="Times New Roman" w:cs="Arial" w:ascii="Arial" w:hAnsi="Arial"/>
        </w:rPr>
        <w:fldChar w:fldCharType="separate"/>
      </w:r>
      <w:ins w:id="796" w:author="Unknown" w:date="0-00-00T00:00:00Z">
        <w:r>
          <w:rPr>
            <w:rStyle w:val="ListLabel1951"/>
            <w:rFonts w:eastAsia="Times New Roman" w:cs="Arial" w:ascii="Arial" w:hAnsi="Arial"/>
            <w:color w:val="000000"/>
            <w:sz w:val="27"/>
            <w:szCs w:val="27"/>
          </w:rPr>
          <w:t>26. What is the difference between observable and promises?</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797" w:author="Unknown" w:date="0-00-00T00:00:00Z">
        <w:r>
          <w:rPr>
            <w:rFonts w:eastAsia="Times New Roman" w:cs="Arial" w:ascii="Arial" w:hAnsi="Arial"/>
            <w:color w:val="000000"/>
            <w:sz w:val="24"/>
            <w:szCs w:val="24"/>
          </w:rPr>
          <w:t>The differences between observable and promises are:</w:t>
        </w:r>
      </w:ins>
    </w:p>
    <w:p>
      <w:pPr>
        <w:pStyle w:val="Normal"/>
        <w:numPr>
          <w:ilvl w:val="0"/>
          <w:numId w:val="230"/>
        </w:numPr>
        <w:shd w:val="clear" w:color="auto" w:fill="FFFFFF"/>
        <w:spacing w:lineRule="auto" w:line="240" w:beforeAutospacing="1" w:after="0"/>
        <w:rPr>
          <w:rFonts w:ascii="Arial" w:hAnsi="Arial" w:eastAsia="Times New Roman" w:cs="Arial"/>
          <w:color w:val="212529"/>
          <w:sz w:val="24"/>
          <w:szCs w:val="24"/>
        </w:rPr>
      </w:pPr>
      <w:ins w:id="798" w:author="Unknown" w:date="0-00-00T00:00:00Z">
        <w:r>
          <w:rPr>
            <w:rFonts w:eastAsia="Times New Roman" w:cs="Arial" w:ascii="Arial" w:hAnsi="Arial"/>
            <w:color w:val="000000"/>
            <w:sz w:val="24"/>
            <w:szCs w:val="24"/>
          </w:rPr>
          <w:t>Observable is a more powerful way of handling HTTP asynchronous requests. Whereas, A promise handles a single event when an asynchronous operation completes or fails.</w:t>
        </w:r>
      </w:ins>
    </w:p>
    <w:p>
      <w:pPr>
        <w:pStyle w:val="Normal"/>
        <w:numPr>
          <w:ilvl w:val="0"/>
          <w:numId w:val="230"/>
        </w:numPr>
        <w:shd w:val="clear" w:color="auto" w:fill="FFFFFF"/>
        <w:spacing w:lineRule="auto" w:line="240" w:before="0" w:after="0"/>
        <w:rPr>
          <w:rFonts w:ascii="Arial" w:hAnsi="Arial" w:eastAsia="Times New Roman" w:cs="Arial"/>
          <w:color w:val="212529"/>
          <w:sz w:val="24"/>
          <w:szCs w:val="24"/>
        </w:rPr>
      </w:pPr>
      <w:ins w:id="799" w:author="Unknown" w:date="0-00-00T00:00:00Z">
        <w:r>
          <w:rPr>
            <w:rFonts w:eastAsia="Times New Roman" w:cs="Arial" w:ascii="Arial" w:hAnsi="Arial"/>
            <w:color w:val="000000"/>
            <w:sz w:val="24"/>
            <w:szCs w:val="24"/>
          </w:rPr>
          <w:t>An observable is like a stream which allows passing zero or more events where the callback is called for each event. Whereas, A promise eventually calls the success or failed callback even when you don’t need the notification or the result it provides anymore.</w:t>
        </w:r>
      </w:ins>
    </w:p>
    <w:p>
      <w:pPr>
        <w:pStyle w:val="Normal"/>
        <w:numPr>
          <w:ilvl w:val="0"/>
          <w:numId w:val="230"/>
        </w:numPr>
        <w:shd w:val="clear" w:color="auto" w:fill="FFFFFF"/>
        <w:spacing w:lineRule="auto" w:line="240" w:before="0" w:after="0"/>
        <w:rPr>
          <w:rFonts w:ascii="Arial" w:hAnsi="Arial" w:eastAsia="Times New Roman" w:cs="Arial"/>
          <w:color w:val="212529"/>
          <w:sz w:val="24"/>
          <w:szCs w:val="24"/>
        </w:rPr>
      </w:pPr>
      <w:ins w:id="800" w:author="Unknown" w:date="0-00-00T00:00:00Z">
        <w:r>
          <w:rPr>
            <w:rFonts w:eastAsia="Times New Roman" w:cs="Arial" w:ascii="Arial" w:hAnsi="Arial"/>
            <w:color w:val="000000"/>
            <w:sz w:val="24"/>
            <w:szCs w:val="24"/>
          </w:rPr>
          <w:t>Observable works with multiple values for a particular time. Whereas, Promises works with and even returns a single value at a time.</w:t>
        </w:r>
      </w:ins>
    </w:p>
    <w:p>
      <w:pPr>
        <w:pStyle w:val="Normal"/>
        <w:numPr>
          <w:ilvl w:val="0"/>
          <w:numId w:val="230"/>
        </w:numPr>
        <w:shd w:val="clear" w:color="auto" w:fill="FFFFFF"/>
        <w:spacing w:lineRule="auto" w:line="240" w:before="0" w:after="0"/>
        <w:rPr>
          <w:rFonts w:ascii="Arial" w:hAnsi="Arial" w:eastAsia="Times New Roman" w:cs="Arial"/>
          <w:color w:val="212529"/>
          <w:sz w:val="24"/>
          <w:szCs w:val="24"/>
        </w:rPr>
      </w:pPr>
      <w:ins w:id="801" w:author="Unknown" w:date="0-00-00T00:00:00Z">
        <w:r>
          <w:rPr>
            <w:rFonts w:eastAsia="Times New Roman" w:cs="Arial" w:ascii="Arial" w:hAnsi="Arial"/>
            <w:color w:val="000000"/>
            <w:sz w:val="24"/>
            <w:szCs w:val="24"/>
          </w:rPr>
          <w:t>Observables can be canceled. Whereas, Promises cannot be canceled.</w:t>
        </w:r>
      </w:ins>
    </w:p>
    <w:p>
      <w:pPr>
        <w:pStyle w:val="Normal"/>
        <w:numPr>
          <w:ilvl w:val="0"/>
          <w:numId w:val="230"/>
        </w:numPr>
        <w:shd w:val="clear" w:color="auto" w:fill="FFFFFF"/>
        <w:spacing w:lineRule="auto" w:line="240" w:before="0" w:after="0"/>
        <w:rPr>
          <w:rFonts w:ascii="Arial" w:hAnsi="Arial" w:eastAsia="Times New Roman" w:cs="Arial"/>
          <w:color w:val="212529"/>
          <w:sz w:val="24"/>
          <w:szCs w:val="24"/>
        </w:rPr>
      </w:pPr>
      <w:ins w:id="802" w:author="Unknown" w:date="0-00-00T00:00:00Z">
        <w:r>
          <w:rPr>
            <w:rFonts w:eastAsia="Times New Roman" w:cs="Arial" w:ascii="Arial" w:hAnsi="Arial"/>
            <w:color w:val="000000"/>
            <w:sz w:val="24"/>
            <w:szCs w:val="24"/>
          </w:rPr>
          <w:t>Observable supports map, filter, reduce and similar operators. Whereas, Promises have more readable codes with try/catch and async/await.</w:t>
        </w:r>
      </w:ins>
    </w:p>
    <w:p>
      <w:pPr>
        <w:pStyle w:val="Normal"/>
        <w:numPr>
          <w:ilvl w:val="0"/>
          <w:numId w:val="230"/>
        </w:numPr>
        <w:shd w:val="clear" w:color="auto" w:fill="FFFFFF"/>
        <w:spacing w:lineRule="auto" w:line="240" w:before="0" w:afterAutospacing="1"/>
        <w:rPr>
          <w:rFonts w:ascii="Arial" w:hAnsi="Arial" w:eastAsia="Times New Roman" w:cs="Arial"/>
          <w:color w:val="212529"/>
          <w:sz w:val="24"/>
          <w:szCs w:val="24"/>
        </w:rPr>
      </w:pPr>
      <w:ins w:id="803" w:author="Unknown" w:date="0-00-00T00:00:00Z">
        <w:r>
          <w:rPr>
            <w:rFonts w:eastAsia="Times New Roman" w:cs="Arial" w:ascii="Arial" w:hAnsi="Arial"/>
            <w:color w:val="000000"/>
            <w:sz w:val="24"/>
            <w:szCs w:val="24"/>
          </w:rPr>
          <w:t>In observable, one operator ‘retry’ can be used to retry whenever needed. Whereas, Promises cannot be retried. A promise should have access to the original function that returned the promise in order to have a retry capability.</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"collapseUnfiled27"</w:instrText>
      </w:r>
      <w:r>
        <w:rPr>
          <w:rStyle w:val="ListLabel1951"/>
          <w:sz w:val="27"/>
          <w:szCs w:val="27"/>
          <w:rFonts w:eastAsia="Times New Roman" w:cs="Arial" w:ascii="Arial" w:hAnsi="Arial"/>
        </w:rPr>
        <w:fldChar w:fldCharType="separate"/>
      </w:r>
      <w:ins w:id="804" w:author="Unknown" w:date="0-00-00T00:00:00Z">
        <w:r>
          <w:rPr>
            <w:rStyle w:val="ListLabel1951"/>
            <w:rFonts w:eastAsia="Times New Roman" w:cs="Arial" w:ascii="Arial" w:hAnsi="Arial"/>
            <w:color w:val="000000"/>
            <w:sz w:val="27"/>
            <w:szCs w:val="27"/>
          </w:rPr>
          <w:t>27. List the differences between Angular 2 components vs. directives.</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805" w:author="Unknown" w:date="0-00-00T00:00:00Z">
        <w:r>
          <w:rPr>
            <w:rFonts w:eastAsia="Times New Roman" w:cs="Arial" w:ascii="Arial" w:hAnsi="Arial"/>
            <w:color w:val="000000"/>
            <w:sz w:val="24"/>
            <w:szCs w:val="24"/>
          </w:rPr>
          <w:t>Apart from components, directives are also used in Angular 2 which allows us to attach behavior to elements in DOM. There are certain differences between the components and directives in Angular 2. They are:</w:t>
        </w:r>
      </w:ins>
    </w:p>
    <w:p>
      <w:pPr>
        <w:pStyle w:val="Normal"/>
        <w:numPr>
          <w:ilvl w:val="0"/>
          <w:numId w:val="231"/>
        </w:numPr>
        <w:shd w:val="clear" w:color="auto" w:fill="FFFFFF"/>
        <w:spacing w:lineRule="auto" w:line="240" w:beforeAutospacing="1" w:after="0"/>
        <w:rPr>
          <w:rFonts w:ascii="Arial" w:hAnsi="Arial" w:eastAsia="Times New Roman" w:cs="Arial"/>
          <w:color w:val="212529"/>
          <w:sz w:val="24"/>
          <w:szCs w:val="24"/>
        </w:rPr>
      </w:pPr>
      <w:ins w:id="806" w:author="Unknown" w:date="0-00-00T00:00:00Z">
        <w:r>
          <w:rPr>
            <w:rFonts w:eastAsia="Times New Roman" w:cs="Arial" w:ascii="Arial" w:hAnsi="Arial"/>
            <w:color w:val="000000"/>
            <w:sz w:val="24"/>
            <w:szCs w:val="24"/>
          </w:rPr>
          <w:t>In Angular 2, a component is a directive with a view whereas a directive is a decorator with no view. Components are the specific type of directive that allows us to utilize web component functionality throughout our application. Whereas, Directive is the mechanism by which we attach behavior to elements.</w:t>
        </w:r>
      </w:ins>
    </w:p>
    <w:p>
      <w:pPr>
        <w:pStyle w:val="Normal"/>
        <w:numPr>
          <w:ilvl w:val="0"/>
          <w:numId w:val="231"/>
        </w:numPr>
        <w:shd w:val="clear" w:color="auto" w:fill="FFFFFF"/>
        <w:spacing w:lineRule="auto" w:line="240" w:before="0" w:after="0"/>
        <w:rPr>
          <w:rFonts w:ascii="Arial" w:hAnsi="Arial" w:eastAsia="Times New Roman" w:cs="Arial"/>
          <w:color w:val="212529"/>
          <w:sz w:val="24"/>
          <w:szCs w:val="24"/>
        </w:rPr>
      </w:pPr>
      <w:ins w:id="807" w:author="Unknown" w:date="0-00-00T00:00:00Z">
        <w:r>
          <w:rPr>
            <w:rFonts w:eastAsia="Times New Roman" w:cs="Arial" w:ascii="Arial" w:hAnsi="Arial"/>
            <w:color w:val="000000"/>
            <w:sz w:val="24"/>
            <w:szCs w:val="24"/>
          </w:rPr>
          <w:t>A component is used to break up the application into smaller components. Whereas, Directive is used to design the re-usable components.</w:t>
        </w:r>
      </w:ins>
    </w:p>
    <w:p>
      <w:pPr>
        <w:pStyle w:val="Normal"/>
        <w:numPr>
          <w:ilvl w:val="0"/>
          <w:numId w:val="231"/>
        </w:numPr>
        <w:shd w:val="clear" w:color="auto" w:fill="FFFFFF"/>
        <w:spacing w:lineRule="auto" w:line="240" w:before="0" w:after="0"/>
        <w:rPr>
          <w:rFonts w:ascii="Arial" w:hAnsi="Arial" w:eastAsia="Times New Roman" w:cs="Arial"/>
          <w:color w:val="212529"/>
          <w:sz w:val="24"/>
          <w:szCs w:val="24"/>
        </w:rPr>
      </w:pPr>
      <w:ins w:id="808" w:author="Unknown" w:date="0-00-00T00:00:00Z">
        <w:r>
          <w:rPr>
            <w:rFonts w:eastAsia="Times New Roman" w:cs="Arial" w:ascii="Arial" w:hAnsi="Arial"/>
            <w:color w:val="000000"/>
            <w:sz w:val="24"/>
            <w:szCs w:val="24"/>
          </w:rPr>
          <w:t>Components can be used to define pipes. Whereas, We cannot define pipes using directives.</w:t>
        </w:r>
      </w:ins>
    </w:p>
    <w:p>
      <w:pPr>
        <w:pStyle w:val="Normal"/>
        <w:numPr>
          <w:ilvl w:val="0"/>
          <w:numId w:val="231"/>
        </w:numPr>
        <w:shd w:val="clear" w:color="auto" w:fill="FFFFFF"/>
        <w:spacing w:lineRule="auto" w:line="240" w:before="0" w:afterAutospacing="1"/>
        <w:rPr>
          <w:rFonts w:ascii="Arial" w:hAnsi="Arial" w:eastAsia="Times New Roman" w:cs="Arial"/>
          <w:color w:val="212529"/>
          <w:sz w:val="24"/>
          <w:szCs w:val="24"/>
        </w:rPr>
      </w:pPr>
      <w:ins w:id="809" w:author="Unknown" w:date="0-00-00T00:00:00Z">
        <w:r>
          <w:rPr>
            <w:rFonts w:eastAsia="Times New Roman" w:cs="Arial" w:ascii="Arial" w:hAnsi="Arial"/>
            <w:color w:val="000000"/>
            <w:sz w:val="24"/>
            <w:szCs w:val="24"/>
          </w:rPr>
          <w:t>Components can be present per DOM element. Whereas, Directive is used to add behavior to an existing DOM element.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"collapseUnfiled28"</w:instrText>
      </w:r>
      <w:r>
        <w:rPr>
          <w:rStyle w:val="ListLabel1951"/>
          <w:sz w:val="27"/>
          <w:szCs w:val="27"/>
          <w:rFonts w:eastAsia="Times New Roman" w:cs="Arial" w:ascii="Arial" w:hAnsi="Arial"/>
        </w:rPr>
        <w:fldChar w:fldCharType="separate"/>
      </w:r>
      <w:ins w:id="810" w:author="Unknown" w:date="0-00-00T00:00:00Z">
        <w:r>
          <w:rPr>
            <w:rStyle w:val="ListLabel1951"/>
            <w:rFonts w:eastAsia="Times New Roman" w:cs="Arial" w:ascii="Arial" w:hAnsi="Arial"/>
            <w:color w:val="000000"/>
            <w:sz w:val="27"/>
            <w:szCs w:val="27"/>
          </w:rPr>
          <w:t>28. What is ECMAScript?</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811" w:author="Unknown" w:date="0-00-00T00:00:00Z">
        <w:r>
          <w:rPr>
            <w:rFonts w:eastAsia="Times New Roman" w:cs="Arial" w:ascii="Arial" w:hAnsi="Arial"/>
            <w:color w:val="000000"/>
            <w:sz w:val="24"/>
            <w:szCs w:val="24"/>
          </w:rPr>
          <w:t>ECMAScript is a standard for scripting languages. It is a subset of </w:t>
        </w:r>
      </w:ins>
      <w:ins w:id="812" w:author="Unknown" w:date="0-00-00T00:00:00Z">
        <w:r>
          <w:rPr>
            <w:rFonts w:eastAsia="Times New Roman" w:cs="Arial" w:ascii="Arial" w:hAnsi="Arial"/>
            <w:b/>
            <w:bCs/>
            <w:color w:val="000000"/>
            <w:sz w:val="24"/>
            <w:szCs w:val="24"/>
          </w:rPr>
          <w:t>Javascript</w:t>
        </w:r>
      </w:ins>
      <w:ins w:id="813" w:author="Unknown" w:date="0-00-00T00:00:00Z">
        <w:r>
          <w:rPr>
            <w:rFonts w:eastAsia="Times New Roman" w:cs="Arial" w:ascii="Arial" w:hAnsi="Arial"/>
            <w:color w:val="000000"/>
            <w:sz w:val="24"/>
            <w:szCs w:val="24"/>
          </w:rPr>
          <w:t>. Languages such as ActionScript, JavaScript use ECMAScript as its core. ECMA stands for European Computer Manufacturer’s Association. Coders commonly use ECMAScript for client-side scripting on the World Wide Web. It is also used for server applications and services. It includes structured, dynamic, functional, and prototype-based features. The ECMAScript was developed by Brendan Eich of Netscape. The ECMAScript is standardized by the ECMA international standards organization in the ECMA-262 and ECMA-402 specifications. It is a programming language which is designed specifically for acting on an existing entity or system. It provides the rules, details, and guidelines that a scripting language must observe to be considered ECMAScript compliant.</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"collapseUnfiled29"</w:instrText>
      </w:r>
      <w:r>
        <w:rPr>
          <w:rStyle w:val="ListLabel1951"/>
          <w:sz w:val="27"/>
          <w:szCs w:val="27"/>
          <w:rFonts w:eastAsia="Times New Roman" w:cs="Arial" w:ascii="Arial" w:hAnsi="Arial"/>
        </w:rPr>
        <w:fldChar w:fldCharType="separate"/>
      </w:r>
      <w:ins w:id="814" w:author="Unknown" w:date="0-00-00T00:00:00Z">
        <w:r>
          <w:rPr>
            <w:rStyle w:val="ListLabel1951"/>
            <w:rFonts w:eastAsia="Times New Roman" w:cs="Arial" w:ascii="Arial" w:hAnsi="Arial"/>
            <w:color w:val="000000"/>
            <w:sz w:val="27"/>
            <w:szCs w:val="27"/>
          </w:rPr>
          <w:t>29. What is Traceur Compiler?</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815" w:author="Unknown" w:date="0-00-00T00:00:00Z">
        <w:r>
          <w:rPr>
            <w:rFonts w:eastAsia="Times New Roman" w:cs="Arial" w:ascii="Arial" w:hAnsi="Arial"/>
            <w:color w:val="000000"/>
            <w:sz w:val="24"/>
            <w:szCs w:val="24"/>
          </w:rPr>
          <w:t>Traceur is a compiler which takes ECMAScript and compiles it down to regular Javascript that runs in your browser. Traceur can be used in several ways like- typing or pasting the ES6 code into the read-eval-print-loop page, or by including traceur in the web page and compiling ES6 code content on the fly, or many other ways. Even traceur is written in ES6, compiled to ES5. The main goal of a traceur compiler is to inform the designs of Javascript features and allows us to write the code in a better manner. Nowadays, traceur compilers are broadly used in Angular 2 platform. It also supports transpilling and type checking via type annotations.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"collapseUnfiled30"</w:instrText>
      </w:r>
      <w:r>
        <w:rPr>
          <w:rStyle w:val="ListLabel1951"/>
          <w:sz w:val="27"/>
          <w:szCs w:val="27"/>
          <w:rFonts w:eastAsia="Times New Roman" w:cs="Arial" w:ascii="Arial" w:hAnsi="Arial"/>
        </w:rPr>
        <w:fldChar w:fldCharType="separate"/>
      </w:r>
      <w:ins w:id="816" w:author="Unknown" w:date="0-00-00T00:00:00Z">
        <w:r>
          <w:rPr>
            <w:rStyle w:val="ListLabel1951"/>
            <w:rFonts w:eastAsia="Times New Roman" w:cs="Arial" w:ascii="Arial" w:hAnsi="Arial"/>
            <w:color w:val="000000"/>
            <w:sz w:val="27"/>
            <w:szCs w:val="27"/>
          </w:rPr>
          <w:t>30. List out the differences between ActivatedRoute and RouterState, with reference to Angular 2.</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817" w:author="Unknown" w:date="0-00-00T00:00:00Z">
        <w:r>
          <w:rPr>
            <w:rFonts w:eastAsia="Times New Roman" w:cs="Arial" w:ascii="Arial" w:hAnsi="Arial"/>
            <w:color w:val="000000"/>
            <w:sz w:val="24"/>
            <w:szCs w:val="24"/>
          </w:rPr>
          <w:t>Here are some of the differences between ActivatedRoute and RouterState with reference to Angular 2:-</w:t>
        </w:r>
      </w:ins>
    </w:p>
    <w:p>
      <w:pPr>
        <w:pStyle w:val="Normal"/>
        <w:numPr>
          <w:ilvl w:val="0"/>
          <w:numId w:val="232"/>
        </w:numPr>
        <w:shd w:val="clear" w:color="auto" w:fill="FFFFFF"/>
        <w:spacing w:lineRule="auto" w:line="240" w:beforeAutospacing="1" w:after="0"/>
        <w:rPr>
          <w:rFonts w:ascii="Arial" w:hAnsi="Arial" w:eastAsia="Times New Roman" w:cs="Arial"/>
          <w:color w:val="212529"/>
          <w:sz w:val="24"/>
          <w:szCs w:val="24"/>
        </w:rPr>
      </w:pPr>
      <w:ins w:id="818" w:author="Unknown" w:date="0-00-00T00:00:00Z">
        <w:r>
          <w:rPr>
            <w:rFonts w:eastAsia="Times New Roman" w:cs="Arial" w:ascii="Arial" w:hAnsi="Arial"/>
            <w:color w:val="000000"/>
            <w:sz w:val="24"/>
            <w:szCs w:val="24"/>
          </w:rPr>
          <w:t>ActivatedRoute consists of the information about a route associated with a component loaded in an outlet. Whereas, RouterState represents the state in which the writer actually is.</w:t>
        </w:r>
      </w:ins>
    </w:p>
    <w:p>
      <w:pPr>
        <w:pStyle w:val="Normal"/>
        <w:numPr>
          <w:ilvl w:val="0"/>
          <w:numId w:val="232"/>
        </w:numPr>
        <w:shd w:val="clear" w:color="auto" w:fill="FFFFFF"/>
        <w:spacing w:lineRule="auto" w:line="240" w:before="0" w:after="0"/>
        <w:rPr>
          <w:rFonts w:ascii="Arial" w:hAnsi="Arial" w:eastAsia="Times New Roman" w:cs="Arial"/>
          <w:color w:val="212529"/>
          <w:sz w:val="24"/>
          <w:szCs w:val="24"/>
        </w:rPr>
      </w:pPr>
      <w:ins w:id="819" w:author="Unknown" w:date="0-00-00T00:00:00Z">
        <w:r>
          <w:rPr>
            <w:rFonts w:eastAsia="Times New Roman" w:cs="Arial" w:ascii="Arial" w:hAnsi="Arial"/>
            <w:color w:val="000000"/>
            <w:sz w:val="24"/>
            <w:szCs w:val="24"/>
          </w:rPr>
          <w:t>We need ActivatedRouteSnapchat to traverse all the activated routes. Whereas, during a navigation, after redirects have been applied, the router creates a RouterStateSnapshot.</w:t>
        </w:r>
      </w:ins>
    </w:p>
    <w:p>
      <w:pPr>
        <w:pStyle w:val="Normal"/>
        <w:numPr>
          <w:ilvl w:val="0"/>
          <w:numId w:val="232"/>
        </w:numPr>
        <w:shd w:val="clear" w:color="auto" w:fill="FFFFFF"/>
        <w:spacing w:lineRule="auto" w:line="240" w:before="0" w:afterAutospacing="1"/>
        <w:rPr>
          <w:rFonts w:ascii="Arial" w:hAnsi="Arial" w:eastAsia="Times New Roman" w:cs="Arial"/>
          <w:color w:val="212529"/>
          <w:sz w:val="24"/>
          <w:szCs w:val="24"/>
        </w:rPr>
      </w:pPr>
      <w:ins w:id="820" w:author="Unknown" w:date="0-00-00T00:00:00Z">
        <w:r>
          <w:rPr>
            <w:rFonts w:eastAsia="Times New Roman" w:cs="Arial" w:ascii="Arial" w:hAnsi="Arial"/>
            <w:color w:val="000000"/>
            <w:sz w:val="24"/>
            <w:szCs w:val="24"/>
          </w:rPr>
          <w:t>ActivatedRouteSnapshot has old data. When route changes, ActivateRouteSnapshot has data from previous route. Whereas, the RouterState cares about application components, or, to be more specific, about their arrangements.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"collapseUnfiled31"</w:instrText>
      </w:r>
      <w:r>
        <w:rPr>
          <w:rStyle w:val="ListLabel1951"/>
          <w:sz w:val="27"/>
          <w:szCs w:val="27"/>
          <w:rFonts w:eastAsia="Times New Roman" w:cs="Arial" w:ascii="Arial" w:hAnsi="Arial"/>
        </w:rPr>
        <w:fldChar w:fldCharType="separate"/>
      </w:r>
      <w:ins w:id="821" w:author="Unknown" w:date="0-00-00T00:00:00Z">
        <w:r>
          <w:rPr>
            <w:rStyle w:val="ListLabel1951"/>
            <w:rFonts w:eastAsia="Times New Roman" w:cs="Arial" w:ascii="Arial" w:hAnsi="Arial"/>
            <w:color w:val="000000"/>
            <w:sz w:val="27"/>
            <w:szCs w:val="27"/>
          </w:rPr>
          <w:t>31. What do you mean by a structural directive in Angular 2?</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822" w:author="Unknown" w:date="0-00-00T00:00:00Z">
        <w:r>
          <w:rPr>
            <w:rFonts w:eastAsia="Times New Roman" w:cs="Arial" w:ascii="Arial" w:hAnsi="Arial"/>
            <w:color w:val="000000"/>
            <w:sz w:val="24"/>
            <w:szCs w:val="24"/>
          </w:rPr>
          <w:t>Structural directives are used to manipulate DOM in angular. Structural directives are responsible for HTML layout. By adding, removing, or manipulating LMNs in angular, they shape or reshape the structure of DOM. This structural directive is applied to a host element with the help of other directives. The directives then do whatever it is supposed to do with that host element and its descendants. Structural directives can be easily recognized. It can also delay the instantiation of a component or an element. It can also be used for cosmetic effect or manually handling the timing of the loading of components. Structural directives are bound to a template. The two most common structural directives are “ngIf” and “ngFor”. The process occurring in a structural directive is dynamic.</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"collapseUnfiled32"</w:instrText>
      </w:r>
      <w:r>
        <w:rPr>
          <w:rStyle w:val="ListLabel1951"/>
          <w:sz w:val="27"/>
          <w:szCs w:val="27"/>
          <w:rFonts w:eastAsia="Times New Roman" w:cs="Arial" w:ascii="Arial" w:hAnsi="Arial"/>
        </w:rPr>
        <w:fldChar w:fldCharType="separate"/>
      </w:r>
      <w:ins w:id="823" w:author="Unknown" w:date="0-00-00T00:00:00Z">
        <w:r>
          <w:rPr>
            <w:rStyle w:val="ListLabel1951"/>
            <w:rFonts w:eastAsia="Times New Roman" w:cs="Arial" w:ascii="Arial" w:hAnsi="Arial"/>
            <w:color w:val="000000"/>
            <w:sz w:val="27"/>
            <w:szCs w:val="27"/>
          </w:rPr>
          <w:t>32. What do you understand by a template variable? How is it used?</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824" w:author="Unknown" w:date="0-00-00T00:00:00Z">
        <w:r>
          <w:rPr>
            <w:rFonts w:eastAsia="Times New Roman" w:cs="Arial" w:ascii="Arial" w:hAnsi="Arial"/>
            <w:color w:val="000000"/>
            <w:sz w:val="24"/>
            <w:szCs w:val="24"/>
          </w:rPr>
          <w:t>A template in Angular 2 is used to instantiate embedded views. A template variable can be accessed in two ways. Either by placing a directive on an element and have the template variable for this embedded view injected into the constructor of the directive using the template variable token, or you can query for the template variable from a component or a directive via the query. A template variable in Angular 2 is a reference to a DOM element or directive within a template. Template variables are used to access the values of DOM element properties. It is declared with the help of “#” and “ref-“as a prefix. For example: – #myVar and ref-myVar. Template variable names cannot be made duplicate as in this way, it might give unpredictable values. The scope of a reference variable is the entire template. It can be used anywhere inside a template. In Angular 2, a component needs to have a view and to define a view, a template variable is used. It allows us to express data and property binding, event binding and template concerns.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"collapseUnfiled33"</w:instrText>
      </w:r>
      <w:r>
        <w:rPr>
          <w:rStyle w:val="ListLabel1951"/>
          <w:sz w:val="27"/>
          <w:szCs w:val="27"/>
          <w:rFonts w:eastAsia="Times New Roman" w:cs="Arial" w:ascii="Arial" w:hAnsi="Arial"/>
        </w:rPr>
        <w:fldChar w:fldCharType="separate"/>
      </w:r>
      <w:ins w:id="825" w:author="Unknown" w:date="0-00-00T00:00:00Z">
        <w:r>
          <w:rPr>
            <w:rStyle w:val="ListLabel1951"/>
            <w:rFonts w:eastAsia="Times New Roman" w:cs="Arial" w:ascii="Arial" w:hAnsi="Arial"/>
            <w:color w:val="000000"/>
            <w:sz w:val="27"/>
            <w:szCs w:val="27"/>
          </w:rPr>
          <w:t>33. What is the difference between constructor and ngOnlnit in Angular js?</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826" w:author="Unknown" w:date="0-00-00T00:00:00Z">
        <w:r>
          <w:rPr>
            <w:rFonts w:eastAsia="Times New Roman" w:cs="Arial" w:ascii="Arial" w:hAnsi="Arial"/>
            <w:color w:val="000000"/>
            <w:sz w:val="24"/>
            <w:szCs w:val="24"/>
          </w:rPr>
          <w:t>The comprehensive comparison that taps into components initialization process is given below:-</w:t>
        </w:r>
      </w:ins>
    </w:p>
    <w:p>
      <w:pPr>
        <w:pStyle w:val="Normal"/>
        <w:numPr>
          <w:ilvl w:val="0"/>
          <w:numId w:val="233"/>
        </w:numPr>
        <w:shd w:val="clear" w:color="auto" w:fill="FFFFFF"/>
        <w:spacing w:lineRule="auto" w:line="240" w:beforeAutospacing="1" w:after="0"/>
        <w:rPr>
          <w:rFonts w:ascii="Arial" w:hAnsi="Arial" w:eastAsia="Times New Roman" w:cs="Arial"/>
          <w:color w:val="212529"/>
          <w:sz w:val="24"/>
          <w:szCs w:val="24"/>
        </w:rPr>
      </w:pPr>
      <w:ins w:id="827" w:author="Unknown" w:date="0-00-00T00:00:00Z">
        <w:r>
          <w:rPr>
            <w:rFonts w:eastAsia="Times New Roman" w:cs="Arial" w:ascii="Arial" w:hAnsi="Arial"/>
            <w:color w:val="000000"/>
            <w:sz w:val="24"/>
            <w:szCs w:val="24"/>
          </w:rPr>
          <w:t>ngonInit is just a method in a class which structurally is not different to any other method in a class. Whereas, a constructor is a completely different thing. It will be called when an instance of a class is created.</w:t>
        </w:r>
      </w:ins>
    </w:p>
    <w:p>
      <w:pPr>
        <w:pStyle w:val="Normal"/>
        <w:numPr>
          <w:ilvl w:val="0"/>
          <w:numId w:val="233"/>
        </w:numPr>
        <w:shd w:val="clear" w:color="auto" w:fill="FFFFFF"/>
        <w:spacing w:lineRule="auto" w:line="240" w:before="0" w:after="0"/>
        <w:rPr>
          <w:rFonts w:ascii="Arial" w:hAnsi="Arial" w:eastAsia="Times New Roman" w:cs="Arial"/>
          <w:color w:val="212529"/>
          <w:sz w:val="24"/>
          <w:szCs w:val="24"/>
        </w:rPr>
      </w:pPr>
      <w:ins w:id="828" w:author="Unknown" w:date="0-00-00T00:00:00Z">
        <w:r>
          <w:rPr>
            <w:rFonts w:eastAsia="Times New Roman" w:cs="Arial" w:ascii="Arial" w:hAnsi="Arial"/>
            <w:color w:val="000000"/>
            <w:sz w:val="24"/>
            <w:szCs w:val="24"/>
          </w:rPr>
          <w:t>A class constructor in angular is used to inject dependencies, which is called constructor injection pattern. Whereas, when ngOnInit is called, it has finished creating a component DOM, injected all required dependencies through constructor and processed input bindings.</w:t>
        </w:r>
      </w:ins>
    </w:p>
    <w:p>
      <w:pPr>
        <w:pStyle w:val="Normal"/>
        <w:numPr>
          <w:ilvl w:val="0"/>
          <w:numId w:val="233"/>
        </w:numPr>
        <w:shd w:val="clear" w:color="auto" w:fill="FFFFFF"/>
        <w:spacing w:lineRule="auto" w:line="240" w:before="0" w:after="0"/>
        <w:rPr>
          <w:rFonts w:ascii="Arial" w:hAnsi="Arial" w:eastAsia="Times New Roman" w:cs="Arial"/>
          <w:color w:val="212529"/>
          <w:sz w:val="24"/>
          <w:szCs w:val="24"/>
        </w:rPr>
      </w:pPr>
      <w:ins w:id="829" w:author="Unknown" w:date="0-00-00T00:00:00Z">
        <w:r>
          <w:rPr>
            <w:rFonts w:eastAsia="Times New Roman" w:cs="Arial" w:ascii="Arial" w:hAnsi="Arial"/>
            <w:color w:val="000000"/>
            <w:sz w:val="24"/>
            <w:szCs w:val="24"/>
          </w:rPr>
          <w:t>A constructor is a default method of the class that is executed when the class is instantiated. Whereas, ngOnInit is a life cycle hook called by Angular 2 to indicate that angular is done creating the component.</w:t>
        </w:r>
      </w:ins>
    </w:p>
    <w:p>
      <w:pPr>
        <w:pStyle w:val="Normal"/>
        <w:numPr>
          <w:ilvl w:val="0"/>
          <w:numId w:val="233"/>
        </w:numPr>
        <w:shd w:val="clear" w:color="auto" w:fill="FFFFFF"/>
        <w:spacing w:lineRule="auto" w:line="240" w:before="0" w:afterAutospacing="1"/>
        <w:rPr>
          <w:rFonts w:ascii="Arial" w:hAnsi="Arial" w:eastAsia="Times New Roman" w:cs="Arial"/>
          <w:color w:val="212529"/>
          <w:sz w:val="24"/>
          <w:szCs w:val="24"/>
        </w:rPr>
      </w:pPr>
      <w:ins w:id="830" w:author="Unknown" w:date="0-00-00T00:00:00Z">
        <w:r>
          <w:rPr>
            <w:rFonts w:eastAsia="Times New Roman" w:cs="Arial" w:ascii="Arial" w:hAnsi="Arial"/>
            <w:color w:val="000000"/>
            <w:sz w:val="24"/>
            <w:szCs w:val="24"/>
          </w:rPr>
          <w:t>ngOnInit relies on the binding of the component. Whereas, it is not the case when a constructor is used.</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"collapseUnfiled34"</w:instrText>
      </w:r>
      <w:r>
        <w:rPr>
          <w:rStyle w:val="ListLabel1951"/>
          <w:sz w:val="27"/>
          <w:szCs w:val="27"/>
          <w:rFonts w:eastAsia="Times New Roman" w:cs="Arial" w:ascii="Arial" w:hAnsi="Arial"/>
        </w:rPr>
        <w:fldChar w:fldCharType="separate"/>
      </w:r>
      <w:ins w:id="831" w:author="Unknown" w:date="0-00-00T00:00:00Z">
        <w:r>
          <w:rPr>
            <w:rStyle w:val="ListLabel1951"/>
            <w:rFonts w:eastAsia="Times New Roman" w:cs="Arial" w:ascii="Arial" w:hAnsi="Arial"/>
            <w:color w:val="000000"/>
            <w:sz w:val="27"/>
            <w:szCs w:val="27"/>
          </w:rPr>
          <w:t>34. What is the use of ngForTrackBy directive?</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832" w:author="Unknown" w:date="0-00-00T00:00:00Z">
        <w:r>
          <w:rPr>
            <w:rFonts w:eastAsia="Times New Roman" w:cs="Arial" w:ascii="Arial" w:hAnsi="Arial"/>
            <w:color w:val="000000"/>
            <w:sz w:val="24"/>
            <w:szCs w:val="24"/>
          </w:rPr>
          <w:t>For iterating over a collection in Angular 2, the ngFor directive is used which instantiates a template once per item from the collection. If a data needs to be changed at some point in the collection, then a problem occurs because angular cannot keep a track of items in the collection and has no knowledge of the items which were added or deleted. This results in the deletion of all the DOM elements that are associated with the data and are again created. If the collection is big, then it becomes more complicated because a lot of DOM manipulation occurs which are expensive. So, to solve this problem, a trackBy function is used which takes the index and the current item as arguments and returns the unique identifier for this item.</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"collapseUnfiled35"</w:instrText>
      </w:r>
      <w:r>
        <w:rPr>
          <w:rStyle w:val="ListLabel1951"/>
          <w:sz w:val="27"/>
          <w:szCs w:val="27"/>
          <w:rFonts w:eastAsia="Times New Roman" w:cs="Arial" w:ascii="Arial" w:hAnsi="Arial"/>
        </w:rPr>
        <w:fldChar w:fldCharType="separate"/>
      </w:r>
      <w:ins w:id="833" w:author="Unknown" w:date="0-00-00T00:00:00Z">
        <w:r>
          <w:rPr>
            <w:rStyle w:val="ListLabel1951"/>
            <w:rFonts w:eastAsia="Times New Roman" w:cs="Arial" w:ascii="Arial" w:hAnsi="Arial"/>
            <w:color w:val="000000"/>
            <w:sz w:val="27"/>
            <w:szCs w:val="27"/>
          </w:rPr>
          <w:t>35. How will you convert a string into a percentage?</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834" w:author="Unknown" w:date="0-00-00T00:00:00Z">
        <w:r>
          <w:rPr>
            <w:rFonts w:eastAsia="Times New Roman" w:cs="Arial" w:ascii="Arial" w:hAnsi="Arial"/>
            <w:color w:val="000000"/>
            <w:sz w:val="24"/>
            <w:szCs w:val="24"/>
          </w:rPr>
          <w:t>To convert a string into a percentage format, a percent filter is used.</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"collapseUnfiled36"</w:instrText>
      </w:r>
      <w:r>
        <w:rPr>
          <w:rStyle w:val="ListLabel1951"/>
          <w:sz w:val="27"/>
          <w:szCs w:val="27"/>
          <w:rFonts w:eastAsia="Times New Roman" w:cs="Arial" w:ascii="Arial" w:hAnsi="Arial"/>
        </w:rPr>
        <w:fldChar w:fldCharType="separate"/>
      </w:r>
      <w:ins w:id="835" w:author="Unknown" w:date="0-00-00T00:00:00Z">
        <w:r>
          <w:rPr>
            <w:rStyle w:val="ListLabel1951"/>
            <w:rFonts w:eastAsia="Times New Roman" w:cs="Arial" w:ascii="Arial" w:hAnsi="Arial"/>
            <w:color w:val="000000"/>
            <w:sz w:val="27"/>
            <w:szCs w:val="27"/>
          </w:rPr>
          <w:t>36. Explain component specific hooks?</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836" w:author="Unknown" w:date="0-00-00T00:00:00Z">
        <w:r>
          <w:rPr>
            <w:rFonts w:eastAsia="Times New Roman" w:cs="Arial" w:ascii="Arial" w:hAnsi="Arial"/>
            <w:color w:val="000000"/>
            <w:sz w:val="24"/>
            <w:szCs w:val="24"/>
          </w:rPr>
          <w:t>Below are few component specific hooks in Angular2.</w:t>
        </w:r>
      </w:ins>
    </w:p>
    <w:p>
      <w:pPr>
        <w:pStyle w:val="Normal"/>
        <w:numPr>
          <w:ilvl w:val="0"/>
          <w:numId w:val="234"/>
        </w:numPr>
        <w:shd w:val="clear" w:color="auto" w:fill="FFFFFF"/>
        <w:spacing w:lineRule="auto" w:line="240" w:beforeAutospacing="1" w:after="0"/>
        <w:rPr>
          <w:rFonts w:ascii="Arial" w:hAnsi="Arial" w:eastAsia="Times New Roman" w:cs="Arial"/>
          <w:color w:val="212529"/>
          <w:sz w:val="24"/>
          <w:szCs w:val="24"/>
        </w:rPr>
      </w:pPr>
      <w:ins w:id="837" w:author="Unknown" w:date="0-00-00T00:00:00Z">
        <w:r>
          <w:rPr>
            <w:rFonts w:eastAsia="Times New Roman" w:cs="Arial" w:ascii="Arial" w:hAnsi="Arial"/>
            <w:color w:val="000000"/>
            <w:sz w:val="24"/>
            <w:szCs w:val="24"/>
          </w:rPr>
          <w:t>ngafterContentinit: It initializes the component content</w:t>
        </w:r>
      </w:ins>
    </w:p>
    <w:p>
      <w:pPr>
        <w:pStyle w:val="Normal"/>
        <w:numPr>
          <w:ilvl w:val="0"/>
          <w:numId w:val="234"/>
        </w:numPr>
        <w:shd w:val="clear" w:color="auto" w:fill="FFFFFF"/>
        <w:spacing w:lineRule="auto" w:line="240" w:before="0" w:after="0"/>
        <w:rPr>
          <w:rFonts w:ascii="Arial" w:hAnsi="Arial" w:eastAsia="Times New Roman" w:cs="Arial"/>
          <w:color w:val="212529"/>
          <w:sz w:val="24"/>
          <w:szCs w:val="24"/>
        </w:rPr>
      </w:pPr>
      <w:ins w:id="838" w:author="Unknown" w:date="0-00-00T00:00:00Z">
        <w:r>
          <w:rPr>
            <w:rFonts w:eastAsia="Times New Roman" w:cs="Arial" w:ascii="Arial" w:hAnsi="Arial"/>
            <w:color w:val="000000"/>
            <w:sz w:val="24"/>
            <w:szCs w:val="24"/>
          </w:rPr>
          <w:t>ngAfterConctentChecked: It checks the binding of the external content.</w:t>
        </w:r>
      </w:ins>
    </w:p>
    <w:p>
      <w:pPr>
        <w:pStyle w:val="Normal"/>
        <w:numPr>
          <w:ilvl w:val="0"/>
          <w:numId w:val="234"/>
        </w:numPr>
        <w:shd w:val="clear" w:color="auto" w:fill="FFFFFF"/>
        <w:spacing w:lineRule="auto" w:line="240" w:before="0" w:after="0"/>
        <w:rPr>
          <w:rFonts w:ascii="Arial" w:hAnsi="Arial" w:eastAsia="Times New Roman" w:cs="Arial"/>
          <w:color w:val="212529"/>
          <w:sz w:val="24"/>
          <w:szCs w:val="24"/>
        </w:rPr>
      </w:pPr>
      <w:ins w:id="839" w:author="Unknown" w:date="0-00-00T00:00:00Z">
        <w:r>
          <w:rPr>
            <w:rFonts w:eastAsia="Times New Roman" w:cs="Arial" w:ascii="Arial" w:hAnsi="Arial"/>
            <w:color w:val="000000"/>
            <w:sz w:val="24"/>
            <w:szCs w:val="24"/>
          </w:rPr>
          <w:t>ngafterViewinit: It creates the component view.</w:t>
        </w:r>
      </w:ins>
    </w:p>
    <w:p>
      <w:pPr>
        <w:pStyle w:val="Normal"/>
        <w:numPr>
          <w:ilvl w:val="0"/>
          <w:numId w:val="234"/>
        </w:numPr>
        <w:shd w:val="clear" w:color="auto" w:fill="FFFFFF"/>
        <w:spacing w:lineRule="auto" w:line="240" w:before="0" w:afterAutospacing="1"/>
        <w:rPr>
          <w:rFonts w:ascii="Arial" w:hAnsi="Arial" w:eastAsia="Times New Roman" w:cs="Arial"/>
          <w:color w:val="212529"/>
          <w:sz w:val="24"/>
          <w:szCs w:val="24"/>
        </w:rPr>
      </w:pPr>
      <w:ins w:id="840" w:author="Unknown" w:date="0-00-00T00:00:00Z">
        <w:r>
          <w:rPr>
            <w:rFonts w:eastAsia="Times New Roman" w:cs="Arial" w:ascii="Arial" w:hAnsi="Arial"/>
            <w:color w:val="000000"/>
            <w:sz w:val="24"/>
            <w:szCs w:val="24"/>
          </w:rPr>
          <w:t>ngAfterviewChecked: It checks the bindings of the component’s view.</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51"/>
          <w:sz w:val="27"/>
          <w:szCs w:val="27"/>
          <w:rFonts w:eastAsia="Times New Roman" w:cs="Arial" w:ascii="Arial" w:hAnsi="Arial"/>
        </w:rPr>
        <w:instrText> HYPERLINK "https://www.onlineinterviewquestions.com/angular2-interview-questions/" \l "collapseUnfiled37"</w:instrText>
      </w:r>
      <w:r>
        <w:rPr>
          <w:rStyle w:val="ListLabel1951"/>
          <w:sz w:val="27"/>
          <w:szCs w:val="27"/>
          <w:rFonts w:eastAsia="Times New Roman" w:cs="Arial" w:ascii="Arial" w:hAnsi="Arial"/>
        </w:rPr>
        <w:fldChar w:fldCharType="separate"/>
      </w:r>
      <w:ins w:id="841" w:author="Unknown" w:date="0-00-00T00:00:00Z">
        <w:r>
          <w:rPr>
            <w:rStyle w:val="ListLabel1951"/>
            <w:rFonts w:eastAsia="Times New Roman" w:cs="Arial" w:ascii="Arial" w:hAnsi="Arial"/>
            <w:color w:val="000000"/>
            <w:sz w:val="27"/>
            <w:szCs w:val="27"/>
          </w:rPr>
          <w:t>37. What is CLI?</w:t>
        </w:r>
      </w:ins>
      <w:r>
        <w:rPr>
          <w:rStyle w:val="ListLabel1951"/>
          <w:sz w:val="27"/>
          <w:szCs w:val="27"/>
          <w:rFonts w:eastAsia="Times New Roman" w:cs="Arial" w:ascii="Arial" w:hAnsi="Arial"/>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Arial" w:hAnsi="Arial" w:eastAsia="Times New Roman" w:cs="Arial"/>
          <w:color w:val="212529"/>
          <w:sz w:val="24"/>
          <w:szCs w:val="24"/>
        </w:rPr>
      </w:pPr>
      <w:ins w:id="842" w:author="Unknown" w:date="0-00-00T00:00:00Z">
        <w:r>
          <w:rPr>
            <w:rFonts w:eastAsia="Times New Roman" w:cs="Arial" w:ascii="Arial" w:hAnsi="Arial"/>
            <w:color w:val="000000"/>
            <w:sz w:val="24"/>
            <w:szCs w:val="24"/>
          </w:rPr>
          <w:t>CLI is the acronym of Command Line Interface, which can be used to create the Angular JS application.Using CLI, you can also create a unit and end-to-end tests for the Angular application.</w:t>
        </w:r>
      </w:ins>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numPr>
          <w:ilvl w:val="0"/>
          <w:numId w:val="0"/>
        </w:numPr>
        <w:shd w:val="clear" w:color="auto" w:fill="FFFFFF"/>
        <w:spacing w:lineRule="auto" w:line="240" w:before="300" w:after="225"/>
        <w:outlineLvl w:val="2"/>
        <w:rPr>
          <w:rFonts w:ascii="Proxima Nova" w:hAnsi="Proxima Nova" w:eastAsia="Times New Roman" w:cs="Times New Roman"/>
          <w:b/>
          <w:b/>
          <w:bCs/>
          <w:color w:val="353535"/>
          <w:sz w:val="39"/>
          <w:szCs w:val="39"/>
        </w:rPr>
      </w:pPr>
      <w:r>
        <w:rPr>
          <w:rFonts w:eastAsia="Times New Roman" w:cs="Times New Roman" w:ascii="Proxima Nova" w:hAnsi="Proxima Nova"/>
          <w:b/>
          <w:bCs/>
          <w:color w:val="000000"/>
          <w:sz w:val="39"/>
          <w:szCs w:val="39"/>
        </w:rPr>
        <w:t>Example Angular Basic Interview Questions and Answers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i/>
          <w:iCs/>
          <w:color w:val="000000"/>
          <w:sz w:val="27"/>
          <w:szCs w:val="27"/>
        </w:rPr>
        <w:t>Note: Important keywords are </w:t>
      </w:r>
      <w:r>
        <w:rPr>
          <w:rFonts w:eastAsia="Times New Roman" w:cs="Times New Roman" w:ascii="Proxima Nova" w:hAnsi="Proxima Nova"/>
          <w:i/>
          <w:iCs/>
          <w:color w:val="000000"/>
          <w:sz w:val="27"/>
          <w:szCs w:val="27"/>
          <w:u w:val="single"/>
        </w:rPr>
        <w:t>underlined</w:t>
      </w:r>
      <w:r>
        <w:rPr>
          <w:rFonts w:eastAsia="Times New Roman" w:cs="Times New Roman" w:ascii="Proxima Nova" w:hAnsi="Proxima Nova"/>
          <w:i/>
          <w:iCs/>
          <w:color w:val="000000"/>
          <w:sz w:val="27"/>
          <w:szCs w:val="27"/>
        </w:rPr>
        <w:t> in the answers. Bonus points if the candidate mentions them!</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1: Write an example of a simple HTML document with some header information and page content.</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Basic HTML skills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HTML documents are all different, but they follow a basic structure of head and body. Here you‘re checking the candidate has a good grasp of HTML document structure and basic tags such as DOCTYPE, html, head, title, meta, body, h1, p, etc.</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For example:</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&lt;!DOCTYPE html&gt;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&lt;html&gt;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&lt;head&gt;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&lt;title&gt;Page Title&lt;/title&gt;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&lt;meta charset="UTF-8"&gt;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&lt;meta name="description" content="Page description"&gt;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&lt;/head&gt;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&lt;body&gt;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&lt;h1&gt;Interview Example Web Page&lt;/h1&gt;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&lt;p&gt;Some content goes here&lt;/p&gt;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&lt;/body&gt;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&lt;/html&gt;</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2: Briefly explain the CSS box model. Write some code snippets to describe show what you mean.</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Basic CSS skills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CSS is the language that describes how webpages look. Every front-end developer should have good CSS knowledge. Good candidates will be able to describe CSS concepts concisely.</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The CSS box model refers to the </w:t>
      </w:r>
      <w:r>
        <w:rPr>
          <w:rFonts w:eastAsia="Times New Roman" w:cs="Times New Roman" w:ascii="Proxima Nova" w:hAnsi="Proxima Nova"/>
          <w:color w:val="000000"/>
          <w:sz w:val="27"/>
          <w:szCs w:val="27"/>
          <w:u w:val="single"/>
        </w:rPr>
        <w:t>layout and design of HTML elements</w:t>
      </w:r>
      <w:r>
        <w:rPr>
          <w:rFonts w:eastAsia="Times New Roman" w:cs="Times New Roman" w:ascii="Proxima Nova" w:hAnsi="Proxima Nova"/>
          <w:color w:val="000000"/>
          <w:sz w:val="27"/>
          <w:szCs w:val="27"/>
        </w:rPr>
        <w:t>. It‘s a box shape that </w:t>
      </w:r>
      <w:r>
        <w:rPr>
          <w:rFonts w:eastAsia="Times New Roman" w:cs="Times New Roman" w:ascii="Proxima Nova" w:hAnsi="Proxima Nova"/>
          <w:color w:val="000000"/>
          <w:sz w:val="27"/>
          <w:szCs w:val="27"/>
          <w:u w:val="single"/>
        </w:rPr>
        <w:t>wraps</w:t>
      </w:r>
      <w:r>
        <w:rPr>
          <w:rFonts w:eastAsia="Times New Roman" w:cs="Times New Roman" w:ascii="Proxima Nova" w:hAnsi="Proxima Nova"/>
          <w:color w:val="000000"/>
          <w:sz w:val="27"/>
          <w:szCs w:val="27"/>
        </w:rPr>
        <w:t> around each HTML element. A box is made up of its content, padding, border and margin.</w:t>
      </w:r>
    </w:p>
    <w:p>
      <w:pPr>
        <w:pStyle w:val="Normal"/>
        <w:numPr>
          <w:ilvl w:val="0"/>
          <w:numId w:val="235"/>
        </w:numPr>
        <w:shd w:val="clear" w:color="auto" w:fill="FFFFFF"/>
        <w:spacing w:lineRule="auto" w:line="240" w:beforeAutospacing="1"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Content of the box</w:t>
      </w:r>
    </w:p>
    <w:p>
      <w:pPr>
        <w:pStyle w:val="Normal"/>
        <w:numPr>
          <w:ilvl w:val="0"/>
          <w:numId w:val="235"/>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Padding</w:t>
      </w:r>
    </w:p>
    <w:p>
      <w:pPr>
        <w:pStyle w:val="Normal"/>
        <w:numPr>
          <w:ilvl w:val="0"/>
          <w:numId w:val="235"/>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Border</w:t>
      </w:r>
    </w:p>
    <w:p>
      <w:pPr>
        <w:pStyle w:val="Normal"/>
        <w:numPr>
          <w:ilvl w:val="0"/>
          <w:numId w:val="235"/>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Margin</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(the same padding on all 4 sides)</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padding: 25px;</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(padding for the top, right, bottom, left)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padding: 25px 50px 75px 100px;</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(top/bottom padding 25 pixels, right/left padding 50 pixels)</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padding: 25px 50px;</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3: In JavaScript, how can the style of an HTML element be changed?</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Basic JavaScript skills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For example, to change the font size:</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document.getElementById(“someElement").style.fontSize = "20";</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4: Write some code for a basic class in TypeScript with a constructor and a method.</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Basic TypeScript skills</w:t>
      </w:r>
    </w:p>
    <w:p>
      <w:pPr>
        <w:pStyle w:val="Normal"/>
        <w:shd w:val="clear" w:color="auto" w:fill="FFFFFF"/>
        <w:spacing w:lineRule="auto" w:line="240" w:before="0" w:after="300"/>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Here‘s a simple </w:t>
      </w:r>
      <w:hyperlink r:id="rId137">
        <w:r>
          <w:rPr>
            <w:rStyle w:val="ListLabel1954"/>
            <w:rFonts w:eastAsia="Times New Roman" w:cs="Times New Roman" w:ascii="Proxima Nova" w:hAnsi="Proxima Nova"/>
            <w:color w:val="000000"/>
            <w:sz w:val="27"/>
            <w:szCs w:val="27"/>
            <w:u w:val="single"/>
          </w:rPr>
          <w:t>class</w:t>
        </w:r>
      </w:hyperlink>
      <w:r>
        <w:rPr>
          <w:rFonts w:eastAsia="Times New Roman" w:cs="Times New Roman" w:ascii="Proxima Nova" w:hAnsi="Proxima Nova"/>
          <w:color w:val="000000"/>
          <w:sz w:val="27"/>
          <w:szCs w:val="27"/>
        </w:rPr>
        <w:t> that is created with a greeting message which can be retrieved with the greet() function.</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class Greeter {</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greeting: string;</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constructor(message: string) {</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this.greeting = message;</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greet() {</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return "Hello, " + this.greeting;</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let greeter = new Greeter("world");</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5: What are Single Page Applications? How do they work in Angular?</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Foundational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Single Page Applications (SPAs) are web applications that use only </w:t>
      </w:r>
      <w:r>
        <w:rPr>
          <w:rFonts w:eastAsia="Times New Roman" w:cs="Times New Roman" w:ascii="Proxima Nova" w:hAnsi="Proxima Nova"/>
          <w:color w:val="000000"/>
          <w:sz w:val="27"/>
          <w:szCs w:val="27"/>
          <w:u w:val="single"/>
        </w:rPr>
        <w:t>one HTML page</w:t>
      </w:r>
      <w:r>
        <w:rPr>
          <w:rFonts w:eastAsia="Times New Roman" w:cs="Times New Roman" w:ascii="Proxima Nova" w:hAnsi="Proxima Nova"/>
          <w:color w:val="000000"/>
          <w:sz w:val="27"/>
          <w:szCs w:val="27"/>
        </w:rPr>
        <w:t>. As the user interacts with the page, new content is </w:t>
      </w:r>
      <w:r>
        <w:rPr>
          <w:rFonts w:eastAsia="Times New Roman" w:cs="Times New Roman" w:ascii="Proxima Nova" w:hAnsi="Proxima Nova"/>
          <w:color w:val="000000"/>
          <w:sz w:val="27"/>
          <w:szCs w:val="27"/>
          <w:u w:val="single"/>
        </w:rPr>
        <w:t>dynamically updated</w:t>
      </w:r>
      <w:r>
        <w:rPr>
          <w:rFonts w:eastAsia="Times New Roman" w:cs="Times New Roman" w:ascii="Proxima Nova" w:hAnsi="Proxima Nova"/>
          <w:color w:val="000000"/>
          <w:sz w:val="27"/>
          <w:szCs w:val="27"/>
        </w:rPr>
        <w:t> on that master page. Navigation between pages happens </w:t>
      </w:r>
      <w:r>
        <w:rPr>
          <w:rFonts w:eastAsia="Times New Roman" w:cs="Times New Roman" w:ascii="Proxima Nova" w:hAnsi="Proxima Nova"/>
          <w:color w:val="000000"/>
          <w:sz w:val="27"/>
          <w:szCs w:val="27"/>
          <w:u w:val="single"/>
        </w:rPr>
        <w:t>without refreshing the whole page</w:t>
      </w:r>
      <w:r>
        <w:rPr>
          <w:rFonts w:eastAsia="Times New Roman" w:cs="Times New Roman" w:ascii="Proxima Nova" w:hAnsi="Proxima Nova"/>
          <w:color w:val="000000"/>
          <w:sz w:val="27"/>
          <w:szCs w:val="27"/>
        </w:rPr>
        <w:t>. Angular uses </w:t>
      </w:r>
      <w:r>
        <w:rPr>
          <w:rFonts w:eastAsia="Times New Roman" w:cs="Times New Roman" w:ascii="Proxima Nova" w:hAnsi="Proxima Nova"/>
          <w:color w:val="000000"/>
          <w:sz w:val="27"/>
          <w:szCs w:val="27"/>
          <w:u w:val="single"/>
        </w:rPr>
        <w:t>AJAX</w:t>
      </w:r>
      <w:r>
        <w:rPr>
          <w:rFonts w:eastAsia="Times New Roman" w:cs="Times New Roman" w:ascii="Proxima Nova" w:hAnsi="Proxima Nova"/>
          <w:color w:val="000000"/>
          <w:sz w:val="27"/>
          <w:szCs w:val="27"/>
        </w:rPr>
        <w:t> and to dynamically update </w:t>
      </w:r>
      <w:r>
        <w:rPr>
          <w:rFonts w:eastAsia="Times New Roman" w:cs="Times New Roman" w:ascii="Proxima Nova" w:hAnsi="Proxima Nova"/>
          <w:color w:val="000000"/>
          <w:sz w:val="27"/>
          <w:szCs w:val="27"/>
          <w:u w:val="single"/>
        </w:rPr>
        <w:t>HTML</w:t>
      </w:r>
      <w:r>
        <w:rPr>
          <w:rFonts w:eastAsia="Times New Roman" w:cs="Times New Roman" w:ascii="Proxima Nova" w:hAnsi="Proxima Nova"/>
          <w:color w:val="000000"/>
          <w:sz w:val="27"/>
          <w:szCs w:val="27"/>
        </w:rPr>
        <w:t> elements. Angular </w:t>
      </w:r>
      <w:r>
        <w:rPr>
          <w:rFonts w:eastAsia="Times New Roman" w:cs="Times New Roman" w:ascii="Proxima Nova" w:hAnsi="Proxima Nova"/>
          <w:color w:val="000000"/>
          <w:sz w:val="27"/>
          <w:szCs w:val="27"/>
          <w:u w:val="single"/>
        </w:rPr>
        <w:t>Routing</w:t>
      </w:r>
      <w:r>
        <w:rPr>
          <w:rFonts w:eastAsia="Times New Roman" w:cs="Times New Roman" w:ascii="Proxima Nova" w:hAnsi="Proxima Nova"/>
          <w:color w:val="000000"/>
          <w:sz w:val="27"/>
          <w:szCs w:val="27"/>
        </w:rPr>
        <w:t> can be used to make SPAs. The result is an application that feels more like a desktop app rather than a webpage.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6: What‘s the basic syntax of a Decorator in Angular?</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Foundational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w:t>
      </w:r>
      <w:r>
        <w:rPr>
          <w:rFonts w:eastAsia="Times New Roman" w:cs="Times New Roman" w:ascii="Proxima Nova" w:hAnsi="Proxima Nova"/>
          <w:i/>
          <w:iCs/>
          <w:color w:val="000000"/>
          <w:sz w:val="27"/>
          <w:szCs w:val="27"/>
        </w:rPr>
        <w:t>@()</w:t>
      </w:r>
      <w:r>
        <w:rPr>
          <w:rFonts w:eastAsia="Times New Roman" w:cs="Times New Roman" w:ascii="Proxima Nova" w:hAnsi="Proxima Nova"/>
          <w:color w:val="000000"/>
          <w:sz w:val="27"/>
          <w:szCs w:val="27"/>
        </w:rPr>
        <w:t> with optional parameters.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7: What is [(ngModel)] used for?</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Foundational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Two-way data binding.</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8: What are the basic parts of an Angular application?</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Foundational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Modules, Component, Data Binding, Template, Directives, Dependency Injection, Services, Routing.</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9: Tell me about a time you received feedback on a task.</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Following instructions and receiving feedback</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This is a typical open-ended question. The candidate should demonstrate they can accept, understand and act on feedback.</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10: Describe how you would approach solving (some problem) on a high level?</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Thinking like a programmer</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In this question, the problem should be directly related to the work the candidate will actually be doing. You aren‘t looking for a perfect answer or even necessarily a correct answer. Instead, listen to how they approach solving a problem, their ability to break a problem down into parts, and if they can anticipate problems.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11: What are some advantages of using Angular framework for building web applications?</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Expert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Advantages of using the Angular framework include:</w:t>
      </w:r>
    </w:p>
    <w:p>
      <w:pPr>
        <w:pStyle w:val="Normal"/>
        <w:numPr>
          <w:ilvl w:val="0"/>
          <w:numId w:val="236"/>
        </w:numPr>
        <w:shd w:val="clear" w:color="auto" w:fill="FFFFFF"/>
        <w:spacing w:lineRule="auto" w:line="240" w:beforeAutospacing="1"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Angular does lots of things for you under the hood. It </w:t>
      </w:r>
      <w:r>
        <w:rPr>
          <w:rFonts w:eastAsia="Times New Roman" w:cs="Times New Roman" w:ascii="Proxima Nova" w:hAnsi="Proxima Nova"/>
          <w:color w:val="000000"/>
          <w:sz w:val="27"/>
          <w:szCs w:val="27"/>
          <w:u w:val="single"/>
        </w:rPr>
        <w:t>saves time</w:t>
      </w:r>
      <w:r>
        <w:rPr>
          <w:rFonts w:eastAsia="Times New Roman" w:cs="Times New Roman" w:ascii="Proxima Nova" w:hAnsi="Proxima Nova"/>
          <w:color w:val="000000"/>
          <w:sz w:val="27"/>
          <w:szCs w:val="27"/>
        </w:rPr>
        <w:t> for developers by doing a lot of the work for them like writing tedious DOM manipulation tasks</w:t>
      </w:r>
    </w:p>
    <w:p>
      <w:pPr>
        <w:pStyle w:val="Normal"/>
        <w:numPr>
          <w:ilvl w:val="0"/>
          <w:numId w:val="236"/>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TypeScript and the Angular framework allow you to catch errors much earlier</w:t>
      </w:r>
    </w:p>
    <w:p>
      <w:pPr>
        <w:pStyle w:val="Normal"/>
        <w:numPr>
          <w:ilvl w:val="0"/>
          <w:numId w:val="236"/>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In many cases has </w:t>
      </w:r>
      <w:r>
        <w:rPr>
          <w:rFonts w:eastAsia="Times New Roman" w:cs="Times New Roman" w:ascii="Proxima Nova" w:hAnsi="Proxima Nova"/>
          <w:color w:val="000000"/>
          <w:sz w:val="27"/>
          <w:szCs w:val="27"/>
          <w:u w:val="single"/>
        </w:rPr>
        <w:t>faster performance</w:t>
      </w:r>
      <w:r>
        <w:rPr>
          <w:rFonts w:eastAsia="Times New Roman" w:cs="Times New Roman" w:ascii="Proxima Nova" w:hAnsi="Proxima Nova"/>
          <w:color w:val="000000"/>
          <w:sz w:val="27"/>
          <w:szCs w:val="27"/>
        </w:rPr>
        <w:t> than traditional web development techniques</w:t>
      </w:r>
    </w:p>
    <w:p>
      <w:pPr>
        <w:pStyle w:val="Normal"/>
        <w:numPr>
          <w:ilvl w:val="0"/>
          <w:numId w:val="236"/>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Can give web apps the feel of a desktop application</w:t>
      </w:r>
    </w:p>
    <w:p>
      <w:pPr>
        <w:pStyle w:val="Normal"/>
        <w:numPr>
          <w:ilvl w:val="0"/>
          <w:numId w:val="236"/>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It </w:t>
      </w:r>
      <w:r>
        <w:rPr>
          <w:rFonts w:eastAsia="Times New Roman" w:cs="Times New Roman" w:ascii="Proxima Nova" w:hAnsi="Proxima Nova"/>
          <w:color w:val="000000"/>
          <w:sz w:val="27"/>
          <w:szCs w:val="27"/>
          <w:u w:val="single"/>
        </w:rPr>
        <w:t>separates out the code</w:t>
      </w:r>
      <w:r>
        <w:rPr>
          <w:rFonts w:eastAsia="Times New Roman" w:cs="Times New Roman" w:ascii="Proxima Nova" w:hAnsi="Proxima Nova"/>
          <w:color w:val="000000"/>
          <w:sz w:val="27"/>
          <w:szCs w:val="27"/>
        </w:rPr>
        <w:t> of an application to make it easier for multiple developers to work on an app and easier to test</w:t>
      </w:r>
    </w:p>
    <w:p>
      <w:pPr>
        <w:pStyle w:val="Normal"/>
        <w:numPr>
          <w:ilvl w:val="0"/>
          <w:numId w:val="236"/>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More consistent code base that‘s easy to maintain</w:t>
      </w:r>
    </w:p>
    <w:p>
      <w:pPr>
        <w:pStyle w:val="Normal"/>
        <w:numPr>
          <w:ilvl w:val="0"/>
          <w:numId w:val="236"/>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Big developer community</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12: What function is called when an object is created in TypeScript? What is it‘s basic syntax in</w:t>
        <w:br/>
        <w:t>TypeScript code?</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TypeScript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The constructor function is called. It‘s syntax is:  </w:t>
      </w:r>
      <w:r>
        <w:rPr>
          <w:rFonts w:eastAsia="Times New Roman" w:cs="Times New Roman" w:ascii="Proxima Nova" w:hAnsi="Proxima Nova"/>
          <w:i/>
          <w:iCs/>
          <w:color w:val="000000"/>
          <w:sz w:val="27"/>
          <w:szCs w:val="27"/>
        </w:rPr>
        <w:t>Constructor(){}</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13: In Angular, how can you interact between Parent and Child components? </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Expert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When passing data from Parent to Child component, you can use the </w:t>
      </w:r>
      <w:r>
        <w:rPr>
          <w:rFonts w:eastAsia="Times New Roman" w:cs="Times New Roman" w:ascii="Proxima Nova" w:hAnsi="Proxima Nova"/>
          <w:i/>
          <w:iCs/>
          <w:color w:val="000000"/>
          <w:sz w:val="27"/>
          <w:szCs w:val="27"/>
          <w:u w:val="single"/>
        </w:rPr>
        <w:t>@Input</w:t>
      </w:r>
      <w:r>
        <w:rPr>
          <w:rFonts w:eastAsia="Times New Roman" w:cs="Times New Roman" w:ascii="Proxima Nova" w:hAnsi="Proxima Nova"/>
          <w:color w:val="000000"/>
          <w:sz w:val="27"/>
          <w:szCs w:val="27"/>
          <w:u w:val="single"/>
        </w:rPr>
        <w:t> decorator</w:t>
      </w:r>
      <w:r>
        <w:rPr>
          <w:rFonts w:eastAsia="Times New Roman" w:cs="Times New Roman" w:ascii="Proxima Nova" w:hAnsi="Proxima Nova"/>
          <w:color w:val="000000"/>
          <w:sz w:val="27"/>
          <w:szCs w:val="27"/>
        </w:rPr>
        <w:t> in the Child component. When passing data from Child to Parent component, you can use the </w:t>
      </w:r>
      <w:r>
        <w:rPr>
          <w:rFonts w:eastAsia="Times New Roman" w:cs="Times New Roman" w:ascii="Proxima Nova" w:hAnsi="Proxima Nova"/>
          <w:i/>
          <w:iCs/>
          <w:color w:val="000000"/>
          <w:sz w:val="27"/>
          <w:szCs w:val="27"/>
        </w:rPr>
        <w:t>@Output</w:t>
      </w:r>
      <w:r>
        <w:rPr>
          <w:rFonts w:eastAsia="Times New Roman" w:cs="Times New Roman" w:ascii="Proxima Nova" w:hAnsi="Proxima Nova"/>
          <w:color w:val="000000"/>
          <w:sz w:val="27"/>
          <w:szCs w:val="27"/>
        </w:rPr>
        <w:t> decorator in the Child component.</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14: Write an example usage of ngFor for displaying all items from an array </w:t>
      </w:r>
      <w:r>
        <w:rPr>
          <w:rFonts w:eastAsia="Times New Roman" w:cs="Times New Roman" w:ascii="Proxima Nova" w:hAnsi="Proxima Nova"/>
          <w:b/>
          <w:bCs/>
          <w:i/>
          <w:iCs/>
          <w:color w:val="000000"/>
          <w:sz w:val="27"/>
          <w:szCs w:val="27"/>
        </w:rPr>
        <w:t>’Items‘</w:t>
      </w:r>
      <w:r>
        <w:rPr>
          <w:rFonts w:eastAsia="Times New Roman" w:cs="Times New Roman" w:ascii="Proxima Nova" w:hAnsi="Proxima Nova"/>
          <w:b/>
          <w:bCs/>
          <w:color w:val="000000"/>
          <w:sz w:val="27"/>
          <w:szCs w:val="27"/>
        </w:rPr>
        <w:t> in a list with</w:t>
        <w:br/>
        <w:t>&lt;li&gt;. </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Expert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&lt;li *ngFor=”let item of Items”&gt;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{{item}}</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&lt;/li&gt;</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15: What is the sequence of Angular Lifecycle Hooks?</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Foundational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OnChange()  – OnInit() –  DoCheck() – AfterContentInit()  – AfterContentChecked() – AfterViewInit()  – AfterViewChecked() – OnDestroy().</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16: If you provide a service in two components‘ “providers” section of @Component decorator, how many</w:t>
        <w:br/>
        <w:t>instances of service shall get created?</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Foundational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2</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17: What is the main difference between constructor and ngOnInit?</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Foundational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The constructor is a feature of the class itself, not Angular. The main difference is that Angular will launch ngOnInit after it has finished configuring the component. Meaning, it is a signal through which the @Input() and other banding properties and decorated properties are available in ngOnInit, but are not defined within the constructor by design.</w:t>
      </w:r>
    </w:p>
    <w:p>
      <w:pPr>
        <w:pStyle w:val="Normal"/>
        <w:numPr>
          <w:ilvl w:val="0"/>
          <w:numId w:val="0"/>
        </w:numPr>
        <w:shd w:val="clear" w:color="auto" w:fill="FFFFFF"/>
        <w:spacing w:lineRule="auto" w:line="240" w:before="300" w:after="225"/>
        <w:outlineLvl w:val="2"/>
        <w:rPr>
          <w:rFonts w:ascii="Proxima Nova" w:hAnsi="Proxima Nova" w:eastAsia="Times New Roman" w:cs="Times New Roman"/>
          <w:b/>
          <w:b/>
          <w:bCs/>
          <w:color w:val="353535"/>
          <w:sz w:val="39"/>
          <w:szCs w:val="39"/>
        </w:rPr>
      </w:pPr>
      <w:r>
        <w:rPr>
          <w:rFonts w:eastAsia="Times New Roman" w:cs="Times New Roman" w:ascii="Proxima Nova" w:hAnsi="Proxima Nova"/>
          <w:b/>
          <w:bCs/>
          <w:color w:val="000000"/>
          <w:sz w:val="39"/>
          <w:szCs w:val="39"/>
        </w:rPr>
        <w:t>Angular Advanced Interview Questions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Here are some more advanced and technical interview questions and answers for experienced Angular developers. Use them to pick out the right Angular developers with the skills to build your web app.</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An expert Angular developer has to know the Angular framework inside and out. They will also be able to design efficient applications, write clean and robust code, work effectively with your team, and pass on their experience to junior developers. Remember to list your requirements before you choose your questions.</w:t>
      </w:r>
    </w:p>
    <w:p>
      <w:pPr>
        <w:pStyle w:val="Normal"/>
        <w:numPr>
          <w:ilvl w:val="0"/>
          <w:numId w:val="0"/>
        </w:numPr>
        <w:shd w:val="clear" w:color="auto" w:fill="FFFFFF"/>
        <w:spacing w:lineRule="auto" w:line="240" w:before="300" w:after="225"/>
        <w:outlineLvl w:val="2"/>
        <w:rPr>
          <w:rFonts w:ascii="Proxima Nova" w:hAnsi="Proxima Nova" w:eastAsia="Times New Roman" w:cs="Times New Roman"/>
          <w:b/>
          <w:b/>
          <w:bCs/>
          <w:color w:val="353535"/>
          <w:sz w:val="39"/>
          <w:szCs w:val="39"/>
        </w:rPr>
      </w:pPr>
      <w:r>
        <w:rPr>
          <w:rFonts w:eastAsia="Times New Roman" w:cs="Times New Roman" w:ascii="Proxima Nova" w:hAnsi="Proxima Nova"/>
          <w:b/>
          <w:bCs/>
          <w:color w:val="000000"/>
          <w:sz w:val="39"/>
          <w:szCs w:val="39"/>
        </w:rPr>
        <w:t>Skill Requirements for Senior Angular Developers</w:t>
      </w:r>
    </w:p>
    <w:p>
      <w:pPr>
        <w:pStyle w:val="Normal"/>
        <w:numPr>
          <w:ilvl w:val="0"/>
          <w:numId w:val="237"/>
        </w:numPr>
        <w:shd w:val="clear" w:color="auto" w:fill="FFFFFF"/>
        <w:spacing w:lineRule="auto" w:line="240" w:beforeAutospacing="1"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Expert Angular knowledge and its different versions (2, 4, 5, 6, 7)</w:t>
      </w:r>
    </w:p>
    <w:p>
      <w:pPr>
        <w:pStyle w:val="Normal"/>
        <w:numPr>
          <w:ilvl w:val="0"/>
          <w:numId w:val="237"/>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Component based architecture</w:t>
      </w:r>
    </w:p>
    <w:p>
      <w:pPr>
        <w:pStyle w:val="Normal"/>
        <w:numPr>
          <w:ilvl w:val="0"/>
          <w:numId w:val="237"/>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Designing for specific requirements (e.g. security, scalability, optimization)</w:t>
      </w:r>
    </w:p>
    <w:p>
      <w:pPr>
        <w:pStyle w:val="Normal"/>
        <w:numPr>
          <w:ilvl w:val="0"/>
          <w:numId w:val="237"/>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Maintaining and upgrading applications</w:t>
      </w:r>
    </w:p>
    <w:p>
      <w:pPr>
        <w:pStyle w:val="Normal"/>
        <w:numPr>
          <w:ilvl w:val="0"/>
          <w:numId w:val="237"/>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Experience in frameworks/toolkits/libraries you use</w:t>
      </w:r>
    </w:p>
    <w:p>
      <w:pPr>
        <w:pStyle w:val="Normal"/>
        <w:numPr>
          <w:ilvl w:val="0"/>
          <w:numId w:val="237"/>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Efficient programming and clean code</w:t>
      </w:r>
    </w:p>
    <w:p>
      <w:pPr>
        <w:pStyle w:val="Normal"/>
        <w:numPr>
          <w:ilvl w:val="0"/>
          <w:numId w:val="237"/>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Debugging</w:t>
      </w:r>
    </w:p>
    <w:p>
      <w:pPr>
        <w:pStyle w:val="Normal"/>
        <w:numPr>
          <w:ilvl w:val="0"/>
          <w:numId w:val="237"/>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End-to-end testing and unit testing</w:t>
      </w:r>
    </w:p>
    <w:p>
      <w:pPr>
        <w:pStyle w:val="Normal"/>
        <w:numPr>
          <w:ilvl w:val="0"/>
          <w:numId w:val="237"/>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Leadership skills</w:t>
      </w:r>
    </w:p>
    <w:p>
      <w:pPr>
        <w:pStyle w:val="Normal"/>
        <w:numPr>
          <w:ilvl w:val="0"/>
          <w:numId w:val="237"/>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Clear communication skills</w:t>
      </w:r>
    </w:p>
    <w:p>
      <w:pPr>
        <w:pStyle w:val="Normal"/>
        <w:numPr>
          <w:ilvl w:val="0"/>
          <w:numId w:val="237"/>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Mentoring less experienced developers</w:t>
      </w:r>
    </w:p>
    <w:p>
      <w:pPr>
        <w:pStyle w:val="Normal"/>
        <w:numPr>
          <w:ilvl w:val="0"/>
          <w:numId w:val="0"/>
        </w:numPr>
        <w:shd w:val="clear" w:color="auto" w:fill="FFFFFF"/>
        <w:spacing w:lineRule="auto" w:line="240" w:before="300" w:after="225"/>
        <w:outlineLvl w:val="2"/>
        <w:rPr>
          <w:rFonts w:ascii="Proxima Nova" w:hAnsi="Proxima Nova" w:eastAsia="Times New Roman" w:cs="Times New Roman"/>
          <w:b/>
          <w:b/>
          <w:bCs/>
          <w:color w:val="353535"/>
          <w:sz w:val="39"/>
          <w:szCs w:val="39"/>
        </w:rPr>
      </w:pPr>
      <w:r>
        <w:rPr>
          <w:rFonts w:eastAsia="Times New Roman" w:cs="Times New Roman" w:ascii="Proxima Nova" w:hAnsi="Proxima Nova"/>
          <w:b/>
          <w:bCs/>
          <w:color w:val="000000"/>
          <w:sz w:val="39"/>
          <w:szCs w:val="39"/>
        </w:rPr>
        <w:t>Example Angular Advanced Interview Questions and Answers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i/>
          <w:iCs/>
          <w:color w:val="000000"/>
          <w:sz w:val="27"/>
          <w:szCs w:val="27"/>
        </w:rPr>
        <w:t>Note: Important keywords are </w:t>
      </w:r>
      <w:r>
        <w:rPr>
          <w:rFonts w:eastAsia="Times New Roman" w:cs="Times New Roman" w:ascii="Proxima Nova" w:hAnsi="Proxima Nova"/>
          <w:i/>
          <w:iCs/>
          <w:color w:val="000000"/>
          <w:sz w:val="27"/>
          <w:szCs w:val="27"/>
          <w:u w:val="single"/>
        </w:rPr>
        <w:t>underlined</w:t>
      </w:r>
      <w:r>
        <w:rPr>
          <w:rFonts w:eastAsia="Times New Roman" w:cs="Times New Roman" w:ascii="Proxima Nova" w:hAnsi="Proxima Nova"/>
          <w:i/>
          <w:iCs/>
          <w:color w:val="000000"/>
          <w:sz w:val="27"/>
          <w:szCs w:val="27"/>
        </w:rPr>
        <w:t> in the answers. Look out for them in interviews!</w:t>
      </w:r>
    </w:p>
    <w:p>
      <w:pPr>
        <w:pStyle w:val="Normal"/>
        <w:shd w:val="clear" w:color="auto" w:fill="FFFFFF"/>
        <w:spacing w:lineRule="auto" w:line="240" w:before="0" w:after="300"/>
        <w:rPr/>
      </w:pPr>
      <w:hyperlink r:id="rId138">
        <w:r>
          <w:rPr>
            <w:rStyle w:val="ListLabel1954"/>
            <w:rFonts w:eastAsia="Times New Roman" w:cs="Times New Roman" w:ascii="Proxima Nova" w:hAnsi="Proxima Nova"/>
            <w:color w:val="000000"/>
            <w:sz w:val="27"/>
            <w:szCs w:val="27"/>
            <w:u w:val="single"/>
          </w:rPr>
          <w:t>Or save yourself time and request a team to match your needs right away.</w:t>
        </w:r>
      </w:hyperlink>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18: What modules should you import in Angular to use [(ngModel)] and reactive forms?</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Middle Angular knowledge, Tools/libraries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FormsModule and Reactiveforms Module.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19: How similar is AngularJS to Angular 2?</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Middle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Both are front-end frameworks maintained by Google, but Angular 2 is not a simple update of AngularJS, it is a </w:t>
      </w:r>
      <w:r>
        <w:rPr>
          <w:rFonts w:eastAsia="Times New Roman" w:cs="Times New Roman" w:ascii="Proxima Nova" w:hAnsi="Proxima Nova"/>
          <w:color w:val="000000"/>
          <w:sz w:val="27"/>
          <w:szCs w:val="27"/>
          <w:u w:val="single"/>
        </w:rPr>
        <w:t>new framework written from scratch</w:t>
      </w:r>
      <w:r>
        <w:rPr>
          <w:rFonts w:eastAsia="Times New Roman" w:cs="Times New Roman" w:ascii="Proxima Nova" w:hAnsi="Proxima Nova"/>
          <w:color w:val="000000"/>
          <w:sz w:val="27"/>
          <w:szCs w:val="27"/>
        </w:rPr>
        <w:t>. Updating an app from AngularJS to Angular 2 would require a complete rewrite of the code.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20: What were some features introduced in the different versions of Angular (2, 4, 5 and 6)?</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Expert Angular knowledge, Component-based architecture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Angular 2:</w:t>
      </w:r>
    </w:p>
    <w:p>
      <w:pPr>
        <w:pStyle w:val="Normal"/>
        <w:numPr>
          <w:ilvl w:val="0"/>
          <w:numId w:val="238"/>
        </w:numPr>
        <w:shd w:val="clear" w:color="auto" w:fill="FFFFFF"/>
        <w:spacing w:lineRule="auto" w:line="240" w:beforeAutospacing="1"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Complete rewrite of the Angular framework</w:t>
      </w:r>
    </w:p>
    <w:p>
      <w:pPr>
        <w:pStyle w:val="Normal"/>
        <w:numPr>
          <w:ilvl w:val="0"/>
          <w:numId w:val="238"/>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Component-based rather than controllers/view/$scope. This allows more code to be reused, easier communication between components and easier testing</w:t>
      </w:r>
    </w:p>
    <w:p>
      <w:pPr>
        <w:pStyle w:val="Normal"/>
        <w:numPr>
          <w:ilvl w:val="0"/>
          <w:numId w:val="238"/>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Much faster</w:t>
      </w:r>
    </w:p>
    <w:p>
      <w:pPr>
        <w:pStyle w:val="Normal"/>
        <w:numPr>
          <w:ilvl w:val="0"/>
          <w:numId w:val="238"/>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Support for mobile devices</w:t>
      </w:r>
    </w:p>
    <w:p>
      <w:pPr>
        <w:pStyle w:val="Normal"/>
        <w:numPr>
          <w:ilvl w:val="0"/>
          <w:numId w:val="238"/>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More language choices such as TypeScript</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Angular 4:</w:t>
      </w:r>
    </w:p>
    <w:p>
      <w:pPr>
        <w:pStyle w:val="Normal"/>
        <w:numPr>
          <w:ilvl w:val="0"/>
          <w:numId w:val="239"/>
        </w:numPr>
        <w:shd w:val="clear" w:color="auto" w:fill="FFFFFF"/>
        <w:spacing w:lineRule="auto" w:line="240" w:beforeAutospacing="1"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An update to Angular 2, not a complete rewrite. Updating from Angular 2 to 4 just requires updating the core libraries</w:t>
      </w:r>
    </w:p>
    <w:p>
      <w:pPr>
        <w:pStyle w:val="Normal"/>
        <w:numPr>
          <w:ilvl w:val="0"/>
          <w:numId w:val="239"/>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Improvements to Ahead-of-time (AOT) generated code</w:t>
      </w:r>
    </w:p>
    <w:p>
      <w:pPr>
        <w:pStyle w:val="Normal"/>
        <w:numPr>
          <w:ilvl w:val="0"/>
          <w:numId w:val="239"/>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Support for new versions of TypeScript</w:t>
      </w:r>
    </w:p>
    <w:p>
      <w:pPr>
        <w:pStyle w:val="Normal"/>
        <w:numPr>
          <w:ilvl w:val="0"/>
          <w:numId w:val="239"/>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Animation packages are removed from the core package</w:t>
      </w:r>
    </w:p>
    <w:p>
      <w:pPr>
        <w:pStyle w:val="Normal"/>
        <w:numPr>
          <w:ilvl w:val="0"/>
          <w:numId w:val="239"/>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Else block</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Angular 5:</w:t>
      </w:r>
    </w:p>
    <w:p>
      <w:pPr>
        <w:pStyle w:val="Normal"/>
        <w:numPr>
          <w:ilvl w:val="0"/>
          <w:numId w:val="240"/>
        </w:numPr>
        <w:shd w:val="clear" w:color="auto" w:fill="FFFFFF"/>
        <w:spacing w:lineRule="auto" w:line="240" w:beforeAutospacing="1"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Focused on making Angular smaller and faster to use</w:t>
      </w:r>
    </w:p>
    <w:p>
      <w:pPr>
        <w:pStyle w:val="Normal"/>
        <w:numPr>
          <w:ilvl w:val="0"/>
          <w:numId w:val="240"/>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Http is depreciated and HttpClient API client is now recommended for all apps</w:t>
      </w:r>
    </w:p>
    <w:p>
      <w:pPr>
        <w:pStyle w:val="Normal"/>
        <w:numPr>
          <w:ilvl w:val="0"/>
          <w:numId w:val="240"/>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Supports TypeScript 2.3</w:t>
      </w:r>
    </w:p>
    <w:p>
      <w:pPr>
        <w:pStyle w:val="Normal"/>
        <w:numPr>
          <w:ilvl w:val="0"/>
          <w:numId w:val="240"/>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Introduction of a build optimizer</w:t>
      </w:r>
    </w:p>
    <w:p>
      <w:pPr>
        <w:pStyle w:val="Normal"/>
        <w:numPr>
          <w:ilvl w:val="0"/>
          <w:numId w:val="240"/>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Angular Universal State Transfer API</w:t>
      </w:r>
    </w:p>
    <w:p>
      <w:pPr>
        <w:pStyle w:val="Normal"/>
        <w:numPr>
          <w:ilvl w:val="0"/>
          <w:numId w:val="240"/>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Improvements to the Angular Compiler</w:t>
      </w:r>
    </w:p>
    <w:p>
      <w:pPr>
        <w:pStyle w:val="Normal"/>
        <w:numPr>
          <w:ilvl w:val="0"/>
          <w:numId w:val="240"/>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Router Lifecycle Events</w:t>
      </w:r>
    </w:p>
    <w:p>
      <w:pPr>
        <w:pStyle w:val="Normal"/>
        <w:numPr>
          <w:ilvl w:val="0"/>
          <w:numId w:val="240"/>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Better cross-browser standardization</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Angular 6:</w:t>
      </w:r>
    </w:p>
    <w:p>
      <w:pPr>
        <w:pStyle w:val="Normal"/>
        <w:numPr>
          <w:ilvl w:val="0"/>
          <w:numId w:val="241"/>
        </w:numPr>
        <w:shd w:val="clear" w:color="auto" w:fill="FFFFFF"/>
        <w:spacing w:lineRule="auto" w:line="240" w:beforeAutospacing="1"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Better service worker support</w:t>
      </w:r>
    </w:p>
    <w:p>
      <w:pPr>
        <w:pStyle w:val="Normal"/>
        <w:numPr>
          <w:ilvl w:val="0"/>
          <w:numId w:val="241"/>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Better URL serialization</w:t>
      </w:r>
    </w:p>
    <w:p>
      <w:pPr>
        <w:pStyle w:val="Normal"/>
        <w:numPr>
          <w:ilvl w:val="0"/>
          <w:numId w:val="241"/>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Ivy rendering engine</w:t>
      </w:r>
    </w:p>
    <w:p>
      <w:pPr>
        <w:pStyle w:val="Normal"/>
        <w:numPr>
          <w:ilvl w:val="0"/>
          <w:numId w:val="241"/>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ng update and ng add</w:t>
      </w:r>
    </w:p>
    <w:p>
      <w:pPr>
        <w:pStyle w:val="Normal"/>
        <w:numPr>
          <w:ilvl w:val="0"/>
          <w:numId w:val="241"/>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&lt;template&gt; element completely removed</w:t>
      </w:r>
    </w:p>
    <w:p>
      <w:pPr>
        <w:pStyle w:val="Normal"/>
        <w:numPr>
          <w:ilvl w:val="0"/>
          <w:numId w:val="241"/>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Angular Elements/Custom Elements</w:t>
      </w:r>
    </w:p>
    <w:p>
      <w:pPr>
        <w:pStyle w:val="Normal"/>
        <w:numPr>
          <w:ilvl w:val="0"/>
          <w:numId w:val="241"/>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Form validation changes</w:t>
      </w:r>
    </w:p>
    <w:p>
      <w:pPr>
        <w:pStyle w:val="Normal"/>
        <w:numPr>
          <w:ilvl w:val="0"/>
          <w:numId w:val="241"/>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Schematics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21: What is Transpiling in Angular?</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Middle Angular knowledge, TypeScript</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Transpiling means converting the source code of one programming language into another. In Angular, that usually means converting </w:t>
      </w:r>
      <w:r>
        <w:rPr>
          <w:rFonts w:eastAsia="Times New Roman" w:cs="Times New Roman" w:ascii="Proxima Nova" w:hAnsi="Proxima Nova"/>
          <w:color w:val="000000"/>
          <w:sz w:val="27"/>
          <w:szCs w:val="27"/>
          <w:u w:val="single"/>
        </w:rPr>
        <w:t>TypeScript into JavaScript</w:t>
      </w:r>
      <w:r>
        <w:rPr>
          <w:rFonts w:eastAsia="Times New Roman" w:cs="Times New Roman" w:ascii="Proxima Nova" w:hAnsi="Proxima Nova"/>
          <w:color w:val="000000"/>
          <w:sz w:val="27"/>
          <w:szCs w:val="27"/>
        </w:rPr>
        <w:t>. You can write the code for your Angular application in TypeScript (or another language such as Dart) that is then transpiled to JavaScript for the application. This happens internally and automatically.</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22: What is AOT Compilation? </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Expert Angular knowledge, Optimization</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AOT refers to </w:t>
      </w:r>
      <w:r>
        <w:rPr>
          <w:rFonts w:eastAsia="Times New Roman" w:cs="Times New Roman" w:ascii="Proxima Nova" w:hAnsi="Proxima Nova"/>
          <w:color w:val="000000"/>
          <w:sz w:val="27"/>
          <w:szCs w:val="27"/>
          <w:u w:val="single"/>
        </w:rPr>
        <w:t>Ahead-of-time</w:t>
      </w:r>
      <w:r>
        <w:rPr>
          <w:rFonts w:eastAsia="Times New Roman" w:cs="Times New Roman" w:ascii="Proxima Nova" w:hAnsi="Proxima Nova"/>
          <w:color w:val="000000"/>
          <w:sz w:val="27"/>
          <w:szCs w:val="27"/>
        </w:rPr>
        <w:t> compilation. In Angular, it means that the code you write for your application is </w:t>
      </w:r>
      <w:r>
        <w:rPr>
          <w:rFonts w:eastAsia="Times New Roman" w:cs="Times New Roman" w:ascii="Proxima Nova" w:hAnsi="Proxima Nova"/>
          <w:color w:val="000000"/>
          <w:sz w:val="27"/>
          <w:szCs w:val="27"/>
          <w:u w:val="single"/>
        </w:rPr>
        <w:t>compiled at build time</w:t>
      </w:r>
      <w:r>
        <w:rPr>
          <w:rFonts w:eastAsia="Times New Roman" w:cs="Times New Roman" w:ascii="Proxima Nova" w:hAnsi="Proxima Nova"/>
          <w:color w:val="000000"/>
          <w:sz w:val="27"/>
          <w:szCs w:val="27"/>
        </w:rPr>
        <w:t> before the application is run in a browser.  It‘s an alternative to Just-in-time compilation, where code is compiled just before it is run in the browser. AOT compilation can lead to better application performance.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23: What are HTTP Interceptors?</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Middle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Interceptor is just a fancy word for a function that receives requests/responses before they are processed/sent to the server. You should use interceptors if you want to pre-process many types of requests in one way. For example, you need to set the authorization header Bearer for all requests:</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token.interceptor.ts</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import { Injectable } from '@angular/core';</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import { HttpInterceptor, HttpRequest, HttpHandler, HttpEvent } from '@angular/common/http';</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import { Observable } from 'rxjs/Observable';</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@Injectable()</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export class TokenInterceptor implements HttpInterceptor {</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public intercept(req: HttpRequest&lt;any&gt;, next: HttpHandler): Observable&lt;HttpEvent&lt;any&gt;&gt; {</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const token = localStorage.getItem('token') as string;</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i/>
          <w:iCs/>
          <w:color w:val="000000"/>
          <w:sz w:val="20"/>
          <w:szCs w:val="20"/>
        </w:rPr>
        <w:t xml:space="preserve">            </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if (token) {</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color w:val="000000"/>
          <w:sz w:val="20"/>
          <w:szCs w:val="20"/>
        </w:rPr>
        <w:t xml:space="preserve">                </w:t>
      </w:r>
      <w:r>
        <w:rPr>
          <w:rFonts w:eastAsia="Times New Roman" w:cs="Consolas" w:ascii="Consolas" w:hAnsi="Consolas"/>
          <w:i/>
          <w:iCs/>
          <w:color w:val="000000"/>
          <w:sz w:val="20"/>
          <w:szCs w:val="20"/>
        </w:rPr>
        <w:t>req = req.clone({</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setHeaders: {</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'Authorization': `Bearer ${token}`</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000000"/>
          <w:sz w:val="20"/>
          <w:szCs w:val="20"/>
        </w:rPr>
      </w:pPr>
      <w:r>
        <w:rPr>
          <w:rFonts w:eastAsia="Times New Roman" w:cs="Consolas" w:ascii="Consolas" w:hAnsi="Consolas"/>
          <w:i/>
          <w:iCs/>
          <w:color w:val="000000"/>
          <w:sz w:val="20"/>
          <w:szCs w:val="20"/>
        </w:rPr>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return next.handle(req);</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000000"/>
          <w:sz w:val="20"/>
          <w:szCs w:val="20"/>
        </w:rPr>
      </w:pPr>
      <w:r>
        <w:rPr>
          <w:rFonts w:eastAsia="Times New Roman" w:cs="Consolas" w:ascii="Consolas" w:hAnsi="Consolas"/>
          <w:i/>
          <w:iCs/>
          <w:color w:val="000000"/>
          <w:sz w:val="20"/>
          <w:szCs w:val="20"/>
        </w:rPr>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And register the interceptor as singleton in the module providers:</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000000"/>
          <w:sz w:val="20"/>
          <w:szCs w:val="20"/>
        </w:rPr>
      </w:pPr>
      <w:r>
        <w:rPr>
          <w:rFonts w:eastAsia="Times New Roman" w:cs="Consolas" w:ascii="Consolas" w:hAnsi="Consolas"/>
          <w:i/>
          <w:iCs/>
          <w:color w:val="000000"/>
          <w:sz w:val="20"/>
          <w:szCs w:val="20"/>
        </w:rPr>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app.module.ts</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import { NgModule } from '@angular/core';</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import { BrowserModule } from '@angular/platform-browser';</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import { HTTP_INTERCEPTORS } from '@angular/common/http';</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import { AppComponent } from './app.component';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import { TokenInterceptor } from './token.interceptor';</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000000"/>
          <w:sz w:val="20"/>
          <w:szCs w:val="20"/>
        </w:rPr>
      </w:pPr>
      <w:r>
        <w:rPr>
          <w:rFonts w:eastAsia="Times New Roman" w:cs="Consolas" w:ascii="Consolas" w:hAnsi="Consolas"/>
          <w:i/>
          <w:iCs/>
          <w:color w:val="000000"/>
          <w:sz w:val="20"/>
          <w:szCs w:val="20"/>
        </w:rPr>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@NgModule({</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imports: [</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BrowserModule</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declarations: [</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AppComponent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bootstrap: [AppComponent],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providers: [{</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provide: HTTP_INTERCEPTORS,</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useClass: TokenInterceptor,</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multi: true // &lt; - - - - an array of interceptors can be registered</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i/>
          <w:i/>
          <w:iC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w:t>
      </w:r>
    </w:p>
    <w:p>
      <w:pPr>
        <w:pStyle w:val="Normal"/>
        <w:pBdr>
          <w:top w:val="single" w:sz="6" w:space="12" w:color="CCCCCC"/>
          <w:left w:val="single" w:sz="6" w:space="12" w:color="CCCCCC"/>
          <w:bottom w:val="single" w:sz="6" w:space="12" w:color="CCCCCC"/>
          <w:right w:val="single" w:sz="6" w:space="12" w:color="CCCCCC"/>
        </w:pBdr>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F8F8F2"/>
          <w:sz w:val="20"/>
          <w:szCs w:val="20"/>
        </w:rPr>
      </w:pPr>
      <w:r>
        <w:rPr>
          <w:rFonts w:eastAsia="Times New Roman" w:cs="Consolas" w:ascii="Consolas" w:hAnsi="Consolas"/>
          <w:i/>
          <w:iCs/>
          <w:color w:val="000000"/>
          <w:sz w:val="20"/>
          <w:szCs w:val="20"/>
        </w:rPr>
        <w:t xml:space="preserve">          </w:t>
      </w:r>
      <w:r>
        <w:rPr>
          <w:rFonts w:eastAsia="Times New Roman" w:cs="Consolas" w:ascii="Consolas" w:hAnsi="Consolas"/>
          <w:i/>
          <w:iCs/>
          <w:color w:val="000000"/>
          <w:sz w:val="20"/>
          <w:szCs w:val="20"/>
        </w:rPr>
        <w:t>export class AppModule {}</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24: How many Change Detectors can there be in the whole application?</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Expert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Each component has its own ChangeDetector. All Change Detectors are inherited from AbstractChangeDetector.</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25: What change detection strategies do you know?</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Expert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There are two strategies – Default and OnPush. If all components use the default strategy, Zone checks the entire tree regardless of where the change occurred. To inform Angular that we will comply with the performance improvement conditions, we need to use the onpush change detection strategy. This will tell Angular that our component depends only on the input and any object that is passed to it should be considered immutable. This is all built on the Principle of the mile automaton, where the current state depends only on the input values.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26: What is Change Detection, how does Change Detection Mechanism work?</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Expert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Change Detection is the process of synchronizing a model with a view. In Angular, the flow of information is unidirectional, even when using the ng Model to implement two-way binding, which is syntactic sugar on top of a unidirectional flow.</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Change Detection Mechanism-moves only forward and never looks back, starting from the root (root) component to the last. This is the meaning of one-way data flow. The architecture of an Angular application is very simple — the tree of components. Each component points to a child, but the child does not point to a parent. One-way flow eliminates the need for a $digest loop.</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27: How do you update the view if your data model is updated outside the ‘Zone’?</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Expert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p>
    <w:p>
      <w:pPr>
        <w:pStyle w:val="Normal"/>
        <w:numPr>
          <w:ilvl w:val="0"/>
          <w:numId w:val="242"/>
        </w:numPr>
        <w:shd w:val="clear" w:color="auto" w:fill="FFFFFF"/>
        <w:spacing w:lineRule="auto" w:line="240" w:beforeAutospacing="1" w:after="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Using the ApplicationRef.prototype.tick method, which will run change detection on the entire component tree.</w:t>
      </w:r>
    </w:p>
    <w:p>
      <w:pPr>
        <w:pStyle w:val="Normal"/>
        <w:numPr>
          <w:ilvl w:val="0"/>
          <w:numId w:val="242"/>
        </w:numPr>
        <w:shd w:val="clear" w:color="auto" w:fill="FFFFFF"/>
        <w:spacing w:lineRule="auto" w:line="240" w:before="0" w:after="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Using NgZone.prototype.run method, which will also run change detection on the entire tree. The run method under the hood itself calls tick, and the parameter takes the function you want to perform before tick.</w:t>
      </w:r>
    </w:p>
    <w:p>
      <w:pPr>
        <w:pStyle w:val="Normal"/>
        <w:numPr>
          <w:ilvl w:val="0"/>
          <w:numId w:val="242"/>
        </w:numPr>
        <w:shd w:val="clear" w:color="auto" w:fill="FFFFFF"/>
        <w:spacing w:lineRule="auto" w:line="240" w:before="0" w:afterAutospacing="1"/>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Using the ChangeDetectorRef.prototype.detectChanges method, which will launch change detection on the current component and its children.</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28: Why do we need lazy loading of modules and how is it implemented?</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Middle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Lazy loading of modules is needed to break the code into pieces. When downloading the app in the browser, it doesn’t load all of the application code. During the transition to the route with lazy loading, the module has to load the code into a browser.</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Exemple for using lazy loading modules: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 path: ‘example’, loadChildren: ‘./example/example.module#ExampleModule’, component: PublicComponent },</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29: What are Core and Shared modules for?</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Middle Angular knowledge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A </w:t>
      </w:r>
      <w:r>
        <w:rPr>
          <w:rFonts w:eastAsia="Times New Roman" w:cs="Times New Roman" w:ascii="Proxima Nova" w:hAnsi="Proxima Nova"/>
          <w:i/>
          <w:iCs/>
          <w:color w:val="000000"/>
          <w:sz w:val="27"/>
          <w:szCs w:val="27"/>
        </w:rPr>
        <w:t>Shared module</w:t>
      </w:r>
      <w:r>
        <w:rPr>
          <w:rFonts w:eastAsia="Times New Roman" w:cs="Times New Roman" w:ascii="Proxima Nova" w:hAnsi="Proxima Nova"/>
          <w:color w:val="000000"/>
          <w:sz w:val="27"/>
          <w:szCs w:val="27"/>
        </w:rPr>
        <w:t> serves as a generic module for all modules, components, directives, pipes, etc., which are not required to be in a single copy for the application but need to be imported into many different modules.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 </w:t>
      </w:r>
      <w:r>
        <w:rPr>
          <w:rFonts w:eastAsia="Times New Roman" w:cs="Times New Roman" w:ascii="Proxima Nova" w:hAnsi="Proxima Nova"/>
          <w:i/>
          <w:iCs/>
          <w:color w:val="000000"/>
          <w:sz w:val="27"/>
          <w:szCs w:val="27"/>
        </w:rPr>
        <w:t>Core module</w:t>
      </w:r>
      <w:r>
        <w:rPr>
          <w:rFonts w:eastAsia="Times New Roman" w:cs="Times New Roman" w:ascii="Proxima Nova" w:hAnsi="Proxima Nova"/>
          <w:color w:val="000000"/>
          <w:sz w:val="27"/>
          <w:szCs w:val="27"/>
        </w:rPr>
        <w:t> is a place to store services that you need to have in the form of singleton for the entire application (for example, a user authorization service with data storage about it).</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30: What are some points to consider when optimizing an Angular 6 application for performance?</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Application performance optimization</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There are many ways, some ideas include: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AOT compilation, bundling and uglifying the application, tree shaking, lazy loading, separating dependencies and devDependencies, Using OnPush and TrackBy, removing unnecessary 3rd party libraries and import statements, avoid computing values within the template,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31: What are some important practices to secure an Angular application?</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Designing for security</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Some basic guidelines include:</w:t>
      </w:r>
    </w:p>
    <w:p>
      <w:pPr>
        <w:pStyle w:val="Normal"/>
        <w:numPr>
          <w:ilvl w:val="0"/>
          <w:numId w:val="243"/>
        </w:numPr>
        <w:shd w:val="clear" w:color="auto" w:fill="FFFFFF"/>
        <w:spacing w:lineRule="auto" w:line="240" w:beforeAutospacing="1"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Check that all requests come from within your own web app and not external websites</w:t>
      </w:r>
    </w:p>
    <w:p>
      <w:pPr>
        <w:pStyle w:val="Normal"/>
        <w:numPr>
          <w:ilvl w:val="0"/>
          <w:numId w:val="243"/>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Sanitize all input data</w:t>
      </w:r>
    </w:p>
    <w:p>
      <w:pPr>
        <w:pStyle w:val="Normal"/>
        <w:numPr>
          <w:ilvl w:val="0"/>
          <w:numId w:val="243"/>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Use Angular template instead of DOM APIs</w:t>
      </w:r>
    </w:p>
    <w:p>
      <w:pPr>
        <w:pStyle w:val="Normal"/>
        <w:numPr>
          <w:ilvl w:val="0"/>
          <w:numId w:val="243"/>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Content Security Policies</w:t>
      </w:r>
    </w:p>
    <w:p>
      <w:pPr>
        <w:pStyle w:val="Normal"/>
        <w:numPr>
          <w:ilvl w:val="0"/>
          <w:numId w:val="243"/>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Validate all data with server-side code</w:t>
      </w:r>
    </w:p>
    <w:p>
      <w:pPr>
        <w:pStyle w:val="Normal"/>
        <w:numPr>
          <w:ilvl w:val="0"/>
          <w:numId w:val="243"/>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Use an offline template compiler</w:t>
      </w:r>
    </w:p>
    <w:p>
      <w:pPr>
        <w:pStyle w:val="Normal"/>
        <w:numPr>
          <w:ilvl w:val="0"/>
          <w:numId w:val="243"/>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Avoid including external URLs in your application</w:t>
      </w:r>
    </w:p>
    <w:p>
      <w:pPr>
        <w:pStyle w:val="Normal"/>
        <w:numPr>
          <w:ilvl w:val="0"/>
          <w:numId w:val="243"/>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Make JSON responses non-executable</w:t>
      </w:r>
    </w:p>
    <w:p>
      <w:pPr>
        <w:pStyle w:val="Normal"/>
        <w:numPr>
          <w:ilvl w:val="0"/>
          <w:numId w:val="243"/>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Keep all libraries and frameworks up-to-date</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32: What‘s the difference between unit testing and end-to-end testing? What are some testing tools you</w:t>
        <w:br/>
        <w:t>would use for an Angular application?</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End-to-end and unit testing</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Unit testing is a technique to test that </w:t>
      </w:r>
      <w:r>
        <w:rPr>
          <w:rFonts w:eastAsia="Times New Roman" w:cs="Times New Roman" w:ascii="Proxima Nova" w:hAnsi="Proxima Nova"/>
          <w:color w:val="000000"/>
          <w:sz w:val="27"/>
          <w:szCs w:val="27"/>
          <w:u w:val="single"/>
        </w:rPr>
        <w:t>isolated segments</w:t>
      </w:r>
      <w:r>
        <w:rPr>
          <w:rFonts w:eastAsia="Times New Roman" w:cs="Times New Roman" w:ascii="Proxima Nova" w:hAnsi="Proxima Nova"/>
          <w:color w:val="000000"/>
          <w:sz w:val="27"/>
          <w:szCs w:val="27"/>
        </w:rPr>
        <w:t> of code are functioning properly. End-to-end testing involves checking that entire </w:t>
      </w:r>
      <w:r>
        <w:rPr>
          <w:rFonts w:eastAsia="Times New Roman" w:cs="Times New Roman" w:ascii="Proxima Nova" w:hAnsi="Proxima Nova"/>
          <w:color w:val="000000"/>
          <w:sz w:val="27"/>
          <w:szCs w:val="27"/>
          <w:u w:val="single"/>
        </w:rPr>
        <w:t>sets of components</w:t>
      </w:r>
      <w:r>
        <w:rPr>
          <w:rFonts w:eastAsia="Times New Roman" w:cs="Times New Roman" w:ascii="Proxima Nova" w:hAnsi="Proxima Nova"/>
          <w:color w:val="000000"/>
          <w:sz w:val="27"/>
          <w:szCs w:val="27"/>
        </w:rPr>
        <w:t> to make sure they are </w:t>
      </w:r>
      <w:r>
        <w:rPr>
          <w:rFonts w:eastAsia="Times New Roman" w:cs="Times New Roman" w:ascii="Proxima Nova" w:hAnsi="Proxima Nova"/>
          <w:color w:val="000000"/>
          <w:sz w:val="27"/>
          <w:szCs w:val="27"/>
          <w:u w:val="single"/>
        </w:rPr>
        <w:t>working together properly</w:t>
      </w:r>
      <w:r>
        <w:rPr>
          <w:rFonts w:eastAsia="Times New Roman" w:cs="Times New Roman" w:ascii="Proxima Nova" w:hAnsi="Proxima Nova"/>
          <w:color w:val="000000"/>
          <w:sz w:val="27"/>
          <w:szCs w:val="27"/>
        </w:rPr>
        <w:t> and that the application is working as you would expect. End-to-end tests often simulate user interactions to test that an app is functioning as it should. </w:t>
      </w:r>
      <w:r>
        <w:rPr>
          <w:rFonts w:eastAsia="Times New Roman" w:cs="Times New Roman" w:ascii="Proxima Nova" w:hAnsi="Proxima Nova"/>
          <w:color w:val="000000"/>
          <w:sz w:val="27"/>
          <w:szCs w:val="27"/>
          <w:u w:val="single"/>
        </w:rPr>
        <w:t>Jasmine</w:t>
      </w:r>
      <w:r>
        <w:rPr>
          <w:rFonts w:eastAsia="Times New Roman" w:cs="Times New Roman" w:ascii="Proxima Nova" w:hAnsi="Proxima Nova"/>
          <w:color w:val="000000"/>
          <w:sz w:val="27"/>
          <w:szCs w:val="27"/>
        </w:rPr>
        <w:t> and </w:t>
      </w:r>
      <w:r>
        <w:rPr>
          <w:rFonts w:eastAsia="Times New Roman" w:cs="Times New Roman" w:ascii="Proxima Nova" w:hAnsi="Proxima Nova"/>
          <w:color w:val="000000"/>
          <w:sz w:val="27"/>
          <w:szCs w:val="27"/>
          <w:u w:val="single"/>
        </w:rPr>
        <w:t>Karma</w:t>
      </w:r>
      <w:r>
        <w:rPr>
          <w:rFonts w:eastAsia="Times New Roman" w:cs="Times New Roman" w:ascii="Proxima Nova" w:hAnsi="Proxima Nova"/>
          <w:color w:val="000000"/>
          <w:sz w:val="27"/>
          <w:szCs w:val="27"/>
        </w:rPr>
        <w:t> are all great testing tools.</w:t>
      </w:r>
    </w:p>
    <w:p>
      <w:pPr>
        <w:pStyle w:val="Normal"/>
        <w:numPr>
          <w:ilvl w:val="0"/>
          <w:numId w:val="0"/>
        </w:numPr>
        <w:shd w:val="clear" w:color="auto" w:fill="FFFFFF"/>
        <w:spacing w:lineRule="auto" w:line="240" w:before="300" w:after="225"/>
        <w:outlineLvl w:val="2"/>
        <w:rPr>
          <w:rFonts w:ascii="Proxima Nova" w:hAnsi="Proxima Nova" w:eastAsia="Times New Roman" w:cs="Times New Roman"/>
          <w:b/>
          <w:b/>
          <w:bCs/>
          <w:color w:val="353535"/>
          <w:sz w:val="39"/>
          <w:szCs w:val="39"/>
        </w:rPr>
      </w:pPr>
      <w:r>
        <w:rPr>
          <w:rFonts w:eastAsia="Times New Roman" w:cs="Times New Roman" w:ascii="Proxima Nova" w:hAnsi="Proxima Nova"/>
          <w:b/>
          <w:bCs/>
          <w:color w:val="000000"/>
          <w:sz w:val="39"/>
          <w:szCs w:val="39"/>
        </w:rPr>
        <w:t>Open-Ended Questions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Once you‘ve established that your developer is an expert with some Angular coding interview questions, you should ask some less technical questions. These should spark a discussion and you should tailor them to fit your own job requirements. Don‘t be afraid to ask follow up questions!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33: Describe a time you fixed a bug/error in an application. How did you approach the problem? What</w:t>
        <w:br/>
        <w:t>debugging tools did you use? What did you learn from this experience?</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Debugging, Breaking down a problem into parts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Debugging is one of the key skills for any software developer. However, the real skill is in breaking the problem down in a practical way rather than finding small errors in code snippets. Debugging often takes hours or even days, so you don‘t have time in an interview setting. Asking these questions will give you an idea of how your candidate approaches errors and bugs.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w:t>
      </w:r>
      <w:r>
        <w:rPr>
          <w:rFonts w:eastAsia="Times New Roman" w:cs="Times New Roman" w:ascii="Proxima Nova" w:hAnsi="Proxima Nova"/>
          <w:color w:val="000000"/>
          <w:sz w:val="27"/>
          <w:szCs w:val="27"/>
        </w:rPr>
        <w:t> In the candidate‘s response you should look out for things like:</w:t>
      </w:r>
    </w:p>
    <w:p>
      <w:pPr>
        <w:pStyle w:val="Normal"/>
        <w:numPr>
          <w:ilvl w:val="0"/>
          <w:numId w:val="244"/>
        </w:numPr>
        <w:shd w:val="clear" w:color="auto" w:fill="FFFFFF"/>
        <w:spacing w:lineRule="auto" w:line="240" w:beforeAutospacing="1"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 measured, scientific approach</w:t>
      </w:r>
    </w:p>
    <w:p>
      <w:pPr>
        <w:pStyle w:val="Normal"/>
        <w:numPr>
          <w:ilvl w:val="0"/>
          <w:numId w:val="244"/>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Breaking down the problem into parts</w:t>
      </w:r>
    </w:p>
    <w:p>
      <w:pPr>
        <w:pStyle w:val="Normal"/>
        <w:numPr>
          <w:ilvl w:val="0"/>
          <w:numId w:val="244"/>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Finding out how to </w:t>
      </w:r>
      <w:r>
        <w:rPr>
          <w:rFonts w:eastAsia="Times New Roman" w:cs="Times New Roman" w:ascii="Proxima Nova" w:hAnsi="Proxima Nova"/>
          <w:color w:val="000000"/>
          <w:sz w:val="27"/>
          <w:szCs w:val="27"/>
          <w:u w:val="single"/>
        </w:rPr>
        <w:t>reproduce</w:t>
      </w:r>
      <w:r>
        <w:rPr>
          <w:rFonts w:eastAsia="Times New Roman" w:cs="Times New Roman" w:ascii="Proxima Nova" w:hAnsi="Proxima Nova"/>
          <w:color w:val="000000"/>
          <w:sz w:val="27"/>
          <w:szCs w:val="27"/>
        </w:rPr>
        <w:t> the error</w:t>
      </w:r>
    </w:p>
    <w:p>
      <w:pPr>
        <w:pStyle w:val="Normal"/>
        <w:numPr>
          <w:ilvl w:val="0"/>
          <w:numId w:val="244"/>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Expressing and then testing </w:t>
      </w:r>
      <w:r>
        <w:rPr>
          <w:rFonts w:eastAsia="Times New Roman" w:cs="Times New Roman" w:ascii="Proxima Nova" w:hAnsi="Proxima Nova"/>
          <w:color w:val="000000"/>
          <w:sz w:val="27"/>
          <w:szCs w:val="27"/>
          <w:u w:val="single"/>
        </w:rPr>
        <w:t>assumptions</w:t>
      </w:r>
    </w:p>
    <w:p>
      <w:pPr>
        <w:pStyle w:val="Normal"/>
        <w:numPr>
          <w:ilvl w:val="0"/>
          <w:numId w:val="244"/>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Looking at </w:t>
      </w:r>
      <w:r>
        <w:rPr>
          <w:rFonts w:eastAsia="Times New Roman" w:cs="Times New Roman" w:ascii="Proxima Nova" w:hAnsi="Proxima Nova"/>
          <w:color w:val="000000"/>
          <w:sz w:val="27"/>
          <w:szCs w:val="27"/>
          <w:u w:val="single"/>
        </w:rPr>
        <w:t>stack traces</w:t>
      </w:r>
    </w:p>
    <w:p>
      <w:pPr>
        <w:pStyle w:val="Normal"/>
        <w:numPr>
          <w:ilvl w:val="0"/>
          <w:numId w:val="244"/>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Getting </w:t>
      </w:r>
      <w:r>
        <w:rPr>
          <w:rFonts w:eastAsia="Times New Roman" w:cs="Times New Roman" w:ascii="Proxima Nova" w:hAnsi="Proxima Nova"/>
          <w:color w:val="000000"/>
          <w:sz w:val="27"/>
          <w:szCs w:val="27"/>
          <w:u w:val="single"/>
        </w:rPr>
        <w:t>someone else</w:t>
      </w:r>
      <w:r>
        <w:rPr>
          <w:rFonts w:eastAsia="Times New Roman" w:cs="Times New Roman" w:ascii="Proxima Nova" w:hAnsi="Proxima Nova"/>
          <w:color w:val="000000"/>
          <w:sz w:val="27"/>
          <w:szCs w:val="27"/>
        </w:rPr>
        <w:t> to help/take a look</w:t>
      </w:r>
    </w:p>
    <w:p>
      <w:pPr>
        <w:pStyle w:val="Normal"/>
        <w:numPr>
          <w:ilvl w:val="0"/>
          <w:numId w:val="244"/>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Searching the internet for others that have had the same problem</w:t>
      </w:r>
    </w:p>
    <w:p>
      <w:pPr>
        <w:pStyle w:val="Normal"/>
        <w:numPr>
          <w:ilvl w:val="0"/>
          <w:numId w:val="244"/>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Writing </w:t>
      </w:r>
      <w:r>
        <w:rPr>
          <w:rFonts w:eastAsia="Times New Roman" w:cs="Times New Roman" w:ascii="Proxima Nova" w:hAnsi="Proxima Nova"/>
          <w:color w:val="000000"/>
          <w:sz w:val="27"/>
          <w:szCs w:val="27"/>
          <w:u w:val="single"/>
        </w:rPr>
        <w:t>tests</w:t>
      </w:r>
      <w:r>
        <w:rPr>
          <w:rFonts w:eastAsia="Times New Roman" w:cs="Times New Roman" w:ascii="Proxima Nova" w:hAnsi="Proxima Nova"/>
          <w:color w:val="000000"/>
          <w:sz w:val="27"/>
          <w:szCs w:val="27"/>
        </w:rPr>
        <w:t> to check if the bug returns</w:t>
      </w:r>
    </w:p>
    <w:p>
      <w:pPr>
        <w:pStyle w:val="Normal"/>
        <w:numPr>
          <w:ilvl w:val="0"/>
          <w:numId w:val="244"/>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Checking the rest of the code for similar errors</w:t>
      </w:r>
    </w:p>
    <w:p>
      <w:pPr>
        <w:pStyle w:val="Normal"/>
        <w:numPr>
          <w:ilvl w:val="0"/>
          <w:numId w:val="244"/>
        </w:numPr>
        <w:shd w:val="clear" w:color="auto" w:fill="FFFFFF"/>
        <w:spacing w:lineRule="auto" w:line="240" w:before="0" w:after="150"/>
        <w:ind w:left="0" w:hanging="36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Turn problems into learning experiences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34: What’s the most important thing to look for or check when reviewing another team member’s code?</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Mentoring less experienced developers, Leadership skills</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Answer: </w:t>
      </w:r>
      <w:r>
        <w:rPr>
          <w:rFonts w:eastAsia="Times New Roman" w:cs="Times New Roman" w:ascii="Proxima Nova" w:hAnsi="Proxima Nova"/>
          <w:color w:val="000000"/>
          <w:sz w:val="27"/>
          <w:szCs w:val="27"/>
        </w:rPr>
        <w:t>Here you‘re checking for analysis skills, knowledge of mistakes that less experienced developers make, keeping in mind the larger project and attention to detail.</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color w:val="000000"/>
          <w:sz w:val="27"/>
          <w:szCs w:val="27"/>
        </w:rPr>
        <w:t>A good answer might mention code functionality, readability and style conventions, security flaws that could lead to system vulnerabilities, simplicity, regulatory requirements, or resource optimization.</w:t>
      </w:r>
    </w:p>
    <w:p>
      <w:pPr>
        <w:pStyle w:val="Normal"/>
        <w:shd w:val="clear" w:color="auto" w:fill="FFFFFF"/>
        <w:spacing w:lineRule="auto" w:line="240" w:before="0" w:after="300"/>
        <w:rPr>
          <w:rFonts w:ascii="Proxima Nova" w:hAnsi="Proxima Nova" w:eastAsia="Times New Roman" w:cs="Times New Roman"/>
          <w:color w:val="353535"/>
          <w:sz w:val="27"/>
          <w:szCs w:val="27"/>
        </w:rPr>
      </w:pPr>
      <w:r>
        <w:rPr>
          <w:rFonts w:eastAsia="Times New Roman" w:cs="Times New Roman" w:ascii="Proxima Nova" w:hAnsi="Proxima Nova"/>
          <w:b/>
          <w:bCs/>
          <w:color w:val="000000"/>
          <w:sz w:val="27"/>
          <w:szCs w:val="27"/>
        </w:rPr>
        <w:t>Question 35: What tools &amp; practices do you consider necessary for Continuous Integration and Delivery of an</w:t>
        <w:br/>
        <w:t>Angular application?</w:t>
      </w:r>
      <w:r>
        <w:rPr>
          <w:rFonts w:eastAsia="Times New Roman" w:cs="Times New Roman" w:ascii="Proxima Nova" w:hAnsi="Proxima Nova"/>
          <w:color w:val="000000"/>
          <w:sz w:val="27"/>
          <w:szCs w:val="27"/>
        </w:rPr>
        <w:br/>
      </w:r>
      <w:r>
        <w:rPr>
          <w:rFonts w:eastAsia="Times New Roman" w:cs="Times New Roman" w:ascii="Proxima Nova" w:hAnsi="Proxima Nova"/>
          <w:i/>
          <w:iCs/>
          <w:color w:val="000000"/>
          <w:sz w:val="27"/>
          <w:szCs w:val="27"/>
        </w:rPr>
        <w:t>Requirement: DevOps systems design, Maintaining and upgrading applications</w:t>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numPr>
          <w:ilvl w:val="0"/>
          <w:numId w:val="0"/>
        </w:numPr>
        <w:shd w:val="clear" w:color="auto" w:fill="FFFFFF"/>
        <w:spacing w:lineRule="auto" w:line="240" w:before="0" w:after="225"/>
        <w:jc w:val="center"/>
        <w:textAlignment w:val="baseline"/>
        <w:outlineLvl w:val="1"/>
        <w:rPr>
          <w:rFonts w:ascii="Helvetica" w:hAnsi="Helvetica" w:eastAsia="Times New Roman" w:cs="Times New Roman"/>
          <w:color w:val="444444"/>
          <w:sz w:val="35"/>
          <w:szCs w:val="35"/>
        </w:rPr>
      </w:pPr>
      <w:r>
        <w:rPr>
          <w:rFonts w:eastAsia="Times New Roman" w:cs="Times New Roman" w:ascii="Helvetica" w:hAnsi="Helvetica"/>
          <w:color w:val="000000"/>
          <w:sz w:val="35"/>
          <w:szCs w:val="35"/>
        </w:rPr>
        <w:t>100+ AngularJS Interview Questions And Answers</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What Is AngularJS Technology?</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AngularJS is a JavaScript-based Web Development Framework for creating dynamic web pages. It incorporates HTML as the template language and enables the developer to extend the HTML tags for representing the application components more clearly.</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It was initially developed by Google, who later published it as an open-source and licensed under the Apache License version 2.0.</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What Type Of Architecture Does AngularJS Support?</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Angular proposes to create applications based on the MVC architecture. It helps to develop a maintainable solution that is easy to test at the client-end.</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It requires the following three core components.</w:t>
      </w:r>
    </w:p>
    <w:p>
      <w:pPr>
        <w:pStyle w:val="Normal"/>
        <w:numPr>
          <w:ilvl w:val="0"/>
          <w:numId w:val="24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Template – the view part</w:t>
      </w:r>
    </w:p>
    <w:p>
      <w:pPr>
        <w:pStyle w:val="Normal"/>
        <w:numPr>
          <w:ilvl w:val="0"/>
          <w:numId w:val="24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Scope – the model</w:t>
      </w:r>
    </w:p>
    <w:p>
      <w:pPr>
        <w:pStyle w:val="Normal"/>
        <w:numPr>
          <w:ilvl w:val="0"/>
          <w:numId w:val="24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Controller – the control part</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AngularJS customizes the HTML attributes with directives and data binding using expressions.</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What Does Template Mean In AngularJS?</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The templates are unique HTML components in Angular applications. They are more like a static version of a web page with some additional properties to inject and render data at runtime.</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What Does Scope Mean In AngularJS?</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A scope is an object which defines the model for an Angular application. It provisions data fields to pass in templates for presenting to the user.</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It can even bind functions for responding to actions which a user could perform.</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What Does Controller Mean In AngularJS?</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The controller takes the form of a function which accepts an empty scope object as the argument, delegates it to the fields and functions for exposing to the user.</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What Does Directive Mean In AngularJS?</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AngularJS directives are an extension of the HTML attributes. Following are three standard directives in Angular JS:</w:t>
      </w:r>
    </w:p>
    <w:p>
      <w:pPr>
        <w:pStyle w:val="Normal"/>
        <w:numPr>
          <w:ilvl w:val="0"/>
          <w:numId w:val="24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ng-app:</w:t>
      </w:r>
      <w:r>
        <w:rPr>
          <w:rFonts w:eastAsia="Times New Roman" w:cs="Times New Roman" w:ascii="Helvetica" w:hAnsi="Helvetica"/>
          <w:color w:val="000000"/>
          <w:sz w:val="24"/>
          <w:szCs w:val="24"/>
        </w:rPr>
        <w:t> It marks the HTML element that Angular intends to be the root element of our application. The custom attributes use spinal-case whereas the corresponding directives follow the camelCase.</w:t>
      </w:r>
    </w:p>
    <w:p>
      <w:pPr>
        <w:pStyle w:val="Normal"/>
        <w:numPr>
          <w:ilvl w:val="0"/>
          <w:numId w:val="24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ng-model:</w:t>
      </w:r>
      <w:r>
        <w:rPr>
          <w:rFonts w:eastAsia="Times New Roman" w:cs="Times New Roman" w:ascii="Helvetica" w:hAnsi="Helvetica"/>
          <w:color w:val="000000"/>
          <w:sz w:val="24"/>
          <w:szCs w:val="24"/>
        </w:rPr>
        <w:t> It binds values of HTML elements (such as input, select, textarea) to the application data.</w:t>
      </w:r>
    </w:p>
    <w:p>
      <w:pPr>
        <w:pStyle w:val="Normal"/>
        <w:numPr>
          <w:ilvl w:val="0"/>
          <w:numId w:val="24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ng-bind:</w:t>
      </w:r>
      <w:r>
        <w:rPr>
          <w:rFonts w:eastAsia="Times New Roman" w:cs="Times New Roman" w:ascii="Helvetica" w:hAnsi="Helvetica"/>
          <w:color w:val="000000"/>
          <w:sz w:val="24"/>
          <w:szCs w:val="24"/>
        </w:rPr>
        <w:t> It binds application modal data to the HTML template view.</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What Are The Main Features Of Angular?</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Here is the list of AngularJS features that makes it the hottest tech for web dev.</w:t>
      </w:r>
    </w:p>
    <w:p>
      <w:pPr>
        <w:pStyle w:val="Normal"/>
        <w:numPr>
          <w:ilvl w:val="0"/>
          <w:numId w:val="24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Data-binding –</w:t>
      </w:r>
      <w:r>
        <w:rPr>
          <w:rFonts w:eastAsia="Times New Roman" w:cs="Times New Roman" w:ascii="Helvetica" w:hAnsi="Helvetica"/>
          <w:color w:val="000000"/>
          <w:sz w:val="24"/>
          <w:szCs w:val="24"/>
        </w:rPr>
        <w:t> Handles synchronization of data across model, controllers, and view.</w:t>
      </w:r>
    </w:p>
    <w:p>
      <w:pPr>
        <w:pStyle w:val="Normal"/>
        <w:numPr>
          <w:ilvl w:val="0"/>
          <w:numId w:val="24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Scope –</w:t>
      </w:r>
      <w:r>
        <w:rPr>
          <w:rFonts w:eastAsia="Times New Roman" w:cs="Times New Roman" w:ascii="Helvetica" w:hAnsi="Helvetica"/>
          <w:color w:val="000000"/>
          <w:sz w:val="24"/>
          <w:szCs w:val="24"/>
        </w:rPr>
        <w:t> Object representing the model, acts as a glue layer between controller and view.</w:t>
      </w:r>
    </w:p>
    <w:p>
      <w:pPr>
        <w:pStyle w:val="Normal"/>
        <w:numPr>
          <w:ilvl w:val="0"/>
          <w:numId w:val="24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Controllers –</w:t>
      </w:r>
      <w:r>
        <w:rPr>
          <w:rFonts w:eastAsia="Times New Roman" w:cs="Times New Roman" w:ascii="Helvetica" w:hAnsi="Helvetica"/>
          <w:color w:val="000000"/>
          <w:sz w:val="24"/>
          <w:szCs w:val="24"/>
        </w:rPr>
        <w:t> These are JS functions bound to the scope object.</w:t>
      </w:r>
    </w:p>
    <w:p>
      <w:pPr>
        <w:pStyle w:val="Normal"/>
        <w:numPr>
          <w:ilvl w:val="0"/>
          <w:numId w:val="24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Services –</w:t>
      </w:r>
      <w:r>
        <w:rPr>
          <w:rFonts w:eastAsia="Times New Roman" w:cs="Times New Roman" w:ascii="Helvetica" w:hAnsi="Helvetica"/>
          <w:color w:val="000000"/>
          <w:sz w:val="24"/>
          <w:szCs w:val="24"/>
        </w:rPr>
        <w:t> Substitutable objects that are wired together using dependency injection. e.g. $location service.</w:t>
      </w:r>
    </w:p>
    <w:p>
      <w:pPr>
        <w:pStyle w:val="Normal"/>
        <w:numPr>
          <w:ilvl w:val="0"/>
          <w:numId w:val="24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Filters –</w:t>
      </w:r>
      <w:r>
        <w:rPr>
          <w:rFonts w:eastAsia="Times New Roman" w:cs="Times New Roman" w:ascii="Helvetica" w:hAnsi="Helvetica"/>
          <w:color w:val="000000"/>
          <w:sz w:val="24"/>
          <w:szCs w:val="24"/>
        </w:rPr>
        <w:t> Formats the value of an expression for displaying to the user. e.g., uppercase, lowercase.</w:t>
      </w:r>
    </w:p>
    <w:p>
      <w:pPr>
        <w:pStyle w:val="Normal"/>
        <w:numPr>
          <w:ilvl w:val="0"/>
          <w:numId w:val="24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Directives –</w:t>
      </w:r>
      <w:r>
        <w:rPr>
          <w:rFonts w:eastAsia="Times New Roman" w:cs="Times New Roman" w:ascii="Helvetica" w:hAnsi="Helvetica"/>
          <w:color w:val="000000"/>
          <w:sz w:val="24"/>
          <w:szCs w:val="24"/>
        </w:rPr>
        <w:t> These are extended HTML attributes start with the “ng-” prefix. e.g., the ng-app directive used to initialize the angular app.</w:t>
      </w:r>
    </w:p>
    <w:p>
      <w:pPr>
        <w:pStyle w:val="Normal"/>
        <w:numPr>
          <w:ilvl w:val="0"/>
          <w:numId w:val="24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Templates –</w:t>
      </w:r>
      <w:r>
        <w:rPr>
          <w:rFonts w:eastAsia="Times New Roman" w:cs="Times New Roman" w:ascii="Helvetica" w:hAnsi="Helvetica"/>
          <w:color w:val="000000"/>
          <w:sz w:val="24"/>
          <w:szCs w:val="24"/>
        </w:rPr>
        <w:t> HTML code including AngularJS specific elements and attributes.</w:t>
      </w:r>
    </w:p>
    <w:p>
      <w:pPr>
        <w:pStyle w:val="Normal"/>
        <w:numPr>
          <w:ilvl w:val="0"/>
          <w:numId w:val="24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Routing –</w:t>
      </w:r>
      <w:r>
        <w:rPr>
          <w:rFonts w:eastAsia="Times New Roman" w:cs="Times New Roman" w:ascii="Helvetica" w:hAnsi="Helvetica"/>
          <w:color w:val="000000"/>
          <w:sz w:val="24"/>
          <w:szCs w:val="24"/>
        </w:rPr>
        <w:t> It’s an approach to switch views.</w:t>
      </w:r>
    </w:p>
    <w:p>
      <w:pPr>
        <w:pStyle w:val="Normal"/>
        <w:numPr>
          <w:ilvl w:val="0"/>
          <w:numId w:val="24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MVC pattern –</w:t>
      </w:r>
      <w:r>
        <w:rPr>
          <w:rFonts w:eastAsia="Times New Roman" w:cs="Times New Roman" w:ascii="Helvetica" w:hAnsi="Helvetica"/>
          <w:color w:val="000000"/>
          <w:sz w:val="24"/>
          <w:szCs w:val="24"/>
        </w:rPr>
        <w:t> A design pattern made up of three parts.</w:t>
      </w:r>
    </w:p>
    <w:p>
      <w:pPr>
        <w:pStyle w:val="Normal"/>
        <w:numPr>
          <w:ilvl w:val="1"/>
          <w:numId w:val="247"/>
        </w:numPr>
        <w:shd w:val="clear" w:color="auto" w:fill="FFFFFF"/>
        <w:spacing w:lineRule="auto" w:line="240" w:before="0" w:after="0"/>
        <w:ind w:left="912"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Model –</w:t>
      </w:r>
      <w:r>
        <w:rPr>
          <w:rFonts w:eastAsia="Times New Roman" w:cs="Times New Roman" w:ascii="Helvetica" w:hAnsi="Helvetica"/>
          <w:color w:val="000000"/>
          <w:sz w:val="24"/>
          <w:szCs w:val="24"/>
        </w:rPr>
        <w:t> Represents data, could be static data from a JSON file or dynamic data from a database.</w:t>
      </w:r>
    </w:p>
    <w:p>
      <w:pPr>
        <w:pStyle w:val="Normal"/>
        <w:numPr>
          <w:ilvl w:val="1"/>
          <w:numId w:val="247"/>
        </w:numPr>
        <w:shd w:val="clear" w:color="auto" w:fill="FFFFFF"/>
        <w:spacing w:lineRule="auto" w:line="240" w:before="0" w:after="0"/>
        <w:ind w:left="912"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View –</w:t>
      </w:r>
      <w:r>
        <w:rPr>
          <w:rFonts w:eastAsia="Times New Roman" w:cs="Times New Roman" w:ascii="Helvetica" w:hAnsi="Helvetica"/>
          <w:color w:val="000000"/>
          <w:sz w:val="24"/>
          <w:szCs w:val="24"/>
        </w:rPr>
        <w:t> Renders data for the user.</w:t>
      </w:r>
    </w:p>
    <w:p>
      <w:pPr>
        <w:pStyle w:val="Normal"/>
        <w:numPr>
          <w:ilvl w:val="1"/>
          <w:numId w:val="247"/>
        </w:numPr>
        <w:shd w:val="clear" w:color="auto" w:fill="FFFFFF"/>
        <w:spacing w:lineRule="auto" w:line="240" w:before="0" w:after="0"/>
        <w:ind w:left="912"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Controller –</w:t>
      </w:r>
      <w:r>
        <w:rPr>
          <w:rFonts w:eastAsia="Times New Roman" w:cs="Times New Roman" w:ascii="Helvetica" w:hAnsi="Helvetica"/>
          <w:color w:val="000000"/>
          <w:sz w:val="24"/>
          <w:szCs w:val="24"/>
        </w:rPr>
        <w:t> Gives control over the model and view for collating information to the user.</w:t>
      </w:r>
    </w:p>
    <w:p>
      <w:pPr>
        <w:pStyle w:val="Normal"/>
        <w:numPr>
          <w:ilvl w:val="0"/>
          <w:numId w:val="24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Deep linking –</w:t>
      </w:r>
      <w:r>
        <w:rPr>
          <w:rFonts w:eastAsia="Times New Roman" w:cs="Times New Roman" w:ascii="Helvetica" w:hAnsi="Helvetica"/>
          <w:color w:val="000000"/>
          <w:sz w:val="24"/>
          <w:szCs w:val="24"/>
        </w:rPr>
        <w:t> Enables the encoding of the application state in the URL and vice versa.</w:t>
      </w:r>
    </w:p>
    <w:p>
      <w:pPr>
        <w:pStyle w:val="Normal"/>
        <w:numPr>
          <w:ilvl w:val="0"/>
          <w:numId w:val="24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Dependency injection –</w:t>
      </w:r>
      <w:r>
        <w:rPr>
          <w:rFonts w:eastAsia="Times New Roman" w:cs="Times New Roman" w:ascii="Helvetica" w:hAnsi="Helvetica"/>
          <w:color w:val="000000"/>
          <w:sz w:val="24"/>
          <w:szCs w:val="24"/>
        </w:rPr>
        <w:t> A design pattern to let the components injected into each other as dependencies.</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Why Would You As A Developer Choose Angular?</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Following are some of the key reasons to choose AngularJS as your web development framework:</w:t>
      </w:r>
    </w:p>
    <w:p>
      <w:pPr>
        <w:pStyle w:val="Normal"/>
        <w:numPr>
          <w:ilvl w:val="0"/>
          <w:numId w:val="24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It follows the MVC design pattern which allows segregating an application into different components (called Model, View, and Controller) thus making it easy to maintain.</w:t>
      </w:r>
    </w:p>
    <w:p>
      <w:pPr>
        <w:pStyle w:val="Normal"/>
        <w:numPr>
          <w:ilvl w:val="0"/>
          <w:numId w:val="24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It allows the HTML to extend by adding directives to the HTML markup. This feature helps in defining dynamic templates which can include new attributes, tags, and expressions.</w:t>
      </w:r>
    </w:p>
    <w:p>
      <w:pPr>
        <w:pStyle w:val="Normal"/>
        <w:numPr>
          <w:ilvl w:val="0"/>
          <w:numId w:val="24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It allows the creation of user-defined directives and reusable components. These directives help the developer to concentrate on creating logic, thus enabling them to work efficiently.</w:t>
      </w:r>
    </w:p>
    <w:p>
      <w:pPr>
        <w:pStyle w:val="Normal"/>
        <w:numPr>
          <w:ilvl w:val="0"/>
          <w:numId w:val="24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It supports two-way data binding, i.e., enables automatic synchronization of data between model and view components. Thus, any update in the model gets reflected in the view automatically. And there is no need to add any Javascript code or event listeners to notify the data changes.</w:t>
      </w:r>
    </w:p>
    <w:p>
      <w:pPr>
        <w:pStyle w:val="Normal"/>
        <w:numPr>
          <w:ilvl w:val="0"/>
          <w:numId w:val="24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It encapsulates the behavior of your application in controllers which gets instantiated with the help of dependency injection.</w:t>
      </w:r>
    </w:p>
    <w:p>
      <w:pPr>
        <w:pStyle w:val="Normal"/>
        <w:numPr>
          <w:ilvl w:val="0"/>
          <w:numId w:val="24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It supports built-in services to perform routine tasks for web applications. For example, it provides $http service to communicate with the REST service.</w:t>
      </w:r>
    </w:p>
    <w:p>
      <w:pPr>
        <w:pStyle w:val="Normal"/>
        <w:numPr>
          <w:ilvl w:val="0"/>
          <w:numId w:val="24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It makes the development and testing of the application’s JavaScript code easy.</w:t>
      </w:r>
    </w:p>
    <w:p>
      <w:pPr>
        <w:pStyle w:val="Normal"/>
        <w:numPr>
          <w:ilvl w:val="0"/>
          <w:numId w:val="24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Also, AngularJS has a mature community to help developers. It has broad support over the internet.</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List Down The Popular AngularJS IDE Plugins/Extensions For Web Development?</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Here is a list of IDE Plugins and Extensions which can enhance the way you code with AngularJS:</w:t>
      </w:r>
    </w:p>
    <w:p>
      <w:pPr>
        <w:pStyle w:val="Normal"/>
        <w:numPr>
          <w:ilvl w:val="0"/>
          <w:numId w:val="24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Sublime Text</w:t>
      </w:r>
    </w:p>
    <w:p>
      <w:pPr>
        <w:pStyle w:val="Normal"/>
        <w:numPr>
          <w:ilvl w:val="0"/>
          <w:numId w:val="24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WebStorm</w:t>
      </w:r>
    </w:p>
    <w:p>
      <w:pPr>
        <w:pStyle w:val="Normal"/>
        <w:numPr>
          <w:ilvl w:val="0"/>
          <w:numId w:val="24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Eclipse</w:t>
      </w:r>
    </w:p>
    <w:p>
      <w:pPr>
        <w:pStyle w:val="Normal"/>
        <w:numPr>
          <w:ilvl w:val="0"/>
          <w:numId w:val="24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Netbeans</w:t>
      </w:r>
    </w:p>
    <w:p>
      <w:pPr>
        <w:pStyle w:val="Normal"/>
        <w:numPr>
          <w:ilvl w:val="0"/>
          <w:numId w:val="24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Visual Studio 2012/2013 Express or higher</w:t>
      </w:r>
    </w:p>
    <w:p>
      <w:pPr>
        <w:pStyle w:val="Normal"/>
        <w:numPr>
          <w:ilvl w:val="0"/>
          <w:numId w:val="24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TextMate</w:t>
      </w:r>
    </w:p>
    <w:p>
      <w:pPr>
        <w:pStyle w:val="Normal"/>
        <w:numPr>
          <w:ilvl w:val="0"/>
          <w:numId w:val="24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Brackets</w:t>
      </w:r>
    </w:p>
    <w:p>
      <w:pPr>
        <w:pStyle w:val="Normal"/>
        <w:numPr>
          <w:ilvl w:val="0"/>
          <w:numId w:val="24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ATOM</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What Are The Steps Involved In The Boot Process For AngularJS?</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Whenever a web page loads in the browser, the following steps get executed in the background.</w:t>
      </w:r>
    </w:p>
    <w:p>
      <w:pPr>
        <w:pStyle w:val="Normal"/>
        <w:numPr>
          <w:ilvl w:val="0"/>
          <w:numId w:val="25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First, the HTML file containing the code gets loaded into the browser. After that, the JavaScript file mentioned in the HTML code gets loaded. It then creates a global object for angular. Now, the JavaScript which displays the controller functions gets executed.</w:t>
      </w:r>
    </w:p>
    <w:p>
      <w:pPr>
        <w:pStyle w:val="Normal"/>
        <w:numPr>
          <w:ilvl w:val="0"/>
          <w:numId w:val="25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In this step, AngularJS browses the complete HTML code to locate the views. If the same is available, then Angular links it to the corresponding controller function.</w:t>
      </w:r>
    </w:p>
    <w:p>
      <w:pPr>
        <w:pStyle w:val="Normal"/>
        <w:numPr>
          <w:ilvl w:val="0"/>
          <w:numId w:val="25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In this step, AngularJS initiates the execution of required controller functions. Next, it populates the views with data from the model identified by the controller. With this the page is ready.</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Which Browsers Are Compatible With Angular?</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AngularJS works fine with the latest versions of Safari, Chrome, Firefox, Opera 15+, and IE9+ (Internet Explorer). However, below is the recent compatibility chart.</w:t>
      </w:r>
    </w:p>
    <w:p>
      <w:pPr>
        <w:pStyle w:val="Normal"/>
        <w:shd w:val="clear" w:color="auto" w:fill="DADADA"/>
        <w:spacing w:lineRule="auto" w:line="240" w:before="0" w:after="0"/>
        <w:jc w:val="center"/>
        <w:textAlignment w:val="center"/>
        <w:rPr>
          <w:rFonts w:ascii="inherit" w:hAnsi="inherit" w:eastAsia="Times New Roman" w:cs="Times New Roman"/>
          <w:b/>
          <w:b/>
          <w:bCs/>
          <w:color w:val="4D4D4D"/>
          <w:sz w:val="24"/>
          <w:szCs w:val="24"/>
        </w:rPr>
      </w:pPr>
      <w:r>
        <w:rPr>
          <w:rFonts w:eastAsia="Times New Roman" w:cs="Times New Roman" w:ascii="inherit" w:hAnsi="inherit"/>
          <w:b/>
          <w:bCs/>
          <w:color w:val="000000"/>
          <w:sz w:val="24"/>
          <w:szCs w:val="24"/>
        </w:rPr>
        <w:t>Browser</w:t>
      </w:r>
    </w:p>
    <w:p>
      <w:pPr>
        <w:pStyle w:val="Normal"/>
        <w:shd w:val="clear" w:color="auto" w:fill="DADADA"/>
        <w:spacing w:lineRule="auto" w:line="240" w:before="0" w:after="0"/>
        <w:jc w:val="center"/>
        <w:textAlignment w:val="center"/>
        <w:rPr>
          <w:rFonts w:ascii="inherit" w:hAnsi="inherit" w:eastAsia="Times New Roman" w:cs="Times New Roman"/>
          <w:b/>
          <w:b/>
          <w:bCs/>
          <w:color w:val="4D4D4D"/>
          <w:sz w:val="24"/>
          <w:szCs w:val="24"/>
        </w:rPr>
      </w:pPr>
      <w:r>
        <w:rPr>
          <w:rFonts w:eastAsia="Times New Roman" w:cs="Times New Roman" w:ascii="inherit" w:hAnsi="inherit"/>
          <w:b/>
          <w:bCs/>
          <w:color w:val="000000"/>
          <w:sz w:val="24"/>
          <w:szCs w:val="24"/>
        </w:rPr>
        <w:t>Compatibility</w:t>
      </w:r>
    </w:p>
    <w:p>
      <w:pPr>
        <w:pStyle w:val="Normal"/>
        <w:shd w:val="clear" w:color="auto" w:fill="FFFFFF"/>
        <w:spacing w:lineRule="auto" w:line="240" w:before="0" w:after="0"/>
        <w:jc w:val="center"/>
        <w:textAlignment w:val="center"/>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Google Chrome</w:t>
      </w:r>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Latest</w:t>
      </w:r>
    </w:p>
    <w:p>
      <w:pPr>
        <w:pStyle w:val="Normal"/>
        <w:shd w:val="clear" w:color="auto" w:fill="FFFFFF"/>
        <w:spacing w:lineRule="auto" w:line="240" w:before="0" w:after="0"/>
        <w:jc w:val="center"/>
        <w:textAlignment w:val="center"/>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Mozilla Firefox</w:t>
      </w:r>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Latest</w:t>
      </w:r>
    </w:p>
    <w:p>
      <w:pPr>
        <w:pStyle w:val="Normal"/>
        <w:shd w:val="clear" w:color="auto" w:fill="FFFFFF"/>
        <w:spacing w:lineRule="auto" w:line="240" w:before="0" w:after="0"/>
        <w:jc w:val="center"/>
        <w:textAlignment w:val="center"/>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Edge</w:t>
      </w:r>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Two most recent major versions</w:t>
      </w:r>
    </w:p>
    <w:p>
      <w:pPr>
        <w:pStyle w:val="Normal"/>
        <w:shd w:val="clear" w:color="auto" w:fill="FFFFFF"/>
        <w:spacing w:lineRule="auto" w:line="240" w:before="0" w:after="0"/>
        <w:jc w:val="center"/>
        <w:textAlignment w:val="center"/>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IE</w:t>
      </w:r>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v11 v10 v9</w:t>
      </w:r>
    </w:p>
    <w:p>
      <w:pPr>
        <w:pStyle w:val="Normal"/>
        <w:shd w:val="clear" w:color="auto" w:fill="FFFFFF"/>
        <w:spacing w:lineRule="auto" w:line="240" w:before="0" w:after="0"/>
        <w:jc w:val="center"/>
        <w:textAlignment w:val="center"/>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IE Mobile</w:t>
      </w:r>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v11</w:t>
      </w:r>
    </w:p>
    <w:p>
      <w:pPr>
        <w:pStyle w:val="Normal"/>
        <w:shd w:val="clear" w:color="auto" w:fill="FFFFFF"/>
        <w:spacing w:lineRule="auto" w:line="240" w:before="0" w:after="0"/>
        <w:jc w:val="center"/>
        <w:textAlignment w:val="center"/>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Safari</w:t>
      </w:r>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Two most recent major versions</w:t>
      </w:r>
    </w:p>
    <w:p>
      <w:pPr>
        <w:pStyle w:val="Normal"/>
        <w:shd w:val="clear" w:color="auto" w:fill="FFFFFF"/>
        <w:spacing w:lineRule="auto" w:line="240" w:before="0" w:after="0"/>
        <w:jc w:val="center"/>
        <w:textAlignment w:val="center"/>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iOS</w:t>
      </w:r>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Two most recent major versions</w:t>
      </w:r>
    </w:p>
    <w:p>
      <w:pPr>
        <w:pStyle w:val="Normal"/>
        <w:shd w:val="clear" w:color="auto" w:fill="FFFFFF"/>
        <w:spacing w:lineRule="auto" w:line="240" w:before="0" w:after="0"/>
        <w:jc w:val="center"/>
        <w:textAlignment w:val="center"/>
        <w:rPr>
          <w:rFonts w:ascii="Helvetica" w:hAnsi="Helvetica" w:eastAsia="Times New Roman" w:cs="Times New Roman"/>
          <w:color w:val="4D4D4D"/>
          <w:sz w:val="24"/>
          <w:szCs w:val="24"/>
        </w:rPr>
      </w:pPr>
      <w:r>
        <w:rPr>
          <w:rFonts w:eastAsia="Times New Roman" w:cs="Times New Roman" w:ascii="inherit" w:hAnsi="inherit"/>
          <w:b/>
          <w:bCs/>
          <w:color w:val="000000"/>
          <w:sz w:val="24"/>
          <w:szCs w:val="24"/>
        </w:rPr>
        <w:t>Android</w:t>
      </w:r>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Nougat (v7.0) Marshmallow (v6.0) Lollipop (v5.0, v5.1) KitKat (v4.4)</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What Are Polyfills?</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Polyfills are compatibility scripts which enable Angular support in browsers which don’t have all modern HTML5 or above features.</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r>
        <w:rPr>
          <w:rFonts w:eastAsia="Times New Roman" w:cs="Times New Roman" w:ascii="Helvetica" w:hAnsi="Helvetica"/>
          <w:color w:val="000000"/>
          <w:sz w:val="32"/>
          <w:szCs w:val="32"/>
        </w:rPr>
        <w:t>How Do You Enable Polyfills?</w:t>
      </w:r>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We can get it enabled from the Angular CLI via the </w:t>
      </w:r>
      <w:r>
        <w:rPr>
          <w:rFonts w:eastAsia="Times New Roman" w:cs="Times New Roman" w:ascii="inherit" w:hAnsi="inherit"/>
          <w:b/>
          <w:bCs/>
          <w:color w:val="000000"/>
          <w:sz w:val="24"/>
          <w:szCs w:val="24"/>
        </w:rPr>
        <w:t>“src/polyfills.ts”</w:t>
      </w:r>
      <w:r>
        <w:rPr>
          <w:rFonts w:eastAsia="Times New Roman" w:cs="Times New Roman" w:ascii="Helvetica" w:hAnsi="Helvetica"/>
          <w:color w:val="000000"/>
          <w:sz w:val="24"/>
          <w:szCs w:val="24"/>
        </w:rPr>
        <w:t> file.</w:t>
      </w:r>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r>
        <w:rPr>
          <w:rFonts w:eastAsia="Times New Roman" w:cs="Times New Roman" w:ascii="Helvetica" w:hAnsi="Helvetica"/>
          <w:color w:val="000000"/>
          <w:sz w:val="24"/>
          <w:szCs w:val="24"/>
        </w:rPr>
        <w:t>This file has got all the mandatory and optional polyfills required to run an Angular application.</w:t>
      </w:r>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843" w:author="Unknown" w:date="0-00-00T00:00:00Z">
        <w:r>
          <w:rPr>
            <w:rFonts w:eastAsia="Times New Roman" w:cs="Times New Roman" w:ascii="Helvetica" w:hAnsi="Helvetica"/>
            <w:color w:val="000000"/>
            <w:sz w:val="32"/>
            <w:szCs w:val="32"/>
          </w:rPr>
          <w:t>What Are The Security Features Provided By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844" w:author="Unknown" w:date="0-00-00T00:00:00Z">
        <w:r>
          <w:rPr>
            <w:rFonts w:eastAsia="Times New Roman" w:cs="Times New Roman" w:ascii="Helvetica" w:hAnsi="Helvetica"/>
            <w:color w:val="000000"/>
            <w:sz w:val="24"/>
            <w:szCs w:val="24"/>
          </w:rPr>
          <w:t>AngularJS provides built-in protection from the following security flaws.</w:t>
        </w:r>
      </w:ins>
    </w:p>
    <w:p>
      <w:pPr>
        <w:pStyle w:val="Normal"/>
        <w:numPr>
          <w:ilvl w:val="0"/>
          <w:numId w:val="25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45" w:author="Unknown" w:date="0-00-00T00:00:00Z">
        <w:r>
          <w:rPr>
            <w:rFonts w:eastAsia="Times New Roman" w:cs="Times New Roman" w:ascii="Helvetica" w:hAnsi="Helvetica"/>
            <w:color w:val="000000"/>
            <w:sz w:val="24"/>
            <w:szCs w:val="24"/>
          </w:rPr>
          <w:t>It prevents cross-site scripting attacks: Cross-site scripting is a technique where anyone can send a request from the client side and can get confidential information easily.</w:t>
        </w:r>
      </w:ins>
    </w:p>
    <w:p>
      <w:pPr>
        <w:pStyle w:val="Normal"/>
        <w:numPr>
          <w:ilvl w:val="0"/>
          <w:numId w:val="25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46" w:author="Unknown" w:date="0-00-00T00:00:00Z">
        <w:r>
          <w:rPr>
            <w:rFonts w:eastAsia="Times New Roman" w:cs="Times New Roman" w:ascii="Helvetica" w:hAnsi="Helvetica"/>
            <w:color w:val="000000"/>
            <w:sz w:val="24"/>
            <w:szCs w:val="24"/>
          </w:rPr>
          <w:t>It prevents HTML injection attacks.</w:t>
        </w:r>
      </w:ins>
    </w:p>
    <w:p>
      <w:pPr>
        <w:pStyle w:val="Normal"/>
        <w:numPr>
          <w:ilvl w:val="0"/>
          <w:numId w:val="25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47" w:author="Unknown" w:date="0-00-00T00:00:00Z">
        <w:r>
          <w:rPr>
            <w:rFonts w:eastAsia="Times New Roman" w:cs="Times New Roman" w:ascii="Helvetica" w:hAnsi="Helvetica"/>
            <w:color w:val="000000"/>
            <w:sz w:val="24"/>
            <w:szCs w:val="24"/>
          </w:rPr>
          <w:t>It prevents XSRF protection for server-side communication: “Auth token” mechanism can handle it. When the user logins for the first time a user id and password is sent to the server, and it will, in turn, return an auth token. Now, this token does the authentication in future transactions.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848" w:author="Unknown" w:date="0-00-00T00:00:00Z">
        <w:r>
          <w:rPr>
            <w:rFonts w:eastAsia="Times New Roman" w:cs="Times New Roman" w:ascii="Helvetica" w:hAnsi="Helvetica"/>
            <w:color w:val="000000"/>
            <w:sz w:val="32"/>
            <w:szCs w:val="32"/>
          </w:rPr>
          <w:t>What Are The Security Risks That A Web Developer Should Manage While Developing An AngularJS App?</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849" w:author="Unknown" w:date="0-00-00T00:00:00Z">
        <w:r>
          <w:rPr>
            <w:rFonts w:eastAsia="Times New Roman" w:cs="Times New Roman" w:ascii="Helvetica" w:hAnsi="Helvetica"/>
            <w:color w:val="000000"/>
            <w:sz w:val="24"/>
            <w:szCs w:val="24"/>
          </w:rPr>
          <w:t>Following are the most critical web application development flaws that a developer should take care of:</w:t>
        </w:r>
      </w:ins>
    </w:p>
    <w:p>
      <w:pPr>
        <w:pStyle w:val="Normal"/>
        <w:numPr>
          <w:ilvl w:val="0"/>
          <w:numId w:val="25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50" w:author="Unknown" w:date="0-00-00T00:00:00Z">
        <w:r>
          <w:rPr>
            <w:rFonts w:eastAsia="Times New Roman" w:cs="Times New Roman" w:ascii="Helvetica" w:hAnsi="Helvetica"/>
            <w:color w:val="000000"/>
            <w:sz w:val="24"/>
            <w:szCs w:val="24"/>
          </w:rPr>
          <w:t>Injection attack</w:t>
        </w:r>
      </w:ins>
    </w:p>
    <w:p>
      <w:pPr>
        <w:pStyle w:val="Normal"/>
        <w:numPr>
          <w:ilvl w:val="0"/>
          <w:numId w:val="25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51" w:author="Unknown" w:date="0-00-00T00:00:00Z">
        <w:r>
          <w:rPr>
            <w:rFonts w:eastAsia="Times New Roman" w:cs="Times New Roman" w:ascii="Helvetica" w:hAnsi="Helvetica"/>
            <w:color w:val="000000"/>
            <w:sz w:val="24"/>
            <w:szCs w:val="24"/>
          </w:rPr>
          <w:t>Broken authentication and Session management</w:t>
        </w:r>
      </w:ins>
    </w:p>
    <w:p>
      <w:pPr>
        <w:pStyle w:val="Normal"/>
        <w:numPr>
          <w:ilvl w:val="0"/>
          <w:numId w:val="25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52" w:author="Unknown" w:date="0-00-00T00:00:00Z">
        <w:r>
          <w:rPr>
            <w:rFonts w:eastAsia="Times New Roman" w:cs="Times New Roman" w:ascii="Helvetica" w:hAnsi="Helvetica"/>
            <w:color w:val="000000"/>
            <w:sz w:val="24"/>
            <w:szCs w:val="24"/>
          </w:rPr>
          <w:t>Cross-Site Scripting (XSS)</w:t>
        </w:r>
      </w:ins>
    </w:p>
    <w:p>
      <w:pPr>
        <w:pStyle w:val="Normal"/>
        <w:numPr>
          <w:ilvl w:val="0"/>
          <w:numId w:val="25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53" w:author="Unknown" w:date="0-00-00T00:00:00Z">
        <w:r>
          <w:rPr>
            <w:rFonts w:eastAsia="Times New Roman" w:cs="Times New Roman" w:ascii="Helvetica" w:hAnsi="Helvetica"/>
            <w:color w:val="000000"/>
            <w:sz w:val="24"/>
            <w:szCs w:val="24"/>
          </w:rPr>
          <w:t>Insecure direct object references</w:t>
        </w:r>
      </w:ins>
    </w:p>
    <w:p>
      <w:pPr>
        <w:pStyle w:val="Normal"/>
        <w:numPr>
          <w:ilvl w:val="0"/>
          <w:numId w:val="25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54" w:author="Unknown" w:date="0-00-00T00:00:00Z">
        <w:r>
          <w:rPr>
            <w:rFonts w:eastAsia="Times New Roman" w:cs="Times New Roman" w:ascii="Helvetica" w:hAnsi="Helvetica"/>
            <w:color w:val="000000"/>
            <w:sz w:val="24"/>
            <w:szCs w:val="24"/>
          </w:rPr>
          <w:t>Security misconfiguration</w:t>
        </w:r>
      </w:ins>
    </w:p>
    <w:p>
      <w:pPr>
        <w:pStyle w:val="Normal"/>
        <w:numPr>
          <w:ilvl w:val="0"/>
          <w:numId w:val="25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55" w:author="Unknown" w:date="0-00-00T00:00:00Z">
        <w:r>
          <w:rPr>
            <w:rFonts w:eastAsia="Times New Roman" w:cs="Times New Roman" w:ascii="Helvetica" w:hAnsi="Helvetica"/>
            <w:color w:val="000000"/>
            <w:sz w:val="24"/>
            <w:szCs w:val="24"/>
          </w:rPr>
          <w:t>Sensitive data exposure</w:t>
        </w:r>
      </w:ins>
    </w:p>
    <w:p>
      <w:pPr>
        <w:pStyle w:val="Normal"/>
        <w:numPr>
          <w:ilvl w:val="0"/>
          <w:numId w:val="25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56" w:author="Unknown" w:date="0-00-00T00:00:00Z">
        <w:r>
          <w:rPr>
            <w:rFonts w:eastAsia="Times New Roman" w:cs="Times New Roman" w:ascii="Helvetica" w:hAnsi="Helvetica"/>
            <w:color w:val="000000"/>
            <w:sz w:val="24"/>
            <w:szCs w:val="24"/>
          </w:rPr>
          <w:t>Missing function level access control</w:t>
        </w:r>
      </w:ins>
    </w:p>
    <w:p>
      <w:pPr>
        <w:pStyle w:val="Normal"/>
        <w:numPr>
          <w:ilvl w:val="0"/>
          <w:numId w:val="25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57" w:author="Unknown" w:date="0-00-00T00:00:00Z">
        <w:r>
          <w:rPr>
            <w:rFonts w:eastAsia="Times New Roman" w:cs="Times New Roman" w:ascii="Helvetica" w:hAnsi="Helvetica"/>
            <w:color w:val="000000"/>
            <w:sz w:val="24"/>
            <w:szCs w:val="24"/>
          </w:rPr>
          <w:t>Cross-Site request forgery (CSRF)</w:t>
        </w:r>
      </w:ins>
    </w:p>
    <w:p>
      <w:pPr>
        <w:pStyle w:val="Normal"/>
        <w:numPr>
          <w:ilvl w:val="0"/>
          <w:numId w:val="25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58" w:author="Unknown" w:date="0-00-00T00:00:00Z">
        <w:r>
          <w:rPr>
            <w:rFonts w:eastAsia="Times New Roman" w:cs="Times New Roman" w:ascii="Helvetica" w:hAnsi="Helvetica"/>
            <w:color w:val="000000"/>
            <w:sz w:val="24"/>
            <w:szCs w:val="24"/>
          </w:rPr>
          <w:t>Using components posing vulnerabilities</w:t>
        </w:r>
      </w:ins>
    </w:p>
    <w:p>
      <w:pPr>
        <w:pStyle w:val="Normal"/>
        <w:numPr>
          <w:ilvl w:val="0"/>
          <w:numId w:val="25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59" w:author="Unknown" w:date="0-00-00T00:00:00Z">
        <w:r>
          <w:rPr>
            <w:rFonts w:eastAsia="Times New Roman" w:cs="Times New Roman" w:ascii="Helvetica" w:hAnsi="Helvetica"/>
            <w:color w:val="000000"/>
            <w:sz w:val="24"/>
            <w:szCs w:val="24"/>
          </w:rPr>
          <w:t>In-validated redirects and forwards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860" w:author="Unknown" w:date="0-00-00T00:00:00Z">
        <w:r>
          <w:rPr>
            <w:rFonts w:eastAsia="Times New Roman" w:cs="Times New Roman" w:ascii="Helvetica" w:hAnsi="Helvetica"/>
            <w:color w:val="000000"/>
            <w:sz w:val="32"/>
            <w:szCs w:val="32"/>
          </w:rPr>
          <w:t>What Are The Most Common Directives Used In AngularJS Applications?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861" w:author="Unknown" w:date="0-00-00T00:00:00Z">
        <w:r>
          <w:rPr>
            <w:rFonts w:eastAsia="Times New Roman" w:cs="Times New Roman" w:ascii="Helvetica" w:hAnsi="Helvetica"/>
            <w:color w:val="000000"/>
            <w:sz w:val="24"/>
            <w:szCs w:val="24"/>
          </w:rPr>
          <w:t>AngularJS extends the behavior of HTML and DOM elements with new attributes called Directives. It directs the AngularJS’s HTML compiler ($compile) to attach a unique action to that DOM element. This AngularJS component starts with the prefix “ng.”</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862" w:author="Unknown" w:date="0-00-00T00:00:00Z">
        <w:r>
          <w:rPr>
            <w:rFonts w:eastAsia="Times New Roman" w:cs="Times New Roman" w:ascii="Helvetica" w:hAnsi="Helvetica"/>
            <w:color w:val="000000"/>
            <w:sz w:val="24"/>
            <w:szCs w:val="24"/>
          </w:rPr>
          <w:t>Following is the list of AngularJS built-in directives.</w:t>
        </w:r>
      </w:ins>
    </w:p>
    <w:p>
      <w:pPr>
        <w:pStyle w:val="Normal"/>
        <w:numPr>
          <w:ilvl w:val="0"/>
          <w:numId w:val="25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63" w:author="Unknown" w:date="0-00-00T00:00:00Z">
        <w:r>
          <w:rPr>
            <w:rFonts w:eastAsia="Times New Roman" w:cs="Times New Roman" w:ascii="inherit" w:hAnsi="inherit"/>
            <w:b/>
            <w:bCs/>
            <w:color w:val="000000"/>
            <w:sz w:val="24"/>
            <w:szCs w:val="24"/>
          </w:rPr>
          <w:t>ng-bind –</w:t>
        </w:r>
      </w:ins>
      <w:ins w:id="864" w:author="Unknown" w:date="0-00-00T00:00:00Z">
        <w:r>
          <w:rPr>
            <w:rFonts w:eastAsia="Times New Roman" w:cs="Times New Roman" w:ascii="Helvetica" w:hAnsi="Helvetica"/>
            <w:color w:val="000000"/>
            <w:sz w:val="24"/>
            <w:szCs w:val="24"/>
          </w:rPr>
          <w:t> The ng-bind directive tells AngularJS to replace the content of an HTML element with the value of a given variable, or expression.</w:t>
          <w:br/>
          <w:t>If there is any change in the value of the given variable or expression, then the content of the specified HTML element will also be updated accordingly. It supports one-way binding only.</w:t>
        </w:r>
      </w:ins>
    </w:p>
    <w:p>
      <w:pPr>
        <w:pStyle w:val="Normal"/>
        <w:numPr>
          <w:ilvl w:val="0"/>
          <w:numId w:val="25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65" w:author="Unknown" w:date="0-00-00T00:00:00Z">
        <w:r>
          <w:rPr>
            <w:rFonts w:eastAsia="Times New Roman" w:cs="Times New Roman" w:ascii="inherit" w:hAnsi="inherit"/>
            <w:b/>
            <w:bCs/>
            <w:color w:val="000000"/>
            <w:sz w:val="24"/>
            <w:szCs w:val="24"/>
          </w:rPr>
          <w:t>ng-model –</w:t>
        </w:r>
      </w:ins>
      <w:ins w:id="866" w:author="Unknown" w:date="0-00-00T00:00:00Z">
        <w:r>
          <w:rPr>
            <w:rFonts w:eastAsia="Times New Roman" w:cs="Times New Roman" w:ascii="Helvetica" w:hAnsi="Helvetica"/>
            <w:color w:val="000000"/>
            <w:sz w:val="24"/>
            <w:szCs w:val="24"/>
          </w:rPr>
          <w:t> This directive is used to bind the value of HTML controls (input, select, text area) to application data. It is responsible for linking the view into the model. Directives such as ‘input,’ ‘text area,’ and ‘select’ require it. It supports two-way data binding.</w:t>
        </w:r>
      </w:ins>
    </w:p>
    <w:p>
      <w:pPr>
        <w:pStyle w:val="Normal"/>
        <w:numPr>
          <w:ilvl w:val="0"/>
          <w:numId w:val="25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67" w:author="Unknown" w:date="0-00-00T00:00:00Z">
        <w:r>
          <w:rPr>
            <w:rFonts w:eastAsia="Times New Roman" w:cs="Times New Roman" w:ascii="inherit" w:hAnsi="inherit"/>
            <w:b/>
            <w:bCs/>
            <w:color w:val="000000"/>
            <w:sz w:val="24"/>
            <w:szCs w:val="24"/>
          </w:rPr>
          <w:t>ng-class – </w:t>
        </w:r>
      </w:ins>
      <w:ins w:id="868" w:author="Unknown" w:date="0-00-00T00:00:00Z">
        <w:r>
          <w:rPr>
            <w:rFonts w:eastAsia="Times New Roman" w:cs="Times New Roman" w:ascii="Helvetica" w:hAnsi="Helvetica"/>
            <w:color w:val="000000"/>
            <w:sz w:val="24"/>
            <w:szCs w:val="24"/>
          </w:rPr>
          <w:t>This directive dynamically binds one or more CSS classes to an HTML element. The value of the ng-class directive can be a string, an object, or an array.</w:t>
        </w:r>
      </w:ins>
    </w:p>
    <w:p>
      <w:pPr>
        <w:pStyle w:val="Normal"/>
        <w:numPr>
          <w:ilvl w:val="0"/>
          <w:numId w:val="25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69" w:author="Unknown" w:date="0-00-00T00:00:00Z">
        <w:r>
          <w:rPr>
            <w:rFonts w:eastAsia="Times New Roman" w:cs="Times New Roman" w:ascii="inherit" w:hAnsi="inherit"/>
            <w:b/>
            <w:bCs/>
            <w:color w:val="000000"/>
            <w:sz w:val="24"/>
            <w:szCs w:val="24"/>
          </w:rPr>
          <w:t>ng-app –</w:t>
        </w:r>
      </w:ins>
      <w:ins w:id="870" w:author="Unknown" w:date="0-00-00T00:00:00Z">
        <w:r>
          <w:rPr>
            <w:rFonts w:eastAsia="Times New Roman" w:cs="Times New Roman" w:ascii="Helvetica" w:hAnsi="Helvetica"/>
            <w:color w:val="000000"/>
            <w:sz w:val="24"/>
            <w:szCs w:val="24"/>
          </w:rPr>
          <w:t> Just like the “Main()” function of Java language, this directive marks the beginning of the application to AngularJS’s HTML compiler ($compile). If we do not use this directive first, an error gets generated.</w:t>
        </w:r>
      </w:ins>
    </w:p>
    <w:p>
      <w:pPr>
        <w:pStyle w:val="Normal"/>
        <w:numPr>
          <w:ilvl w:val="0"/>
          <w:numId w:val="25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71" w:author="Unknown" w:date="0-00-00T00:00:00Z">
        <w:r>
          <w:rPr>
            <w:rFonts w:eastAsia="Times New Roman" w:cs="Times New Roman" w:ascii="inherit" w:hAnsi="inherit"/>
            <w:b/>
            <w:bCs/>
            <w:color w:val="000000"/>
            <w:sz w:val="24"/>
            <w:szCs w:val="24"/>
          </w:rPr>
          <w:t>ng-init –</w:t>
        </w:r>
      </w:ins>
      <w:ins w:id="872" w:author="Unknown" w:date="0-00-00T00:00:00Z">
        <w:r>
          <w:rPr>
            <w:rFonts w:eastAsia="Times New Roman" w:cs="Times New Roman" w:ascii="Helvetica" w:hAnsi="Helvetica"/>
            <w:color w:val="000000"/>
            <w:sz w:val="24"/>
            <w:szCs w:val="24"/>
          </w:rPr>
          <w:t> This is used to initialize the application data so that we can use it in the block where it is declared. If an application requires local data like a single value or an array of values, this can be achieved using the ng-init directive.</w:t>
        </w:r>
      </w:ins>
    </w:p>
    <w:p>
      <w:pPr>
        <w:pStyle w:val="Normal"/>
        <w:numPr>
          <w:ilvl w:val="0"/>
          <w:numId w:val="25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873" w:author="Unknown" w:date="0-00-00T00:00:00Z">
        <w:r>
          <w:rPr>
            <w:rFonts w:eastAsia="Times New Roman" w:cs="Times New Roman" w:ascii="inherit" w:hAnsi="inherit"/>
            <w:b/>
            <w:bCs/>
            <w:color w:val="000000"/>
            <w:sz w:val="24"/>
            <w:szCs w:val="24"/>
          </w:rPr>
          <w:t>ng-repeat –</w:t>
        </w:r>
      </w:ins>
      <w:ins w:id="874" w:author="Unknown" w:date="0-00-00T00:00:00Z">
        <w:r>
          <w:rPr>
            <w:rFonts w:eastAsia="Times New Roman" w:cs="Times New Roman" w:ascii="Helvetica" w:hAnsi="Helvetica"/>
            <w:color w:val="000000"/>
            <w:sz w:val="24"/>
            <w:szCs w:val="24"/>
          </w:rPr>
          <w:t> This repeats a set of HTML statements for the defined number of times. The set of HTML statements will be repeated once per item in a collection. This collection must be an array or an object.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875" w:author="Unknown" w:date="0-00-00T00:00:00Z">
        <w:r>
          <w:rPr>
            <w:rFonts w:eastAsia="Times New Roman" w:cs="Times New Roman" w:ascii="Helvetica" w:hAnsi="Helvetica"/>
            <w:color w:val="000000"/>
            <w:sz w:val="24"/>
            <w:szCs w:val="24"/>
          </w:rPr>
          <w:t>We can even create custom directives and use them in our AngularJS Application.</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876" w:author="Unknown" w:date="0-00-00T00:00:00Z">
        <w:r>
          <w:rPr>
            <w:rFonts w:eastAsia="Times New Roman" w:cs="Times New Roman" w:ascii="Helvetica" w:hAnsi="Helvetica"/>
            <w:color w:val="000000"/>
            <w:sz w:val="32"/>
            <w:szCs w:val="32"/>
          </w:rPr>
          <w:t>Why Are Expressions Used In AngularJS?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877" w:author="Unknown" w:date="0-00-00T00:00:00Z">
        <w:r>
          <w:rPr>
            <w:rFonts w:eastAsia="Times New Roman" w:cs="Times New Roman" w:ascii="Helvetica" w:hAnsi="Helvetica"/>
            <w:color w:val="000000"/>
            <w:sz w:val="24"/>
            <w:szCs w:val="24"/>
          </w:rPr>
          <w:t>AngularJS binds data to HTML using Expressions. It can be written inside double braces: </w:t>
        </w:r>
      </w:ins>
      <w:ins w:id="878" w:author="Unknown" w:date="0-00-00T00:00:00Z">
        <w:r>
          <w:rPr>
            <w:rFonts w:eastAsia="Times New Roman" w:cs="Times New Roman" w:ascii="inherit" w:hAnsi="inherit"/>
            <w:b/>
            <w:bCs/>
            <w:color w:val="000000"/>
            <w:sz w:val="24"/>
            <w:szCs w:val="24"/>
          </w:rPr>
          <w:t>{{ expression}}</w:t>
        </w:r>
      </w:ins>
      <w:ins w:id="879" w:author="Unknown" w:date="0-00-00T00:00:00Z">
        <w:r>
          <w:rPr>
            <w:rFonts w:eastAsia="Times New Roman" w:cs="Times New Roman" w:ascii="Helvetica" w:hAnsi="Helvetica"/>
            <w:color w:val="000000"/>
            <w:sz w:val="24"/>
            <w:szCs w:val="24"/>
          </w:rPr>
          <w:t>or inside a directive as </w:t>
        </w:r>
      </w:ins>
      <w:ins w:id="880" w:author="Unknown" w:date="0-00-00T00:00:00Z">
        <w:r>
          <w:rPr>
            <w:rFonts w:eastAsia="Times New Roman" w:cs="Times New Roman" w:ascii="inherit" w:hAnsi="inherit"/>
            <w:b/>
            <w:bCs/>
            <w:color w:val="000000"/>
            <w:sz w:val="24"/>
            <w:szCs w:val="24"/>
          </w:rPr>
          <w:t>ng-bind=”expression”</w:t>
        </w:r>
      </w:ins>
      <w:ins w:id="881" w:author="Unknown" w:date="0-00-00T00:00:00Z">
        <w:r>
          <w:rPr>
            <w:rFonts w:eastAsia="Times New Roman" w:cs="Times New Roman" w:ascii="Helvetica" w:hAnsi="Helvetica"/>
            <w:color w:val="000000"/>
            <w:sz w:val="24"/>
            <w:szCs w:val="24"/>
          </w:rPr>
          <w:t>. AngularJS evaluates the expression and substitutes the result in place of the expression.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882" w:author="Unknown" w:date="0-00-00T00:00:00Z">
        <w:r>
          <w:rPr>
            <w:rFonts w:eastAsia="Times New Roman" w:cs="Times New Roman" w:ascii="Helvetica" w:hAnsi="Helvetica"/>
            <w:color w:val="000000"/>
            <w:sz w:val="24"/>
            <w:szCs w:val="24"/>
          </w:rPr>
          <w:t>AngularJS expressions are much like JavaScript expressions. They can include literals, operators, and variables.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883" w:author="Unknown" w:date="0-00-00T00:00:00Z">
        <w:r>
          <w:rPr>
            <w:rFonts w:eastAsia="Times New Roman" w:cs="Times New Roman" w:ascii="inherit" w:hAnsi="inherit"/>
            <w:b/>
            <w:bCs/>
            <w:color w:val="000000"/>
            <w:sz w:val="24"/>
            <w:szCs w:val="24"/>
          </w:rPr>
          <w:t>For example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884" w:author="Unknown" w:date="0-00-00T00:00:00Z">
        <w:r>
          <w:rPr>
            <w:rFonts w:eastAsia="Times New Roman" w:cs="Courier New" w:ascii="Courier New" w:hAnsi="Courier New"/>
            <w:color w:val="000000"/>
            <w:sz w:val="24"/>
            <w:szCs w:val="24"/>
          </w:rPr>
          <w:t>{{ 2 + 2 }} (numbers)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885" w:author="Unknown" w:date="0-00-00T00:00:00Z">
        <w:r>
          <w:rPr>
            <w:rFonts w:eastAsia="Times New Roman" w:cs="Courier New" w:ascii="Courier New" w:hAnsi="Courier New"/>
            <w:color w:val="000000"/>
            <w:sz w:val="24"/>
            <w:szCs w:val="24"/>
          </w:rPr>
          <w:t>{{Name + " " + email}} (string)</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886" w:author="Unknown" w:date="0-00-00T00:00:00Z">
        <w:r>
          <w:rPr>
            <w:rFonts w:eastAsia="Times New Roman" w:cs="Courier New" w:ascii="Courier New" w:hAnsi="Courier New"/>
            <w:color w:val="000000"/>
            <w:sz w:val="24"/>
            <w:szCs w:val="24"/>
          </w:rPr>
          <w:t>{{ Country.Name }} (object)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887" w:author="Unknown" w:date="0-00-00T00:00:00Z">
        <w:r>
          <w:rPr>
            <w:rFonts w:eastAsia="Times New Roman" w:cs="Courier New" w:ascii="Courier New" w:hAnsi="Courier New"/>
            <w:color w:val="000000"/>
            <w:sz w:val="24"/>
            <w:szCs w:val="24"/>
          </w:rPr>
          <w:t>{{ fact[4] }} (array)</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888" w:author="Unknown" w:date="0-00-00T00:00:00Z">
        <w:r>
          <w:rPr>
            <w:rFonts w:eastAsia="Times New Roman" w:cs="Times New Roman" w:ascii="Helvetica" w:hAnsi="Helvetica"/>
            <w:color w:val="000000"/>
            <w:sz w:val="32"/>
            <w:szCs w:val="32"/>
          </w:rPr>
          <w:t>What Does A Filter Do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889" w:author="Unknown" w:date="0-00-00T00:00:00Z">
        <w:r>
          <w:rPr>
            <w:rFonts w:eastAsia="Times New Roman" w:cs="Times New Roman" w:ascii="Helvetica" w:hAnsi="Helvetica"/>
            <w:color w:val="000000"/>
            <w:sz w:val="24"/>
            <w:szCs w:val="24"/>
          </w:rPr>
          <w:t>A Filter in Angular changes or transforms the data before passing it to the view. These Filters work in combination with AngularJS expressions or directives.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890" w:author="Unknown" w:date="0-00-00T00:00:00Z">
        <w:r>
          <w:rPr>
            <w:rFonts w:eastAsia="Times New Roman" w:cs="Times New Roman" w:ascii="Helvetica" w:hAnsi="Helvetica"/>
            <w:color w:val="000000"/>
            <w:sz w:val="24"/>
            <w:szCs w:val="24"/>
          </w:rPr>
          <w:t>AngularJS uses pipe character </w:t>
        </w:r>
      </w:ins>
      <w:ins w:id="891" w:author="Unknown" w:date="0-00-00T00:00:00Z">
        <w:r>
          <w:rPr>
            <w:rFonts w:eastAsia="Times New Roman" w:cs="Times New Roman" w:ascii="inherit" w:hAnsi="inherit"/>
            <w:b/>
            <w:bCs/>
            <w:color w:val="000000"/>
            <w:sz w:val="24"/>
            <w:szCs w:val="24"/>
          </w:rPr>
          <w:t>(“|”)</w:t>
        </w:r>
      </w:ins>
      <w:ins w:id="892" w:author="Unknown" w:date="0-00-00T00:00:00Z">
        <w:r>
          <w:rPr>
            <w:rFonts w:eastAsia="Times New Roman" w:cs="Times New Roman" w:ascii="Helvetica" w:hAnsi="Helvetica"/>
            <w:color w:val="000000"/>
            <w:sz w:val="24"/>
            <w:szCs w:val="24"/>
          </w:rPr>
          <w:t> to add filters to the expressions or directives.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893" w:author="Unknown" w:date="0-00-00T00:00:00Z">
        <w:r>
          <w:rPr>
            <w:rFonts w:eastAsia="Times New Roman" w:cs="Times New Roman" w:ascii="inherit" w:hAnsi="inherit"/>
            <w:b/>
            <w:bCs/>
            <w:color w:val="000000"/>
            <w:sz w:val="24"/>
            <w:szCs w:val="24"/>
          </w:rPr>
          <w:t>For 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894" w:author="Unknown" w:date="0-00-00T00:00:00Z">
        <w:r>
          <w:rPr>
            <w:rFonts w:eastAsia="Times New Roman" w:cs="Courier New" w:ascii="Courier New" w:hAnsi="Courier New"/>
            <w:color w:val="000000"/>
            <w:sz w:val="24"/>
            <w:szCs w:val="24"/>
          </w:rPr>
          <w:t>&lt;p&gt; {{ bid | currency }} &lt;/p&gt;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895" w:author="Unknown" w:date="0-00-00T00:00:00Z">
        <w:r>
          <w:rPr>
            <w:rFonts w:eastAsia="Times New Roman" w:cs="Times New Roman" w:ascii="Helvetica" w:hAnsi="Helvetica"/>
            <w:color w:val="000000"/>
            <w:sz w:val="24"/>
            <w:szCs w:val="24"/>
          </w:rPr>
          <w:t>The above example is an expression enclosed in the curly braces using the </w:t>
        </w:r>
      </w:ins>
      <w:ins w:id="896" w:author="Unknown" w:date="0-00-00T00:00:00Z">
        <w:r>
          <w:rPr>
            <w:rFonts w:eastAsia="Times New Roman" w:cs="Times New Roman" w:ascii="inherit" w:hAnsi="inherit"/>
            <w:b/>
            <w:bCs/>
            <w:color w:val="000000"/>
            <w:sz w:val="24"/>
            <w:szCs w:val="24"/>
          </w:rPr>
          <w:t>currency filter</w:t>
        </w:r>
      </w:ins>
      <w:ins w:id="897" w:author="Unknown" w:date="0-00-00T00:00:00Z">
        <w:r>
          <w:rPr>
            <w:rFonts w:eastAsia="Times New Roman" w:cs="Times New Roman" w:ascii="Helvetica" w:hAnsi="Helvetica"/>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898" w:author="Unknown" w:date="0-00-00T00:00:00Z">
        <w:r>
          <w:rPr>
            <w:rFonts w:eastAsia="Times New Roman" w:cs="Times New Roman" w:ascii="Helvetica" w:hAnsi="Helvetica"/>
            <w:color w:val="000000"/>
            <w:sz w:val="24"/>
            <w:szCs w:val="24"/>
          </w:rPr>
          <w:t>It is important to note that filters are case-sensitive.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899" w:author="Unknown" w:date="0-00-00T00:00:00Z">
        <w:r>
          <w:rPr>
            <w:rFonts w:eastAsia="Times New Roman" w:cs="Times New Roman" w:ascii="Helvetica" w:hAnsi="Helvetica"/>
            <w:color w:val="000000"/>
            <w:sz w:val="32"/>
            <w:szCs w:val="32"/>
          </w:rPr>
          <w:t>Which Are The Filters Angular Supports?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00" w:author="Unknown" w:date="0-00-00T00:00:00Z">
        <w:r>
          <w:rPr>
            <w:rFonts w:eastAsia="Times New Roman" w:cs="Times New Roman" w:ascii="Helvetica" w:hAnsi="Helvetica"/>
            <w:color w:val="000000"/>
            <w:sz w:val="24"/>
            <w:szCs w:val="24"/>
          </w:rPr>
          <w:t>AngularJS provides the following filters to transform data.</w:t>
        </w:r>
      </w:ins>
    </w:p>
    <w:p>
      <w:pPr>
        <w:pStyle w:val="Normal"/>
        <w:numPr>
          <w:ilvl w:val="0"/>
          <w:numId w:val="25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01" w:author="Unknown" w:date="0-00-00T00:00:00Z">
        <w:r>
          <w:rPr>
            <w:rFonts w:eastAsia="Times New Roman" w:cs="Times New Roman" w:ascii="inherit" w:hAnsi="inherit"/>
            <w:b/>
            <w:bCs/>
            <w:color w:val="000000"/>
            <w:sz w:val="24"/>
            <w:szCs w:val="24"/>
          </w:rPr>
          <w:t>Currency –</w:t>
        </w:r>
      </w:ins>
      <w:ins w:id="902" w:author="Unknown" w:date="0-00-00T00:00:00Z">
        <w:r>
          <w:rPr>
            <w:rFonts w:eastAsia="Times New Roman" w:cs="Times New Roman" w:ascii="Helvetica" w:hAnsi="Helvetica"/>
            <w:color w:val="000000"/>
            <w:sz w:val="24"/>
            <w:szCs w:val="24"/>
          </w:rPr>
          <w:t> It is used to format a number to a currency format.</w:t>
        </w:r>
      </w:ins>
    </w:p>
    <w:p>
      <w:pPr>
        <w:pStyle w:val="Normal"/>
        <w:numPr>
          <w:ilvl w:val="0"/>
          <w:numId w:val="25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03" w:author="Unknown" w:date="0-00-00T00:00:00Z">
        <w:r>
          <w:rPr>
            <w:rFonts w:eastAsia="Times New Roman" w:cs="Times New Roman" w:ascii="inherit" w:hAnsi="inherit"/>
            <w:b/>
            <w:bCs/>
            <w:color w:val="000000"/>
            <w:sz w:val="24"/>
            <w:szCs w:val="24"/>
          </w:rPr>
          <w:t>Date –</w:t>
        </w:r>
      </w:ins>
      <w:ins w:id="904" w:author="Unknown" w:date="0-00-00T00:00:00Z">
        <w:r>
          <w:rPr>
            <w:rFonts w:eastAsia="Times New Roman" w:cs="Times New Roman" w:ascii="Helvetica" w:hAnsi="Helvetica"/>
            <w:color w:val="000000"/>
            <w:sz w:val="24"/>
            <w:szCs w:val="24"/>
          </w:rPr>
          <w:t> It allows date-formatting to a specified format.</w:t>
        </w:r>
      </w:ins>
    </w:p>
    <w:p>
      <w:pPr>
        <w:pStyle w:val="Normal"/>
        <w:numPr>
          <w:ilvl w:val="0"/>
          <w:numId w:val="25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05" w:author="Unknown" w:date="0-00-00T00:00:00Z">
        <w:r>
          <w:rPr>
            <w:rFonts w:eastAsia="Times New Roman" w:cs="Times New Roman" w:ascii="inherit" w:hAnsi="inherit"/>
            <w:b/>
            <w:bCs/>
            <w:color w:val="000000"/>
            <w:sz w:val="24"/>
            <w:szCs w:val="24"/>
          </w:rPr>
          <w:t>Filter –</w:t>
        </w:r>
      </w:ins>
      <w:ins w:id="906" w:author="Unknown" w:date="0-00-00T00:00:00Z">
        <w:r>
          <w:rPr>
            <w:rFonts w:eastAsia="Times New Roman" w:cs="Times New Roman" w:ascii="Helvetica" w:hAnsi="Helvetica"/>
            <w:color w:val="000000"/>
            <w:sz w:val="24"/>
            <w:szCs w:val="24"/>
          </w:rPr>
          <w:t> It chooses a subset of items from an array.</w:t>
        </w:r>
      </w:ins>
    </w:p>
    <w:p>
      <w:pPr>
        <w:pStyle w:val="Normal"/>
        <w:numPr>
          <w:ilvl w:val="0"/>
          <w:numId w:val="25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07" w:author="Unknown" w:date="0-00-00T00:00:00Z">
        <w:r>
          <w:rPr>
            <w:rFonts w:eastAsia="Times New Roman" w:cs="Times New Roman" w:ascii="inherit" w:hAnsi="inherit"/>
            <w:b/>
            <w:bCs/>
            <w:color w:val="000000"/>
            <w:sz w:val="24"/>
            <w:szCs w:val="24"/>
          </w:rPr>
          <w:t>JSON –</w:t>
        </w:r>
      </w:ins>
      <w:ins w:id="908" w:author="Unknown" w:date="0-00-00T00:00:00Z">
        <w:r>
          <w:rPr>
            <w:rFonts w:eastAsia="Times New Roman" w:cs="Times New Roman" w:ascii="Helvetica" w:hAnsi="Helvetica"/>
            <w:color w:val="000000"/>
            <w:sz w:val="24"/>
            <w:szCs w:val="24"/>
          </w:rPr>
          <w:t> It formats an object to a JSON string.</w:t>
        </w:r>
      </w:ins>
    </w:p>
    <w:p>
      <w:pPr>
        <w:pStyle w:val="Normal"/>
        <w:numPr>
          <w:ilvl w:val="0"/>
          <w:numId w:val="25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09" w:author="Unknown" w:date="0-00-00T00:00:00Z">
        <w:r>
          <w:rPr>
            <w:rFonts w:eastAsia="Times New Roman" w:cs="Times New Roman" w:ascii="inherit" w:hAnsi="inherit"/>
            <w:b/>
            <w:bCs/>
            <w:color w:val="000000"/>
            <w:sz w:val="24"/>
            <w:szCs w:val="24"/>
          </w:rPr>
          <w:t>LimitTo –</w:t>
        </w:r>
      </w:ins>
      <w:ins w:id="910" w:author="Unknown" w:date="0-00-00T00:00:00Z">
        <w:r>
          <w:rPr>
            <w:rFonts w:eastAsia="Times New Roman" w:cs="Times New Roman" w:ascii="Helvetica" w:hAnsi="Helvetica"/>
            <w:color w:val="000000"/>
            <w:sz w:val="24"/>
            <w:szCs w:val="24"/>
          </w:rPr>
          <w:t> Its purpose is to create an array or string containing a specified number of elements/characters either from the beginning or the end of the source. It depends on the value and sign (positive or negative) of the limit.</w:t>
        </w:r>
      </w:ins>
    </w:p>
    <w:p>
      <w:pPr>
        <w:pStyle w:val="Normal"/>
        <w:numPr>
          <w:ilvl w:val="0"/>
          <w:numId w:val="25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11" w:author="Unknown" w:date="0-00-00T00:00:00Z">
        <w:r>
          <w:rPr>
            <w:rFonts w:eastAsia="Times New Roman" w:cs="Times New Roman" w:ascii="inherit" w:hAnsi="inherit"/>
            <w:b/>
            <w:bCs/>
            <w:color w:val="000000"/>
            <w:sz w:val="24"/>
            <w:szCs w:val="24"/>
          </w:rPr>
          <w:t>Lowercase –</w:t>
        </w:r>
      </w:ins>
      <w:ins w:id="912" w:author="Unknown" w:date="0-00-00T00:00:00Z">
        <w:r>
          <w:rPr>
            <w:rFonts w:eastAsia="Times New Roman" w:cs="Times New Roman" w:ascii="Helvetica" w:hAnsi="Helvetica"/>
            <w:color w:val="000000"/>
            <w:sz w:val="24"/>
            <w:szCs w:val="24"/>
          </w:rPr>
          <w:t> This filter converts a string to lower case.</w:t>
        </w:r>
      </w:ins>
    </w:p>
    <w:p>
      <w:pPr>
        <w:pStyle w:val="Normal"/>
        <w:numPr>
          <w:ilvl w:val="0"/>
          <w:numId w:val="25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13" w:author="Unknown" w:date="0-00-00T00:00:00Z">
        <w:r>
          <w:rPr>
            <w:rFonts w:eastAsia="Times New Roman" w:cs="Times New Roman" w:ascii="inherit" w:hAnsi="inherit"/>
            <w:b/>
            <w:bCs/>
            <w:color w:val="000000"/>
            <w:sz w:val="24"/>
            <w:szCs w:val="24"/>
          </w:rPr>
          <w:t>Number –</w:t>
        </w:r>
      </w:ins>
      <w:ins w:id="914" w:author="Unknown" w:date="0-00-00T00:00:00Z">
        <w:r>
          <w:rPr>
            <w:rFonts w:eastAsia="Times New Roman" w:cs="Times New Roman" w:ascii="Helvetica" w:hAnsi="Helvetica"/>
            <w:color w:val="000000"/>
            <w:sz w:val="24"/>
            <w:szCs w:val="24"/>
          </w:rPr>
          <w:t> It formats a number as text.</w:t>
        </w:r>
      </w:ins>
    </w:p>
    <w:p>
      <w:pPr>
        <w:pStyle w:val="Normal"/>
        <w:numPr>
          <w:ilvl w:val="0"/>
          <w:numId w:val="25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15" w:author="Unknown" w:date="0-00-00T00:00:00Z">
        <w:r>
          <w:rPr>
            <w:rFonts w:eastAsia="Times New Roman" w:cs="Times New Roman" w:ascii="inherit" w:hAnsi="inherit"/>
            <w:b/>
            <w:bCs/>
            <w:color w:val="000000"/>
            <w:sz w:val="24"/>
            <w:szCs w:val="24"/>
          </w:rPr>
          <w:t>OrderBy –</w:t>
        </w:r>
      </w:ins>
      <w:ins w:id="916" w:author="Unknown" w:date="0-00-00T00:00:00Z">
        <w:r>
          <w:rPr>
            <w:rFonts w:eastAsia="Times New Roman" w:cs="Times New Roman" w:ascii="Helvetica" w:hAnsi="Helvetica"/>
            <w:color w:val="000000"/>
            <w:sz w:val="24"/>
            <w:szCs w:val="24"/>
          </w:rPr>
          <w:t> It enables to sort an array. By default, sorting of strings happens alphabetically. And the sorting of numbers happens numerically. It also supports a comparator function where we can define what will be counted as a match or not.</w:t>
        </w:r>
      </w:ins>
    </w:p>
    <w:p>
      <w:pPr>
        <w:pStyle w:val="Normal"/>
        <w:numPr>
          <w:ilvl w:val="0"/>
          <w:numId w:val="25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17" w:author="Unknown" w:date="0-00-00T00:00:00Z">
        <w:r>
          <w:rPr>
            <w:rFonts w:eastAsia="Times New Roman" w:cs="Times New Roman" w:ascii="inherit" w:hAnsi="inherit"/>
            <w:b/>
            <w:bCs/>
            <w:color w:val="000000"/>
            <w:sz w:val="24"/>
            <w:szCs w:val="24"/>
          </w:rPr>
          <w:t>Uppercase –</w:t>
        </w:r>
      </w:ins>
      <w:ins w:id="918" w:author="Unknown" w:date="0-00-00T00:00:00Z">
        <w:r>
          <w:rPr>
            <w:rFonts w:eastAsia="Times New Roman" w:cs="Times New Roman" w:ascii="Helvetica" w:hAnsi="Helvetica"/>
            <w:color w:val="000000"/>
            <w:sz w:val="24"/>
            <w:szCs w:val="24"/>
          </w:rPr>
          <w:t> This filter converts a string to upper case.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919" w:author="Unknown" w:date="0-00-00T00:00:00Z">
        <w:r>
          <w:rPr>
            <w:rFonts w:eastAsia="Times New Roman" w:cs="Times New Roman" w:ascii="Helvetica" w:hAnsi="Helvetica"/>
            <w:color w:val="000000"/>
            <w:sz w:val="32"/>
            <w:szCs w:val="32"/>
          </w:rPr>
          <w:t>What Are Angular Prefixes $ And $$?</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920" w:author="Unknown" w:date="0-00-00T00:00:00Z">
        <w:r>
          <w:rPr>
            <w:rFonts w:eastAsia="Times New Roman" w:cs="Times New Roman" w:ascii="Helvetica" w:hAnsi="Helvetica"/>
            <w:color w:val="000000"/>
            <w:sz w:val="24"/>
            <w:szCs w:val="24"/>
          </w:rPr>
          <w:t>To prevent accidental name collisions within the code, AngularJS prefixes the names of public objects with </w:t>
        </w:r>
      </w:ins>
      <w:ins w:id="921" w:author="Unknown" w:date="0-00-00T00:00:00Z">
        <w:r>
          <w:rPr>
            <w:rFonts w:eastAsia="Times New Roman" w:cs="Times New Roman" w:ascii="inherit" w:hAnsi="inherit"/>
            <w:b/>
            <w:bCs/>
            <w:color w:val="000000"/>
            <w:sz w:val="24"/>
            <w:szCs w:val="24"/>
          </w:rPr>
          <w:t>$</w:t>
        </w:r>
      </w:ins>
      <w:ins w:id="922" w:author="Unknown" w:date="0-00-00T00:00:00Z">
        <w:r>
          <w:rPr>
            <w:rFonts w:eastAsia="Times New Roman" w:cs="Times New Roman" w:ascii="Helvetica" w:hAnsi="Helvetica"/>
            <w:color w:val="000000"/>
            <w:sz w:val="24"/>
            <w:szCs w:val="24"/>
          </w:rPr>
          <w:t> and the private ones with </w:t>
        </w:r>
      </w:ins>
      <w:ins w:id="923" w:author="Unknown" w:date="0-00-00T00:00:00Z">
        <w:r>
          <w:rPr>
            <w:rFonts w:eastAsia="Times New Roman" w:cs="Times New Roman" w:ascii="inherit" w:hAnsi="inherit"/>
            <w:b/>
            <w:bCs/>
            <w:color w:val="000000"/>
            <w:sz w:val="24"/>
            <w:szCs w:val="24"/>
          </w:rPr>
          <w:t>$$</w:t>
        </w:r>
      </w:ins>
      <w:ins w:id="924" w:author="Unknown" w:date="0-00-00T00:00:00Z">
        <w:r>
          <w:rPr>
            <w:rFonts w:eastAsia="Times New Roman" w:cs="Times New Roman" w:ascii="Helvetica" w:hAnsi="Helvetica"/>
            <w:color w:val="000000"/>
            <w:sz w:val="24"/>
            <w:szCs w:val="24"/>
          </w:rPr>
          <w: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925" w:author="Unknown" w:date="0-00-00T00:00:00Z">
        <w:r>
          <w:rPr>
            <w:rFonts w:eastAsia="Times New Roman" w:cs="Times New Roman" w:ascii="Helvetica" w:hAnsi="Helvetica"/>
            <w:color w:val="000000"/>
            <w:sz w:val="24"/>
            <w:szCs w:val="24"/>
          </w:rPr>
          <w:t>However, we should not use these literals (</w:t>
        </w:r>
      </w:ins>
      <w:ins w:id="926" w:author="Unknown" w:date="0-00-00T00:00:00Z">
        <w:r>
          <w:rPr>
            <w:rFonts w:eastAsia="Times New Roman" w:cs="Times New Roman" w:ascii="inherit" w:hAnsi="inherit"/>
            <w:b/>
            <w:bCs/>
            <w:color w:val="000000"/>
            <w:sz w:val="24"/>
            <w:szCs w:val="24"/>
          </w:rPr>
          <w:t>$</w:t>
        </w:r>
      </w:ins>
      <w:ins w:id="927" w:author="Unknown" w:date="0-00-00T00:00:00Z">
        <w:r>
          <w:rPr>
            <w:rFonts w:eastAsia="Times New Roman" w:cs="Times New Roman" w:ascii="Helvetica" w:hAnsi="Helvetica"/>
            <w:color w:val="000000"/>
            <w:sz w:val="24"/>
            <w:szCs w:val="24"/>
          </w:rPr>
          <w:t> or </w:t>
        </w:r>
      </w:ins>
      <w:ins w:id="928" w:author="Unknown" w:date="0-00-00T00:00:00Z">
        <w:r>
          <w:rPr>
            <w:rFonts w:eastAsia="Times New Roman" w:cs="Times New Roman" w:ascii="inherit" w:hAnsi="inherit"/>
            <w:b/>
            <w:bCs/>
            <w:color w:val="000000"/>
            <w:sz w:val="24"/>
            <w:szCs w:val="24"/>
          </w:rPr>
          <w:t>$$)</w:t>
        </w:r>
      </w:ins>
      <w:ins w:id="929" w:author="Unknown" w:date="0-00-00T00:00:00Z">
        <w:r>
          <w:rPr>
            <w:rFonts w:eastAsia="Times New Roman" w:cs="Times New Roman" w:ascii="Helvetica" w:hAnsi="Helvetica"/>
            <w:color w:val="000000"/>
            <w:sz w:val="24"/>
            <w:szCs w:val="24"/>
          </w:rPr>
          <w:t> for any other purposes or reasons.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930" w:author="Unknown" w:date="0-00-00T00:00:00Z">
        <w:r>
          <w:rPr>
            <w:rFonts w:eastAsia="Times New Roman" w:cs="Times New Roman" w:ascii="Helvetica" w:hAnsi="Helvetica"/>
            <w:color w:val="000000"/>
            <w:sz w:val="32"/>
            <w:szCs w:val="32"/>
          </w:rPr>
          <w:t>What Are Different Ways To Invoke A Directive?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31" w:author="Unknown" w:date="0-00-00T00:00:00Z">
        <w:r>
          <w:rPr>
            <w:rFonts w:eastAsia="Times New Roman" w:cs="Times New Roman" w:ascii="Helvetica" w:hAnsi="Helvetica"/>
            <w:color w:val="000000"/>
            <w:sz w:val="24"/>
            <w:szCs w:val="24"/>
          </w:rPr>
          <w:t>There are four different ways to invoke a directive in an angular application. They are as follows.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932" w:author="Unknown" w:date="0-00-00T00:00:00Z">
        <w:r>
          <w:rPr>
            <w:rFonts w:eastAsia="Times New Roman" w:cs="Times New Roman" w:ascii="inherit" w:hAnsi="inherit"/>
            <w:b/>
            <w:bCs/>
            <w:color w:val="000000"/>
            <w:sz w:val="24"/>
            <w:szCs w:val="24"/>
          </w:rPr>
          <w:t>1) As an attribute: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933" w:author="Unknown" w:date="0-00-00T00:00:00Z">
        <w:r>
          <w:rPr>
            <w:rFonts w:eastAsia="Times New Roman" w:cs="Courier New" w:ascii="Courier New" w:hAnsi="Courier New"/>
            <w:color w:val="000000"/>
            <w:sz w:val="24"/>
            <w:szCs w:val="24"/>
          </w:rPr>
          <w:t>&lt;span my-directive&gt;&lt;/span&gt;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934" w:author="Unknown" w:date="0-00-00T00:00:00Z">
        <w:r>
          <w:rPr>
            <w:rFonts w:eastAsia="Times New Roman" w:cs="Times New Roman" w:ascii="inherit" w:hAnsi="inherit"/>
            <w:b/>
            <w:bCs/>
            <w:color w:val="000000"/>
            <w:sz w:val="24"/>
            <w:szCs w:val="24"/>
          </w:rPr>
          <w:t>2) As a class: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935" w:author="Unknown" w:date="0-00-00T00:00:00Z">
        <w:r>
          <w:rPr>
            <w:rFonts w:eastAsia="Times New Roman" w:cs="Courier New" w:ascii="Courier New" w:hAnsi="Courier New"/>
            <w:color w:val="000000"/>
            <w:sz w:val="24"/>
            <w:szCs w:val="24"/>
          </w:rPr>
          <w:t>&lt;span class="my-directive: expression;"&gt;&lt;/span&gt;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936" w:author="Unknown" w:date="0-00-00T00:00:00Z">
        <w:r>
          <w:rPr>
            <w:rFonts w:eastAsia="Times New Roman" w:cs="Times New Roman" w:ascii="inherit" w:hAnsi="inherit"/>
            <w:b/>
            <w:bCs/>
            <w:color w:val="000000"/>
            <w:sz w:val="24"/>
            <w:szCs w:val="24"/>
          </w:rPr>
          <w:t>3) As an element: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937" w:author="Unknown" w:date="0-00-00T00:00:00Z">
        <w:r>
          <w:rPr>
            <w:rFonts w:eastAsia="Times New Roman" w:cs="Courier New" w:ascii="Courier New" w:hAnsi="Courier New"/>
            <w:color w:val="000000"/>
            <w:sz w:val="24"/>
            <w:szCs w:val="24"/>
          </w:rPr>
          <w:t>&lt;my-directive&gt;&lt;/my-directive&gt;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938" w:author="Unknown" w:date="0-00-00T00:00:00Z">
        <w:r>
          <w:rPr>
            <w:rFonts w:eastAsia="Times New Roman" w:cs="Times New Roman" w:ascii="inherit" w:hAnsi="inherit"/>
            <w:b/>
            <w:bCs/>
            <w:color w:val="000000"/>
            <w:sz w:val="24"/>
            <w:szCs w:val="24"/>
          </w:rPr>
          <w:t>4) As a comment: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939" w:author="Unknown" w:date="0-00-00T00:00:00Z">
        <w:r>
          <w:rPr>
            <w:rFonts w:eastAsia="Times New Roman" w:cs="Courier New" w:ascii="Courier New" w:hAnsi="Courier New"/>
            <w:color w:val="000000"/>
            <w:sz w:val="24"/>
            <w:szCs w:val="24"/>
          </w:rPr>
          <w:t>&lt;!-- directive: my-directive expression --&gt;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940" w:author="Unknown" w:date="0-00-00T00:00:00Z">
        <w:r>
          <w:rPr>
            <w:rFonts w:eastAsia="Times New Roman" w:cs="Times New Roman" w:ascii="Helvetica" w:hAnsi="Helvetica"/>
            <w:color w:val="000000"/>
            <w:sz w:val="32"/>
            <w:szCs w:val="32"/>
          </w:rPr>
          <w:t>What Is A Singleton Pattern? How Does Angular Use It?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41" w:author="Unknown" w:date="0-00-00T00:00:00Z">
        <w:r>
          <w:rPr>
            <w:rFonts w:eastAsia="Times New Roman" w:cs="Times New Roman" w:ascii="Helvetica" w:hAnsi="Helvetica"/>
            <w:color w:val="000000"/>
            <w:sz w:val="24"/>
            <w:szCs w:val="24"/>
          </w:rPr>
          <w:t>Generally, the singleton pattern is a design approach which allows us to limit the instantiation of a class to have only one object.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42" w:author="Unknown" w:date="0-00-00T00:00:00Z">
        <w:r>
          <w:rPr>
            <w:rFonts w:eastAsia="Times New Roman" w:cs="Times New Roman" w:ascii="Helvetica" w:hAnsi="Helvetica"/>
            <w:color w:val="000000"/>
            <w:sz w:val="24"/>
            <w:szCs w:val="24"/>
          </w:rPr>
          <w:t>In AngularJs, we can use the dependency injection and the services to enable the singleton pattern.</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943" w:author="Unknown" w:date="0-00-00T00:00:00Z">
        <w:r>
          <w:rPr>
            <w:rFonts w:eastAsia="Times New Roman" w:cs="Times New Roman" w:ascii="Helvetica" w:hAnsi="Helvetica"/>
            <w:color w:val="000000"/>
            <w:sz w:val="24"/>
            <w:szCs w:val="24"/>
          </w:rPr>
          <w:t>Technically, if we call the </w:t>
        </w:r>
      </w:ins>
      <w:ins w:id="944" w:author="Unknown" w:date="0-00-00T00:00:00Z">
        <w:r>
          <w:rPr>
            <w:rFonts w:eastAsia="Times New Roman" w:cs="Times New Roman" w:ascii="inherit" w:hAnsi="inherit"/>
            <w:b/>
            <w:bCs/>
            <w:color w:val="000000"/>
            <w:sz w:val="24"/>
            <w:szCs w:val="24"/>
          </w:rPr>
          <w:t>“new Class()”</w:t>
        </w:r>
      </w:ins>
      <w:ins w:id="945" w:author="Unknown" w:date="0-00-00T00:00:00Z">
        <w:r>
          <w:rPr>
            <w:rFonts w:eastAsia="Times New Roman" w:cs="Times New Roman" w:ascii="Helvetica" w:hAnsi="Helvetica"/>
            <w:color w:val="000000"/>
            <w:sz w:val="24"/>
            <w:szCs w:val="24"/>
          </w:rPr>
          <w:t> two times without following the singleton pattern, the outcome will be two objects of the same class.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46" w:author="Unknown" w:date="0-00-00T00:00:00Z">
        <w:r>
          <w:rPr>
            <w:rFonts w:eastAsia="Times New Roman" w:cs="Times New Roman" w:ascii="Helvetica" w:hAnsi="Helvetica"/>
            <w:color w:val="000000"/>
            <w:sz w:val="24"/>
            <w:szCs w:val="24"/>
          </w:rPr>
          <w:t>Whenever the singleton pattern is enabled, then the class will create the object first time and return its reference in the next call.</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947" w:author="Unknown" w:date="0-00-00T00:00:00Z">
        <w:r>
          <w:rPr>
            <w:rFonts w:eastAsia="Times New Roman" w:cs="Times New Roman" w:ascii="Helvetica" w:hAnsi="Helvetica"/>
            <w:color w:val="000000"/>
            <w:sz w:val="32"/>
            <w:szCs w:val="32"/>
          </w:rPr>
          <w:t>What Are The Essential Characteristics Of The Angular Scope Object?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48" w:author="Unknown" w:date="0-00-00T00:00:00Z">
        <w:r>
          <w:rPr>
            <w:rFonts w:eastAsia="Times New Roman" w:cs="Times New Roman" w:ascii="Helvetica" w:hAnsi="Helvetica"/>
            <w:color w:val="000000"/>
            <w:sz w:val="24"/>
            <w:szCs w:val="24"/>
          </w:rPr>
          <w:t>A scope is an application object which behaves as the owner of the apps variables and functions. It has access to both the View and controller. Thus it works as a medium of communication between both of them. This object contains both data and functions. We can use it to access model data of the controller.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49" w:author="Unknown" w:date="0-00-00T00:00:00Z">
        <w:r>
          <w:rPr>
            <w:rFonts w:eastAsia="Times New Roman" w:cs="Times New Roman" w:ascii="Helvetica" w:hAnsi="Helvetica"/>
            <w:color w:val="000000"/>
            <w:sz w:val="24"/>
            <w:szCs w:val="24"/>
          </w:rPr>
          <w:t>Following are the essential characteristics of the scope object.</w:t>
        </w:r>
      </w:ins>
    </w:p>
    <w:p>
      <w:pPr>
        <w:pStyle w:val="Normal"/>
        <w:numPr>
          <w:ilvl w:val="0"/>
          <w:numId w:val="25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50" w:author="Unknown" w:date="0-00-00T00:00:00Z">
        <w:r>
          <w:rPr>
            <w:rFonts w:eastAsia="Times New Roman" w:cs="Times New Roman" w:ascii="Helvetica" w:hAnsi="Helvetica"/>
            <w:color w:val="000000"/>
            <w:sz w:val="24"/>
            <w:szCs w:val="24"/>
          </w:rPr>
          <w:t>It provides observers to watch for all the model changes.</w:t>
        </w:r>
      </w:ins>
    </w:p>
    <w:p>
      <w:pPr>
        <w:pStyle w:val="Normal"/>
        <w:numPr>
          <w:ilvl w:val="0"/>
          <w:numId w:val="25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51" w:author="Unknown" w:date="0-00-00T00:00:00Z">
        <w:r>
          <w:rPr>
            <w:rFonts w:eastAsia="Times New Roman" w:cs="Times New Roman" w:ascii="Helvetica" w:hAnsi="Helvetica"/>
            <w:color w:val="000000"/>
            <w:sz w:val="24"/>
            <w:szCs w:val="24"/>
          </w:rPr>
          <w:t>Provides the ability to propagate model changes through the application as well as outside the system to other associated components.</w:t>
        </w:r>
      </w:ins>
    </w:p>
    <w:p>
      <w:pPr>
        <w:pStyle w:val="Normal"/>
        <w:numPr>
          <w:ilvl w:val="0"/>
          <w:numId w:val="25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52" w:author="Unknown" w:date="0-00-00T00:00:00Z">
        <w:r>
          <w:rPr>
            <w:rFonts w:eastAsia="Times New Roman" w:cs="Times New Roman" w:ascii="Helvetica" w:hAnsi="Helvetica"/>
            <w:color w:val="000000"/>
            <w:sz w:val="24"/>
            <w:szCs w:val="24"/>
          </w:rPr>
          <w:t>Scopes allow nesting in such a way that they can isolate functionality and model properties.</w:t>
        </w:r>
      </w:ins>
    </w:p>
    <w:p>
      <w:pPr>
        <w:pStyle w:val="Normal"/>
        <w:numPr>
          <w:ilvl w:val="0"/>
          <w:numId w:val="25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53" w:author="Unknown" w:date="0-00-00T00:00:00Z">
        <w:r>
          <w:rPr>
            <w:rFonts w:eastAsia="Times New Roman" w:cs="Times New Roman" w:ascii="Helvetica" w:hAnsi="Helvetica"/>
            <w:color w:val="000000"/>
            <w:sz w:val="24"/>
            <w:szCs w:val="24"/>
          </w:rPr>
          <w:t>Provides an execution environment in which expressions get evaluated.</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954" w:author="Unknown" w:date="0-00-00T00:00:00Z">
        <w:r>
          <w:rPr>
            <w:rFonts w:eastAsia="Times New Roman" w:cs="Times New Roman" w:ascii="Helvetica" w:hAnsi="Helvetica"/>
            <w:color w:val="000000"/>
            <w:sz w:val="32"/>
            <w:szCs w:val="32"/>
          </w:rPr>
          <w:t>What Is “$RootScope” In AngularJS?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955" w:author="Unknown" w:date="0-00-00T00:00:00Z">
        <w:r>
          <w:rPr>
            <w:rFonts w:eastAsia="Times New Roman" w:cs="Times New Roman" w:ascii="Helvetica" w:hAnsi="Helvetica"/>
            <w:color w:val="000000"/>
            <w:sz w:val="24"/>
            <w:szCs w:val="24"/>
          </w:rPr>
          <w:t>Every AngularJS application has a </w:t>
        </w:r>
      </w:ins>
      <w:ins w:id="956" w:author="Unknown" w:date="0-00-00T00:00:00Z">
        <w:r>
          <w:rPr>
            <w:rFonts w:eastAsia="Times New Roman" w:cs="Times New Roman" w:ascii="inherit" w:hAnsi="inherit"/>
            <w:b/>
            <w:bCs/>
            <w:color w:val="000000"/>
            <w:sz w:val="24"/>
            <w:szCs w:val="24"/>
          </w:rPr>
          <w:t>“$rootScope</w:t>
        </w:r>
      </w:ins>
      <w:ins w:id="957" w:author="Unknown" w:date="0-00-00T00:00:00Z">
        <w:r>
          <w:rPr>
            <w:rFonts w:eastAsia="Times New Roman" w:cs="Times New Roman" w:ascii="Helvetica" w:hAnsi="Helvetica"/>
            <w:color w:val="000000"/>
            <w:sz w:val="24"/>
            <w:szCs w:val="24"/>
          </w:rPr>
          <w:t>” that is the top-most scope created on the DOM element.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958" w:author="Unknown" w:date="0-00-00T00:00:00Z">
        <w:r>
          <w:rPr>
            <w:rFonts w:eastAsia="Times New Roman" w:cs="Times New Roman" w:ascii="Helvetica" w:hAnsi="Helvetica"/>
            <w:color w:val="000000"/>
            <w:sz w:val="24"/>
            <w:szCs w:val="24"/>
          </w:rPr>
          <w:t>An app can have only one </w:t>
        </w:r>
      </w:ins>
      <w:ins w:id="959" w:author="Unknown" w:date="0-00-00T00:00:00Z">
        <w:r>
          <w:rPr>
            <w:rFonts w:eastAsia="Times New Roman" w:cs="Times New Roman" w:ascii="inherit" w:hAnsi="inherit"/>
            <w:b/>
            <w:bCs/>
            <w:color w:val="000000"/>
            <w:sz w:val="24"/>
            <w:szCs w:val="24"/>
          </w:rPr>
          <w:t>$rootScope</w:t>
        </w:r>
      </w:ins>
      <w:ins w:id="960" w:author="Unknown" w:date="0-00-00T00:00:00Z">
        <w:r>
          <w:rPr>
            <w:rFonts w:eastAsia="Times New Roman" w:cs="Times New Roman" w:ascii="Helvetica" w:hAnsi="Helvetica"/>
            <w:color w:val="000000"/>
            <w:sz w:val="24"/>
            <w:szCs w:val="24"/>
          </w:rPr>
          <w:t> which shares among all its components. It contains the ng-app directive. Every other scope is its child scope. It can watch expressions and propagate events.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61" w:author="Unknown" w:date="0-00-00T00:00:00Z">
        <w:r>
          <w:rPr>
            <w:rFonts w:eastAsia="Times New Roman" w:cs="Times New Roman" w:ascii="Helvetica" w:hAnsi="Helvetica"/>
            <w:color w:val="000000"/>
            <w:sz w:val="24"/>
            <w:szCs w:val="24"/>
          </w:rPr>
          <w:t>Using the root scope, we can set the value in one controller and read it from the other controller.</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962" w:author="Unknown" w:date="0-00-00T00:00:00Z">
        <w:r>
          <w:rPr>
            <w:rFonts w:eastAsia="Times New Roman" w:cs="Times New Roman" w:ascii="Helvetica" w:hAnsi="Helvetica"/>
            <w:color w:val="000000"/>
            <w:sz w:val="32"/>
            <w:szCs w:val="32"/>
          </w:rPr>
          <w:t>What Is Scope Hierarchy In Angular? How Many Scopes Can An Application Have?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63" w:author="Unknown" w:date="0-00-00T00:00:00Z">
        <w:r>
          <w:rPr>
            <w:rFonts w:eastAsia="Times New Roman" w:cs="Times New Roman" w:ascii="Helvetica" w:hAnsi="Helvetica"/>
            <w:color w:val="000000"/>
            <w:sz w:val="24"/>
            <w:szCs w:val="24"/>
          </w:rPr>
          <w:t>Every AngularJS application consists of one root scope but may have several child scopes.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64" w:author="Unknown" w:date="0-00-00T00:00:00Z">
        <w:r>
          <w:rPr>
            <w:rFonts w:eastAsia="Times New Roman" w:cs="Times New Roman" w:ascii="Helvetica" w:hAnsi="Helvetica"/>
            <w:color w:val="000000"/>
            <w:sz w:val="24"/>
            <w:szCs w:val="24"/>
          </w:rPr>
          <w:t>As child controllers and directives create new child scopes, they get attached to the application. These new scopes get added as children of their parent scope.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65" w:author="Unknown" w:date="0-00-00T00:00:00Z">
        <w:r>
          <w:rPr>
            <w:rFonts w:eastAsia="Times New Roman" w:cs="Times New Roman" w:ascii="Helvetica" w:hAnsi="Helvetica"/>
            <w:color w:val="000000"/>
            <w:sz w:val="24"/>
            <w:szCs w:val="24"/>
          </w:rPr>
          <w:t>Similar to DOM, they also create a hierarchical structure.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966" w:author="Unknown" w:date="0-00-00T00:00:00Z">
        <w:r>
          <w:rPr>
            <w:rFonts w:eastAsia="Times New Roman" w:cs="Times New Roman" w:ascii="Helvetica" w:hAnsi="Helvetica"/>
            <w:color w:val="000000"/>
            <w:sz w:val="32"/>
            <w:szCs w:val="32"/>
          </w:rPr>
          <w:t>What Are Single Page Applications (SPA) In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67" w:author="Unknown" w:date="0-00-00T00:00:00Z">
        <w:r>
          <w:rPr>
            <w:rFonts w:eastAsia="Times New Roman" w:cs="Times New Roman" w:ascii="Helvetica" w:hAnsi="Helvetica"/>
            <w:color w:val="000000"/>
            <w:sz w:val="24"/>
            <w:szCs w:val="24"/>
          </w:rPr>
          <w:t>Single-Page Applications (SPAs) are web applications that fit on a single HTML page. It dynamically updates the web page as the user performs actions on the app.</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68" w:author="Unknown" w:date="0-00-00T00:00:00Z">
        <w:r>
          <w:rPr>
            <w:rFonts w:eastAsia="Times New Roman" w:cs="Times New Roman" w:ascii="Helvetica" w:hAnsi="Helvetica"/>
            <w:color w:val="000000"/>
            <w:sz w:val="24"/>
            <w:szCs w:val="24"/>
          </w:rPr>
          <w:t>SPAs use AJAX and HTML to create quick and responsive web apps. A single page load extracts all the web app code (JS, HTML, CSS).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69" w:author="Unknown" w:date="0-00-00T00:00:00Z">
        <w:r>
          <w:rPr>
            <w:rFonts w:eastAsia="Times New Roman" w:cs="Times New Roman" w:ascii="Helvetica" w:hAnsi="Helvetica"/>
            <w:color w:val="000000"/>
            <w:sz w:val="24"/>
            <w:szCs w:val="24"/>
          </w:rPr>
          <w:t>Thus the user navigates to different parts of the application quickly as it happens without refreshing the whole page.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970" w:author="Unknown" w:date="0-00-00T00:00:00Z">
        <w:r>
          <w:rPr>
            <w:rFonts w:eastAsia="Times New Roman" w:cs="Times New Roman" w:ascii="Helvetica" w:hAnsi="Helvetica"/>
            <w:color w:val="000000"/>
            <w:sz w:val="32"/>
            <w:szCs w:val="32"/>
          </w:rPr>
          <w:t>What Are The Benefits Does SPA Provide?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71" w:author="Unknown" w:date="0-00-00T00:00:00Z">
        <w:r>
          <w:rPr>
            <w:rFonts w:eastAsia="Times New Roman" w:cs="Times New Roman" w:ascii="Helvetica" w:hAnsi="Helvetica"/>
            <w:color w:val="000000"/>
            <w:sz w:val="24"/>
            <w:szCs w:val="24"/>
          </w:rPr>
          <w:t>The main characteristics of Single-Page Applications are as follows.</w:t>
        </w:r>
      </w:ins>
    </w:p>
    <w:p>
      <w:pPr>
        <w:pStyle w:val="Normal"/>
        <w:numPr>
          <w:ilvl w:val="0"/>
          <w:numId w:val="25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72" w:author="Unknown" w:date="0-00-00T00:00:00Z">
        <w:r>
          <w:rPr>
            <w:rFonts w:eastAsia="Times New Roman" w:cs="Times New Roman" w:ascii="Helvetica" w:hAnsi="Helvetica"/>
            <w:color w:val="000000"/>
            <w:sz w:val="24"/>
            <w:szCs w:val="24"/>
          </w:rPr>
          <w:t>Its UI is fast and responsive. Also, the Back/Forward buttons present in the UI work properly.</w:t>
        </w:r>
      </w:ins>
    </w:p>
    <w:p>
      <w:pPr>
        <w:pStyle w:val="Normal"/>
        <w:numPr>
          <w:ilvl w:val="0"/>
          <w:numId w:val="25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73" w:author="Unknown" w:date="0-00-00T00:00:00Z">
        <w:r>
          <w:rPr>
            <w:rFonts w:eastAsia="Times New Roman" w:cs="Times New Roman" w:ascii="Helvetica" w:hAnsi="Helvetica"/>
            <w:color w:val="000000"/>
            <w:sz w:val="24"/>
            <w:szCs w:val="24"/>
          </w:rPr>
          <w:t>IT contains more JavaScript code than actual HTML as compared to other applications.</w:t>
        </w:r>
      </w:ins>
    </w:p>
    <w:p>
      <w:pPr>
        <w:pStyle w:val="Normal"/>
        <w:numPr>
          <w:ilvl w:val="0"/>
          <w:numId w:val="25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74" w:author="Unknown" w:date="0-00-00T00:00:00Z">
        <w:r>
          <w:rPr>
            <w:rFonts w:eastAsia="Times New Roman" w:cs="Times New Roman" w:ascii="Helvetica" w:hAnsi="Helvetica"/>
            <w:color w:val="000000"/>
            <w:sz w:val="24"/>
            <w:szCs w:val="24"/>
          </w:rPr>
          <w:t>Dynamic data loading occurs from the server-side. The API uses restful web service with JSON format.</w:t>
        </w:r>
      </w:ins>
    </w:p>
    <w:p>
      <w:pPr>
        <w:pStyle w:val="Normal"/>
        <w:numPr>
          <w:ilvl w:val="0"/>
          <w:numId w:val="25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75" w:author="Unknown" w:date="0-00-00T00:00:00Z">
        <w:r>
          <w:rPr>
            <w:rFonts w:eastAsia="Times New Roman" w:cs="Times New Roman" w:ascii="Helvetica" w:hAnsi="Helvetica"/>
            <w:color w:val="000000"/>
            <w:sz w:val="24"/>
            <w:szCs w:val="24"/>
          </w:rPr>
          <w:t>It allows to pre-load and cache all the app pages. Thus fewer data download requests are made towards the server.</w:t>
        </w:r>
      </w:ins>
    </w:p>
    <w:p>
      <w:pPr>
        <w:pStyle w:val="Normal"/>
        <w:numPr>
          <w:ilvl w:val="0"/>
          <w:numId w:val="25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76" w:author="Unknown" w:date="0-00-00T00:00:00Z">
        <w:r>
          <w:rPr>
            <w:rFonts w:eastAsia="Times New Roman" w:cs="Times New Roman" w:ascii="Helvetica" w:hAnsi="Helvetica"/>
            <w:color w:val="000000"/>
            <w:sz w:val="24"/>
            <w:szCs w:val="24"/>
          </w:rPr>
          <w:t>Applications written in AngularJS are cross-browser compliant. It automatically handles the JavaScript code suitable for each browser.</w:t>
        </w:r>
      </w:ins>
    </w:p>
    <w:p>
      <w:pPr>
        <w:pStyle w:val="Normal"/>
        <w:numPr>
          <w:ilvl w:val="0"/>
          <w:numId w:val="25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977" w:author="Unknown" w:date="0-00-00T00:00:00Z">
        <w:r>
          <w:rPr>
            <w:rFonts w:eastAsia="Times New Roman" w:cs="Times New Roman" w:ascii="Helvetica" w:hAnsi="Helvetica"/>
            <w:color w:val="000000"/>
            <w:sz w:val="24"/>
            <w:szCs w:val="24"/>
          </w:rPr>
          <w:t>Even if the user has lost the internet connection, then also the SPA can work as all the pages load in the starting itself.</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978" w:author="Unknown" w:date="0-00-00T00:00:00Z">
        <w:r>
          <w:rPr>
            <w:rFonts w:eastAsia="Times New Roman" w:cs="Times New Roman" w:ascii="Helvetica" w:hAnsi="Helvetica"/>
            <w:color w:val="000000"/>
            <w:sz w:val="32"/>
            <w:szCs w:val="32"/>
          </w:rPr>
          <w:t>What Is The Difference Between $Scope And Scope?</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979" w:author="Unknown" w:date="0-00-00T00:00:00Z">
        <w:r>
          <w:rPr>
            <w:rFonts w:eastAsia="Times New Roman" w:cs="Times New Roman" w:ascii="Helvetica" w:hAnsi="Helvetica"/>
            <w:color w:val="000000"/>
            <w:sz w:val="24"/>
            <w:szCs w:val="24"/>
          </w:rPr>
          <w:t>It is mandatory to use “</w:t>
        </w:r>
      </w:ins>
      <w:ins w:id="980" w:author="Unknown" w:date="0-00-00T00:00:00Z">
        <w:r>
          <w:rPr>
            <w:rFonts w:eastAsia="Times New Roman" w:cs="Times New Roman" w:ascii="inherit" w:hAnsi="inherit"/>
            <w:b/>
            <w:bCs/>
            <w:color w:val="000000"/>
            <w:sz w:val="24"/>
            <w:szCs w:val="24"/>
          </w:rPr>
          <w:t>$scope”</w:t>
        </w:r>
      </w:ins>
      <w:ins w:id="981" w:author="Unknown" w:date="0-00-00T00:00:00Z">
        <w:r>
          <w:rPr>
            <w:rFonts w:eastAsia="Times New Roman" w:cs="Times New Roman" w:ascii="Helvetica" w:hAnsi="Helvetica"/>
            <w:color w:val="000000"/>
            <w:sz w:val="24"/>
            <w:szCs w:val="24"/>
          </w:rPr>
          <w:t> while defining a controller. However, the </w:t>
        </w:r>
      </w:ins>
      <w:ins w:id="982" w:author="Unknown" w:date="0-00-00T00:00:00Z">
        <w:r>
          <w:rPr>
            <w:rFonts w:eastAsia="Times New Roman" w:cs="Times New Roman" w:ascii="inherit" w:hAnsi="inherit"/>
            <w:b/>
            <w:bCs/>
            <w:color w:val="000000"/>
            <w:sz w:val="24"/>
            <w:szCs w:val="24"/>
          </w:rPr>
          <w:t>“scope”</w:t>
        </w:r>
      </w:ins>
      <w:ins w:id="983" w:author="Unknown" w:date="0-00-00T00:00:00Z">
        <w:r>
          <w:rPr>
            <w:rFonts w:eastAsia="Times New Roman" w:cs="Times New Roman" w:ascii="Helvetica" w:hAnsi="Helvetica"/>
            <w:color w:val="000000"/>
            <w:sz w:val="24"/>
            <w:szCs w:val="24"/>
          </w:rPr>
          <w:t> will be used to create a link function for the custom directive. Both of them refer to the </w:t>
        </w:r>
      </w:ins>
      <w:ins w:id="984" w:author="Unknown" w:date="0-00-00T00:00:00Z">
        <w:r>
          <w:rPr>
            <w:rFonts w:eastAsia="Times New Roman" w:cs="Times New Roman" w:ascii="inherit" w:hAnsi="inherit"/>
            <w:b/>
            <w:bCs/>
            <w:color w:val="000000"/>
            <w:sz w:val="24"/>
            <w:szCs w:val="24"/>
          </w:rPr>
          <w:t>“scope”</w:t>
        </w:r>
      </w:ins>
      <w:ins w:id="985" w:author="Unknown" w:date="0-00-00T00:00:00Z">
        <w:r>
          <w:rPr>
            <w:rFonts w:eastAsia="Times New Roman" w:cs="Times New Roman" w:ascii="Helvetica" w:hAnsi="Helvetica"/>
            <w:color w:val="000000"/>
            <w:sz w:val="24"/>
            <w:szCs w:val="24"/>
          </w:rPr>
          <w:t> object in AngularJS. The difference between them is that </w:t>
        </w:r>
      </w:ins>
      <w:ins w:id="986" w:author="Unknown" w:date="0-00-00T00:00:00Z">
        <w:r>
          <w:rPr>
            <w:rFonts w:eastAsia="Times New Roman" w:cs="Times New Roman" w:ascii="inherit" w:hAnsi="inherit"/>
            <w:b/>
            <w:bCs/>
            <w:color w:val="000000"/>
            <w:sz w:val="24"/>
            <w:szCs w:val="24"/>
          </w:rPr>
          <w:t>“$scope”</w:t>
        </w:r>
      </w:ins>
      <w:ins w:id="987" w:author="Unknown" w:date="0-00-00T00:00:00Z">
        <w:r>
          <w:rPr>
            <w:rFonts w:eastAsia="Times New Roman" w:cs="Times New Roman" w:ascii="Helvetica" w:hAnsi="Helvetica"/>
            <w:color w:val="000000"/>
            <w:sz w:val="24"/>
            <w:szCs w:val="24"/>
          </w:rPr>
          <w:t> uses dependency injection whereas </w:t>
        </w:r>
      </w:ins>
      <w:ins w:id="988" w:author="Unknown" w:date="0-00-00T00:00:00Z">
        <w:r>
          <w:rPr>
            <w:rFonts w:eastAsia="Times New Roman" w:cs="Times New Roman" w:ascii="inherit" w:hAnsi="inherit"/>
            <w:b/>
            <w:bCs/>
            <w:color w:val="000000"/>
            <w:sz w:val="24"/>
            <w:szCs w:val="24"/>
          </w:rPr>
          <w:t>“scope”</w:t>
        </w:r>
      </w:ins>
      <w:ins w:id="989" w:author="Unknown" w:date="0-00-00T00:00:00Z">
        <w:r>
          <w:rPr>
            <w:rFonts w:eastAsia="Times New Roman" w:cs="Times New Roman" w:ascii="Helvetica" w:hAnsi="Helvetica"/>
            <w:color w:val="000000"/>
            <w:sz w:val="24"/>
            <w:szCs w:val="24"/>
          </w:rPr>
          <w:t> does not.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90" w:author="Unknown" w:date="0-00-00T00:00:00Z">
        <w:r>
          <w:rPr>
            <w:rFonts w:eastAsia="Times New Roman" w:cs="Times New Roman" w:ascii="Helvetica" w:hAnsi="Helvetica"/>
            <w:color w:val="000000"/>
            <w:sz w:val="24"/>
            <w:szCs w:val="24"/>
          </w:rPr>
          <w:t>Factory methods like controller, filter, service, etc. receive its arguments via dependency injection (DI). In DI, the order of passing the arguments does not matter.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91" w:author="Unknown" w:date="0-00-00T00:00:00Z">
        <w:r>
          <w:rPr>
            <w:rFonts w:eastAsia="Times New Roman" w:cs="Times New Roman" w:ascii="Helvetica" w:hAnsi="Helvetica"/>
            <w:color w:val="000000"/>
            <w:sz w:val="24"/>
            <w:szCs w:val="24"/>
          </w:rPr>
          <w:t>For example, a controller may have the following definition.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92" w:author="Unknown" w:date="0-00-00T00:00:00Z">
        <w:r>
          <w:rPr>
            <w:rFonts w:eastAsia="Times New Roman" w:cs="Times New Roman" w:ascii="Helvetica" w:hAnsi="Helvetica"/>
            <w:color w:val="000000"/>
            <w:sz w:val="24"/>
            <w:szCs w:val="24"/>
          </w:rPr>
          <w:t>(let’s set $scope as the first parameter in this case)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993" w:author="Unknown" w:date="0-00-00T00:00:00Z">
        <w:r>
          <w:rPr>
            <w:rFonts w:eastAsia="Times New Roman" w:cs="Courier New" w:ascii="Courier New" w:hAnsi="Courier New"/>
            <w:color w:val="000000"/>
            <w:sz w:val="24"/>
            <w:szCs w:val="24"/>
          </w:rPr>
          <w:t>myApp.controller('MyController', ['$scope', function($scope, $http)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994" w:author="Unknown" w:date="0-00-00T00:00:00Z">
        <w:r>
          <w:rPr>
            <w:rFonts w:eastAsia="Times New Roman" w:cs="Courier New" w:ascii="Courier New" w:hAnsi="Courier New"/>
            <w:color w:val="000000"/>
            <w:sz w:val="24"/>
            <w:szCs w:val="24"/>
          </w:rPr>
          <w:t>//rest of the code goes here }</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995" w:author="Unknown" w:date="0-00-00T00:00:00Z">
        <w:r>
          <w:rPr>
            <w:rFonts w:eastAsia="Times New Roman" w:cs="Times New Roman" w:ascii="Helvetica" w:hAnsi="Helvetica"/>
            <w:color w:val="000000"/>
            <w:sz w:val="24"/>
            <w:szCs w:val="24"/>
          </w:rPr>
          <w:t>OR ( if the $scope is the second parameter)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996" w:author="Unknown" w:date="0-00-00T00:00:00Z">
        <w:r>
          <w:rPr>
            <w:rFonts w:eastAsia="Times New Roman" w:cs="Courier New" w:ascii="Courier New" w:hAnsi="Courier New"/>
            <w:color w:val="000000"/>
            <w:sz w:val="24"/>
            <w:szCs w:val="24"/>
          </w:rPr>
          <w:t>myApp.controller('MyController', ['$scope', function($http, $scope)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997" w:author="Unknown" w:date="0-00-00T00:00:00Z">
        <w:r>
          <w:rPr>
            <w:rFonts w:eastAsia="Times New Roman" w:cs="Courier New" w:ascii="Courier New" w:hAnsi="Courier New"/>
            <w:color w:val="000000"/>
            <w:sz w:val="24"/>
            <w:szCs w:val="24"/>
          </w:rPr>
          <w:t>//rest of the code goes here }</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998" w:author="Unknown" w:date="0-00-00T00:00:00Z">
        <w:r>
          <w:rPr>
            <w:rFonts w:eastAsia="Times New Roman" w:cs="Times New Roman" w:ascii="Helvetica" w:hAnsi="Helvetica"/>
            <w:color w:val="000000"/>
            <w:sz w:val="24"/>
            <w:szCs w:val="24"/>
          </w:rPr>
          <w:t>Thus, AngularJS does not care for the position of </w:t>
        </w:r>
      </w:ins>
      <w:ins w:id="999" w:author="Unknown" w:date="0-00-00T00:00:00Z">
        <w:r>
          <w:rPr>
            <w:rFonts w:eastAsia="Times New Roman" w:cs="Times New Roman" w:ascii="inherit" w:hAnsi="inherit"/>
            <w:b/>
            <w:bCs/>
            <w:color w:val="000000"/>
            <w:sz w:val="24"/>
            <w:szCs w:val="24"/>
          </w:rPr>
          <w:t>“$scope”</w:t>
        </w:r>
      </w:ins>
      <w:ins w:id="1000" w:author="Unknown" w:date="0-00-00T00:00:00Z">
        <w:r>
          <w:rPr>
            <w:rFonts w:eastAsia="Times New Roman" w:cs="Times New Roman" w:ascii="Helvetica" w:hAnsi="Helvetica"/>
            <w:color w:val="000000"/>
            <w:sz w:val="24"/>
            <w:szCs w:val="24"/>
          </w:rPr>
          <w:t> in both cases. It uses the argument name to retrieve an object out of the dependency injection container.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01" w:author="Unknown" w:date="0-00-00T00:00:00Z">
        <w:r>
          <w:rPr>
            <w:rFonts w:eastAsia="Times New Roman" w:cs="Times New Roman" w:ascii="Helvetica" w:hAnsi="Helvetica"/>
            <w:color w:val="000000"/>
            <w:sz w:val="24"/>
            <w:szCs w:val="24"/>
          </w:rPr>
          <w:t>But, in the case of directive linker function, the position of scope matters, as it does not use DI. The reason being that the supplied arguments get to its caller. In this case, the very first parameter has to be the scope as per AngularJS syntax.</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02" w:author="Unknown" w:date="0-00-00T00:00:00Z">
        <w:r>
          <w:rPr>
            <w:rFonts w:eastAsia="Times New Roman" w:cs="Courier New" w:ascii="Courier New" w:hAnsi="Courier New"/>
            <w:color w:val="000000"/>
            <w:sz w:val="24"/>
            <w:szCs w:val="24"/>
          </w:rPr>
          <w:t>app.directive("myDirective", function()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03" w:author="Unknown" w:date="0-00-00T00:00:00Z">
        <w:r>
          <w:rPr>
            <w:rFonts w:eastAsia="Times New Roman" w:cs="Courier New" w:ascii="Courier New" w:hAnsi="Courier New"/>
            <w:color w:val="000000"/>
            <w:sz w:val="24"/>
            <w:szCs w:val="24"/>
          </w:rPr>
          <w:t xml:space="preserve">  </w:t>
        </w:r>
      </w:ins>
      <w:ins w:id="1004" w:author="Unknown" w:date="0-00-00T00:00:00Z">
        <w:r>
          <w:rPr>
            <w:rFonts w:eastAsia="Times New Roman" w:cs="Courier New" w:ascii="Courier New" w:hAnsi="Courier New"/>
            <w:color w:val="000000"/>
            <w:sz w:val="24"/>
            <w:szCs w:val="24"/>
          </w:rPr>
          <w:t>return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05" w:author="Unknown" w:date="0-00-00T00:00:00Z">
        <w:r>
          <w:rPr>
            <w:rFonts w:eastAsia="Times New Roman" w:cs="Courier New" w:ascii="Courier New" w:hAnsi="Courier New"/>
            <w:color w:val="000000"/>
            <w:sz w:val="24"/>
            <w:szCs w:val="24"/>
          </w:rPr>
          <w:t xml:space="preserve">         </w:t>
        </w:r>
      </w:ins>
      <w:ins w:id="1006" w:author="Unknown" w:date="0-00-00T00:00:00Z">
        <w:r>
          <w:rPr>
            <w:rFonts w:eastAsia="Times New Roman" w:cs="Courier New" w:ascii="Courier New" w:hAnsi="Courier New"/>
            <w:color w:val="000000"/>
            <w:sz w:val="24"/>
            <w:szCs w:val="24"/>
          </w:rPr>
          <w:t>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07" w:author="Unknown" w:date="0-00-00T00:00:00Z">
        <w:r>
          <w:rPr>
            <w:rFonts w:eastAsia="Times New Roman" w:cs="Courier New" w:ascii="Courier New" w:hAnsi="Courier New"/>
            <w:color w:val="000000"/>
            <w:sz w:val="24"/>
            <w:szCs w:val="24"/>
          </w:rPr>
          <w:t xml:space="preserve">         </w:t>
        </w:r>
      </w:ins>
      <w:ins w:id="1008" w:author="Unknown" w:date="0-00-00T00:00:00Z">
        <w:r>
          <w:rPr>
            <w:rFonts w:eastAsia="Times New Roman" w:cs="Courier New" w:ascii="Courier New" w:hAnsi="Courier New"/>
            <w:color w:val="000000"/>
            <w:sz w:val="24"/>
            <w:szCs w:val="24"/>
          </w:rPr>
          <w:t>link: function(scope, element, attrs)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09" w:author="Unknown" w:date="0-00-00T00:00:00Z">
        <w:r>
          <w:rPr>
            <w:rFonts w:eastAsia="Times New Roman" w:cs="Courier New" w:ascii="Courier New" w:hAnsi="Courier New"/>
            <w:color w:val="000000"/>
            <w:sz w:val="24"/>
            <w:szCs w:val="24"/>
          </w:rPr>
          <w:t xml:space="preserve">        </w:t>
        </w:r>
      </w:ins>
      <w:ins w:id="1010" w:author="Unknown" w:date="0-00-00T00:00:00Z">
        <w:r>
          <w:rPr>
            <w:rFonts w:eastAsia="Times New Roman" w:cs="Courier New" w:ascii="Courier New" w:hAnsi="Courier New"/>
            <w:color w:val="000000"/>
            <w:sz w:val="24"/>
            <w:szCs w:val="24"/>
          </w:rPr>
          <w:t>// code goes here.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11" w:author="Unknown" w:date="0-00-00T00:00:00Z">
        <w:r>
          <w:rPr>
            <w:rFonts w:eastAsia="Times New Roman" w:cs="Courier New" w:ascii="Courier New" w:hAnsi="Courier New"/>
            <w:color w:val="000000"/>
            <w:sz w:val="24"/>
            <w:szCs w:val="24"/>
          </w:rPr>
          <w:t xml:space="preserve">                                                                          </w:t>
        </w:r>
      </w:ins>
      <w:ins w:id="1012"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13" w:author="Unknown" w:date="0-00-00T00:00:00Z">
        <w:r>
          <w:rPr>
            <w:rFonts w:eastAsia="Times New Roman" w:cs="Courier New" w:ascii="Courier New" w:hAnsi="Courier New"/>
            <w:color w:val="000000"/>
            <w:sz w:val="24"/>
            <w:szCs w:val="24"/>
          </w:rPr>
          <w:t xml:space="preserve">                </w:t>
        </w:r>
      </w:ins>
      <w:ins w:id="1014"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015" w:author="Unknown" w:date="0-00-00T00:00:00Z">
        <w:r>
          <w:rPr>
            <w:rFonts w:eastAsia="Times New Roman" w:cs="Courier New" w:ascii="Courier New" w:hAnsi="Courier New"/>
            <w:color w:val="000000"/>
            <w:sz w:val="24"/>
            <w:szCs w:val="24"/>
          </w:rPr>
          <w:t xml:space="preserve">              </w:t>
        </w:r>
      </w:ins>
      <w:ins w:id="1016"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17" w:author="Unknown" w:date="0-00-00T00:00:00Z">
        <w:r>
          <w:rPr>
            <w:rFonts w:eastAsia="Times New Roman" w:cs="Times New Roman" w:ascii="Helvetica" w:hAnsi="Helvetica"/>
            <w:color w:val="000000"/>
            <w:sz w:val="24"/>
            <w:szCs w:val="24"/>
          </w:rPr>
          <w:t>In the case of non-dependency injected arguments, we can also give them a name as seen in the below 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18" w:author="Unknown" w:date="0-00-00T00:00:00Z">
        <w:r>
          <w:rPr>
            <w:rFonts w:eastAsia="Times New Roman" w:cs="Courier New" w:ascii="Courier New" w:hAnsi="Courier New"/>
            <w:color w:val="000000"/>
            <w:sz w:val="24"/>
            <w:szCs w:val="24"/>
          </w:rPr>
          <w:t>app.directive("myDirective", function()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19" w:author="Unknown" w:date="0-00-00T00:00:00Z">
        <w:r>
          <w:rPr>
            <w:rFonts w:eastAsia="Times New Roman" w:cs="Courier New" w:ascii="Courier New" w:hAnsi="Courier New"/>
            <w:color w:val="000000"/>
            <w:sz w:val="24"/>
            <w:szCs w:val="24"/>
          </w:rPr>
          <w:t xml:space="preserve">  </w:t>
        </w:r>
      </w:ins>
      <w:ins w:id="1020" w:author="Unknown" w:date="0-00-00T00:00:00Z">
        <w:r>
          <w:rPr>
            <w:rFonts w:eastAsia="Times New Roman" w:cs="Courier New" w:ascii="Courier New" w:hAnsi="Courier New"/>
            <w:color w:val="000000"/>
            <w:sz w:val="24"/>
            <w:szCs w:val="24"/>
          </w:rPr>
          <w:t>return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21" w:author="Unknown" w:date="0-00-00T00:00:00Z">
        <w:r>
          <w:rPr>
            <w:rFonts w:eastAsia="Times New Roman" w:cs="Courier New" w:ascii="Courier New" w:hAnsi="Courier New"/>
            <w:color w:val="000000"/>
            <w:sz w:val="24"/>
            <w:szCs w:val="24"/>
          </w:rPr>
          <w:t xml:space="preserve">         </w:t>
        </w:r>
      </w:ins>
      <w:ins w:id="1022" w:author="Unknown" w:date="0-00-00T00:00:00Z">
        <w:r>
          <w:rPr>
            <w:rFonts w:eastAsia="Times New Roman" w:cs="Courier New" w:ascii="Courier New" w:hAnsi="Courier New"/>
            <w:color w:val="000000"/>
            <w:sz w:val="24"/>
            <w:szCs w:val="24"/>
          </w:rPr>
          <w:t>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23" w:author="Unknown" w:date="0-00-00T00:00:00Z">
        <w:r>
          <w:rPr>
            <w:rFonts w:eastAsia="Times New Roman" w:cs="Courier New" w:ascii="Courier New" w:hAnsi="Courier New"/>
            <w:color w:val="000000"/>
            <w:sz w:val="24"/>
            <w:szCs w:val="24"/>
          </w:rPr>
          <w:t xml:space="preserve">         </w:t>
        </w:r>
      </w:ins>
      <w:ins w:id="1024" w:author="Unknown" w:date="0-00-00T00:00:00Z">
        <w:r>
          <w:rPr>
            <w:rFonts w:eastAsia="Times New Roman" w:cs="Courier New" w:ascii="Courier New" w:hAnsi="Courier New"/>
            <w:color w:val="000000"/>
            <w:sz w:val="24"/>
            <w:szCs w:val="24"/>
          </w:rPr>
          <w:t>link: function(foo, bar, biz)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25" w:author="Unknown" w:date="0-00-00T00:00:00Z">
        <w:r>
          <w:rPr>
            <w:rFonts w:eastAsia="Times New Roman" w:cs="Courier New" w:ascii="Courier New" w:hAnsi="Courier New"/>
            <w:color w:val="000000"/>
            <w:sz w:val="24"/>
            <w:szCs w:val="24"/>
          </w:rPr>
          <w:t xml:space="preserve">        </w:t>
        </w:r>
      </w:ins>
      <w:ins w:id="1026" w:author="Unknown" w:date="0-00-00T00:00:00Z">
        <w:r>
          <w:rPr>
            <w:rFonts w:eastAsia="Times New Roman" w:cs="Courier New" w:ascii="Courier New" w:hAnsi="Courier New"/>
            <w:color w:val="000000"/>
            <w:sz w:val="24"/>
            <w:szCs w:val="24"/>
          </w:rPr>
          <w:t>// code goes here.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27" w:author="Unknown" w:date="0-00-00T00:00:00Z">
        <w:r>
          <w:rPr>
            <w:rFonts w:eastAsia="Times New Roman" w:cs="Courier New" w:ascii="Courier New" w:hAnsi="Courier New"/>
            <w:color w:val="000000"/>
            <w:sz w:val="24"/>
            <w:szCs w:val="24"/>
          </w:rPr>
          <w:t xml:space="preserve">                                                                          </w:t>
        </w:r>
      </w:ins>
      <w:ins w:id="1028"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29" w:author="Unknown" w:date="0-00-00T00:00:00Z">
        <w:r>
          <w:rPr>
            <w:rFonts w:eastAsia="Times New Roman" w:cs="Courier New" w:ascii="Courier New" w:hAnsi="Courier New"/>
            <w:color w:val="000000"/>
            <w:sz w:val="24"/>
            <w:szCs w:val="24"/>
          </w:rPr>
          <w:t xml:space="preserve">                </w:t>
        </w:r>
      </w:ins>
      <w:ins w:id="1030"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031" w:author="Unknown" w:date="0-00-00T00:00:00Z">
        <w:r>
          <w:rPr>
            <w:rFonts w:eastAsia="Times New Roman" w:cs="Courier New" w:ascii="Courier New" w:hAnsi="Courier New"/>
            <w:color w:val="000000"/>
            <w:sz w:val="24"/>
            <w:szCs w:val="24"/>
          </w:rPr>
          <w:t xml:space="preserve">              </w:t>
        </w:r>
      </w:ins>
      <w:ins w:id="1032"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33" w:author="Unknown" w:date="0-00-00T00:00:00Z">
        <w:r>
          <w:rPr>
            <w:rFonts w:eastAsia="Times New Roman" w:cs="Times New Roman" w:ascii="Helvetica" w:hAnsi="Helvetica"/>
            <w:color w:val="000000"/>
            <w:sz w:val="24"/>
            <w:szCs w:val="24"/>
          </w:rPr>
          <w:t>To summarize, in DI case, we pass the &lt;scope object&gt; as &lt;$scope&gt; whereas, in non-DI cases, the &lt;scope object&gt; is returned either as a scope or with any name.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034" w:author="Unknown" w:date="0-00-00T00:00:00Z">
        <w:r>
          <w:rPr>
            <w:rFonts w:eastAsia="Times New Roman" w:cs="Times New Roman" w:ascii="Helvetica" w:hAnsi="Helvetica"/>
            <w:color w:val="000000"/>
            <w:sz w:val="32"/>
            <w:szCs w:val="32"/>
          </w:rPr>
          <w:t>How Does The Compilation Process Happen In Angular 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35" w:author="Unknown" w:date="0-00-00T00:00:00Z">
        <w:r>
          <w:rPr>
            <w:rFonts w:eastAsia="Times New Roman" w:cs="Times New Roman" w:ascii="Helvetica" w:hAnsi="Helvetica"/>
            <w:color w:val="000000"/>
            <w:sz w:val="24"/>
            <w:szCs w:val="24"/>
          </w:rPr>
          <w:t>Angular’s HTML compiler allows you to teach the browser, new HTML syntax. It enables the developer to attach new behaviors or attributes to any HTML element called directives. AngularJS compilation process takes place in the web browser itself. It does not involve any server-side or pre-compilation step.</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036" w:author="Unknown" w:date="0-00-00T00:00:00Z">
        <w:r>
          <w:rPr>
            <w:rFonts w:eastAsia="Times New Roman" w:cs="Times New Roman" w:ascii="Helvetica" w:hAnsi="Helvetica"/>
            <w:color w:val="000000"/>
            <w:sz w:val="24"/>
            <w:szCs w:val="24"/>
          </w:rPr>
          <w:t>AngularJS uses </w:t>
        </w:r>
      </w:ins>
      <w:ins w:id="1037" w:author="Unknown" w:date="0-00-00T00:00:00Z">
        <w:r>
          <w:rPr>
            <w:rFonts w:eastAsia="Times New Roman" w:cs="Times New Roman" w:ascii="inherit" w:hAnsi="inherit"/>
            <w:b/>
            <w:bCs/>
            <w:color w:val="000000"/>
            <w:sz w:val="24"/>
            <w:szCs w:val="24"/>
          </w:rPr>
          <w:t>“$compiler”</w:t>
        </w:r>
      </w:ins>
      <w:ins w:id="1038" w:author="Unknown" w:date="0-00-00T00:00:00Z">
        <w:r>
          <w:rPr>
            <w:rFonts w:eastAsia="Times New Roman" w:cs="Times New Roman" w:ascii="Helvetica" w:hAnsi="Helvetica"/>
            <w:color w:val="000000"/>
            <w:sz w:val="24"/>
            <w:szCs w:val="24"/>
          </w:rPr>
          <w:t> service to compile the angular HTML page. Its compilation begins after the HTML page (static DOM) is fully loaded.</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39" w:author="Unknown" w:date="0-00-00T00:00:00Z">
        <w:r>
          <w:rPr>
            <w:rFonts w:eastAsia="Times New Roman" w:cs="Times New Roman" w:ascii="Helvetica" w:hAnsi="Helvetica"/>
            <w:color w:val="000000"/>
            <w:sz w:val="24"/>
            <w:szCs w:val="24"/>
          </w:rPr>
          <w:t>The compilation occurs in two phases.</w:t>
        </w:r>
      </w:ins>
    </w:p>
    <w:p>
      <w:pPr>
        <w:pStyle w:val="Normal"/>
        <w:numPr>
          <w:ilvl w:val="0"/>
          <w:numId w:val="25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040" w:author="Unknown" w:date="0-00-00T00:00:00Z">
        <w:r>
          <w:rPr>
            <w:rFonts w:eastAsia="Times New Roman" w:cs="Times New Roman" w:ascii="inherit" w:hAnsi="inherit"/>
            <w:b/>
            <w:bCs/>
            <w:color w:val="000000"/>
            <w:sz w:val="24"/>
            <w:szCs w:val="24"/>
          </w:rPr>
          <w:t>Compile –</w:t>
        </w:r>
      </w:ins>
      <w:ins w:id="1041" w:author="Unknown" w:date="0-00-00T00:00:00Z">
        <w:r>
          <w:rPr>
            <w:rFonts w:eastAsia="Times New Roman" w:cs="Times New Roman" w:ascii="Helvetica" w:hAnsi="Helvetica"/>
            <w:color w:val="000000"/>
            <w:sz w:val="24"/>
            <w:szCs w:val="24"/>
          </w:rPr>
          <w:t> The service first traverses the entire DOM, retrieves all the directives, and generates a linking function.</w:t>
        </w:r>
      </w:ins>
    </w:p>
    <w:p>
      <w:pPr>
        <w:pStyle w:val="Normal"/>
        <w:numPr>
          <w:ilvl w:val="0"/>
          <w:numId w:val="25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042" w:author="Unknown" w:date="0-00-00T00:00:00Z">
        <w:r>
          <w:rPr>
            <w:rFonts w:eastAsia="Times New Roman" w:cs="Times New Roman" w:ascii="inherit" w:hAnsi="inherit"/>
            <w:b/>
            <w:bCs/>
            <w:color w:val="000000"/>
            <w:sz w:val="24"/>
            <w:szCs w:val="24"/>
          </w:rPr>
          <w:t>Link –</w:t>
        </w:r>
      </w:ins>
      <w:ins w:id="1043" w:author="Unknown" w:date="0-00-00T00:00:00Z">
        <w:r>
          <w:rPr>
            <w:rFonts w:eastAsia="Times New Roman" w:cs="Times New Roman" w:ascii="Helvetica" w:hAnsi="Helvetica"/>
            <w:color w:val="000000"/>
            <w:sz w:val="24"/>
            <w:szCs w:val="24"/>
          </w:rPr>
          <w:t> It supplements the directives with a scope and generates a live view. Changing either the “Scope” or “View” will have a reciprocal effect.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44" w:author="Unknown" w:date="0-00-00T00:00:00Z">
        <w:r>
          <w:rPr>
            <w:rFonts w:eastAsia="Times New Roman" w:cs="Times New Roman" w:ascii="Helvetica" w:hAnsi="Helvetica"/>
            <w:color w:val="000000"/>
            <w:sz w:val="24"/>
            <w:szCs w:val="24"/>
          </w:rPr>
          <w:t>The concept of compile and link has come from the C language. Here the code is compiled first and then linked.</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045" w:author="Unknown" w:date="0-00-00T00:00:00Z">
        <w:r>
          <w:rPr>
            <w:rFonts w:eastAsia="Times New Roman" w:cs="Times New Roman" w:ascii="Helvetica" w:hAnsi="Helvetica"/>
            <w:color w:val="000000"/>
            <w:sz w:val="32"/>
            <w:szCs w:val="32"/>
          </w:rPr>
          <w:t>How Is AngularJS Compilation Different From Other JavaScript Frameworks?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46" w:author="Unknown" w:date="0-00-00T00:00:00Z">
        <w:r>
          <w:rPr>
            <w:rFonts w:eastAsia="Times New Roman" w:cs="Times New Roman" w:ascii="Helvetica" w:hAnsi="Helvetica"/>
            <w:color w:val="000000"/>
            <w:sz w:val="24"/>
            <w:szCs w:val="24"/>
          </w:rPr>
          <w:t>The popular Javascript frameworks like the Backbone and jQuery parse the HTML template as a stream and returns the result as a string.</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047" w:author="Unknown" w:date="0-00-00T00:00:00Z">
        <w:r>
          <w:rPr>
            <w:rFonts w:eastAsia="Times New Roman" w:cs="Times New Roman" w:ascii="Helvetica" w:hAnsi="Helvetica"/>
            <w:color w:val="000000"/>
            <w:sz w:val="24"/>
            <w:szCs w:val="24"/>
          </w:rPr>
          <w:t>They dump the resulting string into the DOM where we can retrieve it using the </w:t>
        </w:r>
      </w:ins>
      <w:ins w:id="1048" w:author="Unknown" w:date="0-00-00T00:00:00Z">
        <w:r>
          <w:rPr>
            <w:rFonts w:eastAsia="Times New Roman" w:cs="Times New Roman" w:ascii="inherit" w:hAnsi="inherit"/>
            <w:b/>
            <w:bCs/>
            <w:color w:val="000000"/>
            <w:sz w:val="24"/>
            <w:szCs w:val="24"/>
          </w:rPr>
          <w:t>innerHTML()</w:t>
        </w:r>
      </w:ins>
      <w:ins w:id="1049" w:author="Unknown" w:date="0-00-00T00:00:00Z">
        <w:r>
          <w:rPr>
            <w:rFonts w:eastAsia="Times New Roman" w:cs="Times New Roman" w:ascii="Helvetica" w:hAnsi="Helvetica"/>
            <w:color w:val="000000"/>
            <w:sz w:val="24"/>
            <w:szCs w:val="24"/>
          </w:rPr>
          <w:t> method.</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50" w:author="Unknown" w:date="0-00-00T00:00:00Z">
        <w:r>
          <w:rPr>
            <w:rFonts w:eastAsia="Times New Roman" w:cs="Times New Roman" w:ascii="Helvetica" w:hAnsi="Helvetica"/>
            <w:color w:val="000000"/>
            <w:sz w:val="24"/>
            <w:szCs w:val="24"/>
          </w:rPr>
          <w:t>On the contrary, AngularJS processes the template differently. It directly works on HTML DOM rather than strings and manipulates it as required. It uses two-way data binding between the model and view to sync the data.</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051" w:author="Unknown" w:date="0-00-00T00:00:00Z">
        <w:r>
          <w:rPr>
            <w:rFonts w:eastAsia="Times New Roman" w:cs="Times New Roman" w:ascii="Helvetica" w:hAnsi="Helvetica"/>
            <w:color w:val="000000"/>
            <w:sz w:val="32"/>
            <w:szCs w:val="32"/>
          </w:rPr>
          <w:t>What Is The Use Of Ng-View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52" w:author="Unknown" w:date="0-00-00T00:00:00Z">
        <w:r>
          <w:rPr>
            <w:rFonts w:eastAsia="Times New Roman" w:cs="Times New Roman" w:ascii="Helvetica" w:hAnsi="Helvetica"/>
            <w:color w:val="000000"/>
            <w:sz w:val="24"/>
            <w:szCs w:val="24"/>
          </w:rPr>
          <w:t>The ng-view tag creates a placeholder where an HTML or ng-template view can be placed based on the configuration.</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053" w:author="Unknown" w:date="0-00-00T00:00:00Z">
        <w:r>
          <w:rPr>
            <w:rFonts w:eastAsia="Times New Roman" w:cs="Times New Roman" w:ascii="Helvetica" w:hAnsi="Helvetica"/>
            <w:color w:val="000000"/>
            <w:sz w:val="32"/>
            <w:szCs w:val="32"/>
          </w:rPr>
          <w:t>Give An Example Of Ng-View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54" w:author="Unknown" w:date="0-00-00T00:00:00Z">
        <w:r>
          <w:rPr>
            <w:rFonts w:eastAsia="Times New Roman" w:cs="Times New Roman" w:ascii="Helvetica" w:hAnsi="Helvetica"/>
            <w:color w:val="000000"/>
            <w:sz w:val="24"/>
            <w:szCs w:val="24"/>
          </w:rPr>
          <w:t>Let’s take an example of the ng-view.</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55" w:author="Unknown" w:date="0-00-00T00:00:00Z">
        <w:r>
          <w:rPr>
            <w:rFonts w:eastAsia="Times New Roman" w:cs="Courier New" w:ascii="Courier New" w:hAnsi="Courier New"/>
            <w:color w:val="000000"/>
            <w:sz w:val="24"/>
            <w:szCs w:val="24"/>
          </w:rPr>
          <w:t>&lt;div ng-app = "testApp"&gt;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56" w:author="Unknown" w:date="0-00-00T00:00:00Z">
        <w:r>
          <w:rPr>
            <w:rFonts w:eastAsia="Times New Roman" w:cs="Courier New" w:ascii="Courier New" w:hAnsi="Courier New"/>
            <w:color w:val="000000"/>
            <w:sz w:val="24"/>
            <w:szCs w:val="24"/>
          </w:rPr>
          <w:t xml:space="preserve">    </w:t>
        </w:r>
      </w:ins>
      <w:ins w:id="1057" w:author="Unknown" w:date="0-00-00T00:00:00Z">
        <w:r>
          <w:rPr>
            <w:rFonts w:eastAsia="Times New Roman" w:cs="Courier New" w:ascii="Courier New" w:hAnsi="Courier New"/>
            <w:color w:val="000000"/>
            <w:sz w:val="24"/>
            <w:szCs w:val="24"/>
          </w:rPr>
          <w:t>&lt;div ng-view&gt;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58" w:author="Unknown" w:date="0-00-00T00:00:00Z">
        <w:r>
          <w:rPr>
            <w:rFonts w:eastAsia="Times New Roman" w:cs="Courier New" w:ascii="Courier New" w:hAnsi="Courier New"/>
            <w:color w:val="000000"/>
            <w:sz w:val="24"/>
            <w:szCs w:val="24"/>
          </w:rPr>
          <w:t xml:space="preserve">    </w:t>
        </w:r>
      </w:ins>
      <w:ins w:id="1059" w:author="Unknown" w:date="0-00-00T00:00:00Z">
        <w:r>
          <w:rPr>
            <w:rFonts w:eastAsia="Times New Roman" w:cs="Courier New" w:ascii="Courier New" w:hAnsi="Courier New"/>
            <w:color w:val="000000"/>
            <w:sz w:val="24"/>
            <w:szCs w:val="24"/>
          </w:rPr>
          <w:t>&lt;!-- Target Html Template here --&gt;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60" w:author="Unknown" w:date="0-00-00T00:00:00Z">
        <w:r>
          <w:rPr>
            <w:rFonts w:eastAsia="Times New Roman" w:cs="Courier New" w:ascii="Courier New" w:hAnsi="Courier New"/>
            <w:color w:val="000000"/>
            <w:sz w:val="24"/>
            <w:szCs w:val="24"/>
          </w:rPr>
          <w:t xml:space="preserve">    </w:t>
        </w:r>
      </w:ins>
      <w:ins w:id="1061" w:author="Unknown" w:date="0-00-00T00:00:00Z">
        <w:r>
          <w:rPr>
            <w:rFonts w:eastAsia="Times New Roman" w:cs="Courier New" w:ascii="Courier New" w:hAnsi="Courier New"/>
            <w:color w:val="000000"/>
            <w:sz w:val="24"/>
            <w:szCs w:val="24"/>
          </w:rPr>
          <w:t>&lt;/div&gt;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062" w:author="Unknown" w:date="0-00-00T00:00:00Z">
        <w:r>
          <w:rPr>
            <w:rFonts w:eastAsia="Times New Roman" w:cs="Courier New" w:ascii="Courier New" w:hAnsi="Courier New"/>
            <w:color w:val="000000"/>
            <w:sz w:val="24"/>
            <w:szCs w:val="24"/>
          </w:rPr>
          <w:t xml:space="preserve">&lt;/div&gt;  </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63" w:author="Unknown" w:date="0-00-00T00:00:00Z">
        <w:r>
          <w:rPr>
            <w:rFonts w:eastAsia="Times New Roman" w:cs="Times New Roman" w:ascii="Helvetica" w:hAnsi="Helvetica"/>
            <w:color w:val="000000"/>
            <w:sz w:val="24"/>
            <w:szCs w:val="24"/>
          </w:rPr>
          <w:t>In other words, ng-view is the directive that works as a container for angularJS to switch between views.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064" w:author="Unknown" w:date="0-00-00T00:00:00Z">
        <w:r>
          <w:rPr>
            <w:rFonts w:eastAsia="Times New Roman" w:cs="Times New Roman" w:ascii="Helvetica" w:hAnsi="Helvetica"/>
            <w:color w:val="000000"/>
            <w:sz w:val="32"/>
            <w:szCs w:val="32"/>
          </w:rPr>
          <w:t>What Is The Purpose Of Ng-Template In Angular?</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065" w:author="Unknown" w:date="0-00-00T00:00:00Z">
        <w:r>
          <w:rPr>
            <w:rFonts w:eastAsia="Times New Roman" w:cs="Times New Roman" w:ascii="Helvetica" w:hAnsi="Helvetica"/>
            <w:color w:val="000000"/>
            <w:sz w:val="24"/>
            <w:szCs w:val="24"/>
          </w:rPr>
          <w:t>The ng-template directive allows creating an HTML page using the script tag. It contains </w:t>
        </w:r>
      </w:ins>
      <w:ins w:id="1066" w:author="Unknown" w:date="0-00-00T00:00:00Z">
        <w:r>
          <w:rPr>
            <w:rFonts w:eastAsia="Times New Roman" w:cs="Times New Roman" w:ascii="inherit" w:hAnsi="inherit"/>
            <w:b/>
            <w:bCs/>
            <w:color w:val="000000"/>
            <w:sz w:val="24"/>
            <w:szCs w:val="24"/>
          </w:rPr>
          <w:t>“id”</w:t>
        </w:r>
      </w:ins>
      <w:ins w:id="1067" w:author="Unknown" w:date="0-00-00T00:00:00Z">
        <w:r>
          <w:rPr>
            <w:rFonts w:eastAsia="Times New Roman" w:cs="Times New Roman" w:ascii="Helvetica" w:hAnsi="Helvetica"/>
            <w:color w:val="000000"/>
            <w:sz w:val="24"/>
            <w:szCs w:val="24"/>
          </w:rPr>
          <w:t> attribute which is used by </w:t>
        </w:r>
      </w:ins>
      <w:ins w:id="1068" w:author="Unknown" w:date="0-00-00T00:00:00Z">
        <w:r>
          <w:rPr>
            <w:rFonts w:eastAsia="Times New Roman" w:cs="Times New Roman" w:ascii="inherit" w:hAnsi="inherit"/>
            <w:b/>
            <w:bCs/>
            <w:color w:val="000000"/>
            <w:sz w:val="24"/>
            <w:szCs w:val="24"/>
          </w:rPr>
          <w:t>$routeProvider</w:t>
        </w:r>
      </w:ins>
      <w:ins w:id="1069" w:author="Unknown" w:date="0-00-00T00:00:00Z">
        <w:r>
          <w:rPr>
            <w:rFonts w:eastAsia="Times New Roman" w:cs="Times New Roman" w:ascii="Helvetica" w:hAnsi="Helvetica"/>
            <w:color w:val="000000"/>
            <w:sz w:val="24"/>
            <w:szCs w:val="24"/>
          </w:rPr>
          <w:t> to map a view with a controller.</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070" w:author="Unknown" w:date="0-00-00T00:00:00Z">
        <w:r>
          <w:rPr>
            <w:rFonts w:eastAsia="Times New Roman" w:cs="Times New Roman" w:ascii="Helvetica" w:hAnsi="Helvetica"/>
            <w:color w:val="000000"/>
            <w:sz w:val="24"/>
            <w:szCs w:val="24"/>
          </w:rPr>
          <w:t>While defining ng-template, it is mandatory to specify the type of the </w:t>
        </w:r>
      </w:ins>
      <w:ins w:id="1071" w:author="Unknown" w:date="0-00-00T00:00:00Z">
        <w:r>
          <w:rPr>
            <w:rFonts w:eastAsia="Times New Roman" w:cs="Times New Roman" w:ascii="inherit" w:hAnsi="inherit"/>
            <w:b/>
            <w:bCs/>
            <w:color w:val="000000"/>
            <w:sz w:val="24"/>
            <w:szCs w:val="24"/>
          </w:rPr>
          <w:t>&lt;script&gt;</w:t>
        </w:r>
      </w:ins>
      <w:ins w:id="1072" w:author="Unknown" w:date="0-00-00T00:00:00Z">
        <w:r>
          <w:rPr>
            <w:rFonts w:eastAsia="Times New Roman" w:cs="Times New Roman" w:ascii="Helvetica" w:hAnsi="Helvetica"/>
            <w:color w:val="000000"/>
            <w:sz w:val="24"/>
            <w:szCs w:val="24"/>
          </w:rPr>
          <w:t> element as the </w:t>
        </w:r>
      </w:ins>
      <w:ins w:id="1073" w:author="Unknown" w:date="0-00-00T00:00:00Z">
        <w:r>
          <w:rPr>
            <w:rFonts w:eastAsia="Times New Roman" w:cs="Times New Roman" w:ascii="inherit" w:hAnsi="inherit"/>
            <w:b/>
            <w:bCs/>
            <w:color w:val="000000"/>
            <w:sz w:val="24"/>
            <w:szCs w:val="24"/>
          </w:rPr>
          <w:t>text/ng-template</w:t>
        </w:r>
      </w:ins>
      <w:ins w:id="1074" w:author="Unknown" w:date="0-00-00T00:00:00Z">
        <w:r>
          <w:rPr>
            <w:rFonts w:eastAsia="Times New Roman" w:cs="Times New Roman" w:ascii="Helvetica" w:hAnsi="Helvetica"/>
            <w:color w:val="000000"/>
            <w:sz w:val="24"/>
            <w:szCs w:val="24"/>
          </w:rPr>
          <w:t>. Also, assign a cache name to the template using the element’s id. Later on, this name gets used as directive’s </w:t>
        </w:r>
      </w:ins>
      <w:ins w:id="1075" w:author="Unknown" w:date="0-00-00T00:00:00Z">
        <w:r>
          <w:rPr>
            <w:rFonts w:eastAsia="Times New Roman" w:cs="Times New Roman" w:ascii="inherit" w:hAnsi="inherit"/>
            <w:b/>
            <w:bCs/>
            <w:color w:val="000000"/>
            <w:sz w:val="24"/>
            <w:szCs w:val="24"/>
          </w:rPr>
          <w:t>templateUrl</w:t>
        </w:r>
      </w:ins>
      <w:ins w:id="1076" w:author="Unknown" w:date="0-00-00T00:00:00Z">
        <w:r>
          <w:rPr>
            <w:rFonts w:eastAsia="Times New Roman" w:cs="Times New Roman" w:ascii="Helvetica" w:hAnsi="Helvetica"/>
            <w:color w:val="0000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077" w:author="Unknown" w:date="0-00-00T00:00:00Z">
        <w:r>
          <w:rPr>
            <w:rFonts w:eastAsia="Times New Roman" w:cs="Times New Roman" w:ascii="Helvetica" w:hAnsi="Helvetica"/>
            <w:color w:val="000000"/>
            <w:sz w:val="32"/>
            <w:szCs w:val="32"/>
          </w:rPr>
          <w:t>Give An Example Of Ng-Template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078" w:author="Unknown" w:date="0-00-00T00:00:00Z">
        <w:r>
          <w:rPr>
            <w:rFonts w:eastAsia="Times New Roman" w:cs="Times New Roman" w:ascii="Helvetica" w:hAnsi="Helvetica"/>
            <w:color w:val="000000"/>
            <w:sz w:val="24"/>
            <w:szCs w:val="24"/>
          </w:rPr>
          <w:t>Following is the syntax of using an ng-template directive in angularJS application.</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079" w:author="Unknown" w:date="0-00-00T00:00:00Z">
        <w:r>
          <w:rPr>
            <w:rFonts w:eastAsia="Times New Roman" w:cs="Times New Roman" w:ascii="inherit" w:hAnsi="inherit"/>
            <w:b/>
            <w:bCs/>
            <w:color w:val="000000"/>
            <w:sz w:val="24"/>
            <w:szCs w:val="24"/>
          </w:rPr>
          <w:t>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80" w:author="Unknown" w:date="0-00-00T00:00:00Z">
        <w:r>
          <w:rPr>
            <w:rFonts w:eastAsia="Times New Roman" w:cs="Courier New" w:ascii="Courier New" w:hAnsi="Courier New"/>
            <w:color w:val="000000"/>
            <w:sz w:val="24"/>
            <w:szCs w:val="24"/>
          </w:rPr>
          <w:t xml:space="preserve">&lt;div ng-app = "mainApp"&gt;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81" w:author="Unknown" w:date="0-00-00T00:00:00Z">
        <w:r>
          <w:rPr>
            <w:rFonts w:eastAsia="Times New Roman" w:cs="Courier New" w:ascii="Courier New" w:hAnsi="Courier New"/>
            <w:color w:val="000000"/>
            <w:sz w:val="24"/>
            <w:szCs w:val="24"/>
          </w:rPr>
          <w:t xml:space="preserve">  </w:t>
        </w:r>
      </w:ins>
      <w:ins w:id="1082" w:author="Unknown" w:date="0-00-00T00:00:00Z">
        <w:r>
          <w:rPr>
            <w:rFonts w:eastAsia="Times New Roman" w:cs="Courier New" w:ascii="Courier New" w:hAnsi="Courier New"/>
            <w:color w:val="000000"/>
            <w:sz w:val="24"/>
            <w:szCs w:val="24"/>
          </w:rPr>
          <w:t>&lt;scrip t type = "text/ng-template" id = "addEmployee.htm"&gt;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83" w:author="Unknown" w:date="0-00-00T00:00:00Z">
        <w:r>
          <w:rPr>
            <w:rFonts w:eastAsia="Times New Roman" w:cs="Courier New" w:ascii="Courier New" w:hAnsi="Courier New"/>
            <w:color w:val="000000"/>
            <w:sz w:val="24"/>
            <w:szCs w:val="24"/>
          </w:rPr>
          <w:t xml:space="preserve">      </w:t>
        </w:r>
      </w:ins>
      <w:ins w:id="1084" w:author="Unknown" w:date="0-00-00T00:00:00Z">
        <w:r>
          <w:rPr>
            <w:rFonts w:eastAsia="Times New Roman" w:cs="Courier New" w:ascii="Courier New" w:hAnsi="Courier New"/>
            <w:color w:val="000000"/>
            <w:sz w:val="24"/>
            <w:szCs w:val="24"/>
          </w:rPr>
          <w:t>&lt;h2&gt; Add Employee &lt;/h2&gt;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85" w:author="Unknown" w:date="0-00-00T00:00:00Z">
        <w:r>
          <w:rPr>
            <w:rFonts w:eastAsia="Times New Roman" w:cs="Courier New" w:ascii="Courier New" w:hAnsi="Courier New"/>
            <w:color w:val="000000"/>
            <w:sz w:val="24"/>
            <w:szCs w:val="24"/>
          </w:rPr>
          <w:t xml:space="preserve">      </w:t>
        </w:r>
      </w:ins>
      <w:ins w:id="1086" w:author="Unknown" w:date="0-00-00T00:00:00Z">
        <w:r>
          <w:rPr>
            <w:rFonts w:eastAsia="Times New Roman" w:cs="Courier New" w:ascii="Courier New" w:hAnsi="Courier New"/>
            <w:color w:val="000000"/>
            <w:sz w:val="24"/>
            <w:szCs w:val="24"/>
          </w:rPr>
          <w:t>{{message}}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87" w:author="Unknown" w:date="0-00-00T00:00:00Z">
        <w:r>
          <w:rPr>
            <w:rFonts w:eastAsia="Times New Roman" w:cs="Courier New" w:ascii="Courier New" w:hAnsi="Courier New"/>
            <w:color w:val="000000"/>
            <w:sz w:val="24"/>
            <w:szCs w:val="24"/>
          </w:rPr>
          <w:t xml:space="preserve">   </w:t>
        </w:r>
      </w:ins>
      <w:ins w:id="1088" w:author="Unknown" w:date="0-00-00T00:00:00Z">
        <w:r>
          <w:rPr>
            <w:rFonts w:eastAsia="Times New Roman" w:cs="Courier New" w:ascii="Courier New" w:hAnsi="Courier New"/>
            <w:color w:val="000000"/>
            <w:sz w:val="24"/>
            <w:szCs w:val="24"/>
          </w:rPr>
          <w:t xml:space="preserve">&lt;/scrip 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089" w:author="Unknown" w:date="0-00-00T00:00:00Z">
        <w:r>
          <w:rPr>
            <w:rFonts w:eastAsia="Times New Roman" w:cs="Courier New" w:ascii="Courier New" w:hAnsi="Courier New"/>
            <w:color w:val="000000"/>
            <w:sz w:val="24"/>
            <w:szCs w:val="24"/>
          </w:rPr>
          <w:t>&lt;/div&gt;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090" w:author="Unknown" w:date="0-00-00T00:00:00Z">
        <w:r>
          <w:rPr>
            <w:rFonts w:eastAsia="Times New Roman" w:cs="Times New Roman" w:ascii="inherit" w:hAnsi="inherit"/>
            <w:b/>
            <w:bCs/>
            <w:color w:val="000000"/>
            <w:sz w:val="24"/>
            <w:szCs w:val="24"/>
          </w:rPr>
          <w:t>$routeProvider part.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91" w:author="Unknown" w:date="0-00-00T00:00:00Z">
        <w:r>
          <w:rPr>
            <w:rFonts w:eastAsia="Times New Roman" w:cs="Courier New" w:ascii="Courier New" w:hAnsi="Courier New"/>
            <w:color w:val="000000"/>
            <w:sz w:val="24"/>
            <w:szCs w:val="24"/>
          </w:rPr>
          <w:t>var mainApp = angular.module("mainApp", ['ngRoute']);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92" w:author="Unknown" w:date="0-00-00T00:00:00Z">
        <w:r>
          <w:rPr>
            <w:rFonts w:eastAsia="Times New Roman" w:cs="Courier New" w:ascii="Courier New" w:hAnsi="Courier New"/>
            <w:color w:val="000000"/>
            <w:sz w:val="24"/>
            <w:szCs w:val="24"/>
          </w:rPr>
          <w:t>mainApp.config(['$routeProvider', function($routeProvider)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93" w:author="Unknown" w:date="0-00-00T00:00:00Z">
        <w:r>
          <w:rPr>
            <w:rFonts w:eastAsia="Times New Roman" w:cs="Courier New" w:ascii="Courier New" w:hAnsi="Courier New"/>
            <w:color w:val="000000"/>
            <w:sz w:val="24"/>
            <w:szCs w:val="24"/>
          </w:rPr>
          <w:t xml:space="preserve">   </w:t>
        </w:r>
      </w:ins>
      <w:ins w:id="1094" w:author="Unknown" w:date="0-00-00T00:00:00Z">
        <w:r>
          <w:rPr>
            <w:rFonts w:eastAsia="Times New Roman" w:cs="Courier New" w:ascii="Courier New" w:hAnsi="Courier New"/>
            <w:color w:val="000000"/>
            <w:sz w:val="24"/>
            <w:szCs w:val="24"/>
          </w:rPr>
          <w:t>$routeProvider.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95" w:author="Unknown" w:date="0-00-00T00:00:00Z">
        <w:r>
          <w:rPr>
            <w:rFonts w:eastAsia="Times New Roman" w:cs="Courier New" w:ascii="Courier New" w:hAnsi="Courier New"/>
            <w:color w:val="000000"/>
            <w:sz w:val="24"/>
            <w:szCs w:val="24"/>
          </w:rPr>
          <w:t xml:space="preserve">   </w:t>
        </w:r>
      </w:ins>
      <w:ins w:id="1096" w:author="Unknown" w:date="0-00-00T00:00:00Z">
        <w:r>
          <w:rPr>
            <w:rFonts w:eastAsia="Times New Roman" w:cs="Courier New" w:ascii="Courier New" w:hAnsi="Courier New"/>
            <w:color w:val="000000"/>
            <w:sz w:val="24"/>
            <w:szCs w:val="24"/>
          </w:rPr>
          <w:t>when('/addEmployee',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97" w:author="Unknown" w:date="0-00-00T00:00:00Z">
        <w:r>
          <w:rPr>
            <w:rFonts w:eastAsia="Times New Roman" w:cs="Courier New" w:ascii="Courier New" w:hAnsi="Courier New"/>
            <w:color w:val="000000"/>
            <w:sz w:val="24"/>
            <w:szCs w:val="24"/>
          </w:rPr>
          <w:t xml:space="preserve">      </w:t>
        </w:r>
      </w:ins>
      <w:ins w:id="1098" w:author="Unknown" w:date="0-00-00T00:00:00Z">
        <w:r>
          <w:rPr>
            <w:rFonts w:eastAsia="Times New Roman" w:cs="Courier New" w:ascii="Courier New" w:hAnsi="Courier New"/>
            <w:color w:val="000000"/>
            <w:sz w:val="24"/>
            <w:szCs w:val="24"/>
          </w:rPr>
          <w:t>templateUrl: 'addEmployee.htm', controller: 'AddEmployeeController'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099" w:author="Unknown" w:date="0-00-00T00:00:00Z">
        <w:r>
          <w:rPr>
            <w:rFonts w:eastAsia="Times New Roman" w:cs="Courier New" w:ascii="Courier New" w:hAnsi="Courier New"/>
            <w:color w:val="000000"/>
            <w:sz w:val="24"/>
            <w:szCs w:val="24"/>
          </w:rPr>
          <w:t xml:space="preserve">   </w:t>
        </w:r>
      </w:ins>
      <w:ins w:id="1100"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01" w:author="Unknown" w:date="0-00-00T00:00:00Z">
        <w:r>
          <w:rPr>
            <w:rFonts w:eastAsia="Times New Roman" w:cs="Courier New" w:ascii="Courier New" w:hAnsi="Courier New"/>
            <w:color w:val="000000"/>
            <w:sz w:val="24"/>
            <w:szCs w:val="24"/>
          </w:rPr>
          <w:t xml:space="preserve"> </w:t>
        </w:r>
      </w:ins>
      <w:ins w:id="1102" w:author="Unknown" w:date="0-00-00T00:00:00Z">
        <w:r>
          <w:rPr>
            <w:rFonts w:eastAsia="Times New Roman" w:cs="Courier New" w:ascii="Courier New" w:hAnsi="Courier New"/>
            <w:color w:val="000000"/>
            <w:sz w:val="24"/>
            <w:szCs w:val="24"/>
          </w:rPr>
          <w:t>otherwise({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03" w:author="Unknown" w:date="0-00-00T00:00:00Z">
        <w:r>
          <w:rPr>
            <w:rFonts w:eastAsia="Times New Roman" w:cs="Courier New" w:ascii="Courier New" w:hAnsi="Courier New"/>
            <w:color w:val="000000"/>
            <w:sz w:val="24"/>
            <w:szCs w:val="24"/>
          </w:rPr>
          <w:t xml:space="preserve">      </w:t>
        </w:r>
      </w:ins>
      <w:ins w:id="1104" w:author="Unknown" w:date="0-00-00T00:00:00Z">
        <w:r>
          <w:rPr>
            <w:rFonts w:eastAsia="Times New Roman" w:cs="Courier New" w:ascii="Courier New" w:hAnsi="Courier New"/>
            <w:color w:val="000000"/>
            <w:sz w:val="24"/>
            <w:szCs w:val="24"/>
          </w:rPr>
          <w:t>redirectTo: '/addEmployee'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05" w:author="Unknown" w:date="0-00-00T00:00:00Z">
        <w:r>
          <w:rPr>
            <w:rFonts w:eastAsia="Times New Roman" w:cs="Courier New" w:ascii="Courier New" w:hAnsi="Courier New"/>
            <w:color w:val="000000"/>
            <w:sz w:val="24"/>
            <w:szCs w:val="24"/>
          </w:rPr>
          <w:t xml:space="preserve">   </w:t>
        </w:r>
      </w:ins>
      <w:ins w:id="1106"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107" w:author="Unknown" w:date="0-00-00T00:00:00Z">
        <w:r>
          <w:rPr>
            <w:rFonts w:eastAsia="Times New Roman" w:cs="Courier New" w:ascii="Courier New" w:hAnsi="Courier New"/>
            <w:color w:val="000000"/>
            <w:sz w:val="24"/>
            <w:szCs w:val="24"/>
          </w:rPr>
          <w:t xml:space="preserve"> </w:t>
        </w:r>
      </w:ins>
      <w:ins w:id="1108" w:author="Unknown" w:date="0-00-00T00:00:00Z">
        <w:r>
          <w:rPr>
            <w:rFonts w:eastAsia="Times New Roman" w:cs="Courier New" w:ascii="Courier New" w:hAnsi="Courier New"/>
            <w:color w:val="0000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109" w:author="Unknown" w:date="0-00-00T00:00:00Z">
        <w:r>
          <w:rPr>
            <w:rFonts w:eastAsia="Times New Roman" w:cs="Times New Roman" w:ascii="Helvetica" w:hAnsi="Helvetica"/>
            <w:color w:val="000000"/>
            <w:sz w:val="32"/>
            <w:szCs w:val="32"/>
          </w:rPr>
          <w:t>What Is $RouteProvider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10" w:author="Unknown" w:date="0-00-00T00:00:00Z">
        <w:r>
          <w:rPr>
            <w:rFonts w:eastAsia="Times New Roman" w:cs="Times New Roman" w:ascii="Helvetica" w:hAnsi="Helvetica"/>
            <w:color w:val="000000"/>
            <w:sz w:val="24"/>
            <w:szCs w:val="24"/>
          </w:rPr>
          <w:t>The $routeProvider is a primary AngularJS service which sets the configuration of URLs, map them to the corresponding HTML page or ng-template, and attach a controller with the same.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111" w:author="Unknown" w:date="0-00-00T00:00:00Z">
        <w:r>
          <w:rPr>
            <w:rFonts w:eastAsia="Times New Roman" w:cs="Times New Roman" w:ascii="Helvetica" w:hAnsi="Helvetica"/>
            <w:color w:val="000000"/>
            <w:sz w:val="32"/>
            <w:szCs w:val="32"/>
          </w:rPr>
          <w:t>Give An Example Of The $RouteProvider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12" w:author="Unknown" w:date="0-00-00T00:00:00Z">
        <w:r>
          <w:rPr>
            <w:rFonts w:eastAsia="Times New Roman" w:cs="Times New Roman" w:ascii="Helvetica" w:hAnsi="Helvetica"/>
            <w:color w:val="000000"/>
            <w:sz w:val="24"/>
            <w:szCs w:val="24"/>
          </w:rPr>
          <w:t>Let’s see the following 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13" w:author="Unknown" w:date="0-00-00T00:00:00Z">
        <w:r>
          <w:rPr>
            <w:rFonts w:eastAsia="Times New Roman" w:cs="Courier New" w:ascii="Courier New" w:hAnsi="Courier New"/>
            <w:color w:val="000000"/>
            <w:sz w:val="24"/>
            <w:szCs w:val="24"/>
          </w:rPr>
          <w:t>var mainApp = angular.module("mainApp", ['ngRoute']);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14" w:author="Unknown" w:date="0-00-00T00:00:00Z">
        <w:r>
          <w:rPr>
            <w:rFonts w:eastAsia="Times New Roman" w:cs="Courier New" w:ascii="Courier New" w:hAnsi="Courier New"/>
            <w:color w:val="000000"/>
            <w:sz w:val="24"/>
            <w:szCs w:val="24"/>
          </w:rPr>
          <w:t>mainApp.config(['$routeProvider', function($routeProvider)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15" w:author="Unknown" w:date="0-00-00T00:00:00Z">
        <w:r>
          <w:rPr>
            <w:rFonts w:eastAsia="Times New Roman" w:cs="Courier New" w:ascii="Courier New" w:hAnsi="Courier New"/>
            <w:color w:val="000000"/>
            <w:sz w:val="24"/>
            <w:szCs w:val="24"/>
          </w:rPr>
          <w:t xml:space="preserve">   </w:t>
        </w:r>
      </w:ins>
      <w:ins w:id="1116" w:author="Unknown" w:date="0-00-00T00:00:00Z">
        <w:r>
          <w:rPr>
            <w:rFonts w:eastAsia="Times New Roman" w:cs="Courier New" w:ascii="Courier New" w:hAnsi="Courier New"/>
            <w:color w:val="000000"/>
            <w:sz w:val="24"/>
            <w:szCs w:val="24"/>
          </w:rPr>
          <w:t>$routeProvider.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17" w:author="Unknown" w:date="0-00-00T00:00:00Z">
        <w:r>
          <w:rPr>
            <w:rFonts w:eastAsia="Times New Roman" w:cs="Courier New" w:ascii="Courier New" w:hAnsi="Courier New"/>
            <w:color w:val="000000"/>
            <w:sz w:val="24"/>
            <w:szCs w:val="24"/>
          </w:rPr>
          <w:t xml:space="preserve">   </w:t>
        </w:r>
      </w:ins>
      <w:ins w:id="1118" w:author="Unknown" w:date="0-00-00T00:00:00Z">
        <w:r>
          <w:rPr>
            <w:rFonts w:eastAsia="Times New Roman" w:cs="Courier New" w:ascii="Courier New" w:hAnsi="Courier New"/>
            <w:color w:val="000000"/>
            <w:sz w:val="24"/>
            <w:szCs w:val="24"/>
          </w:rPr>
          <w:t>when('/addEmployee',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19" w:author="Unknown" w:date="0-00-00T00:00:00Z">
        <w:r>
          <w:rPr>
            <w:rFonts w:eastAsia="Times New Roman" w:cs="Courier New" w:ascii="Courier New" w:hAnsi="Courier New"/>
            <w:color w:val="000000"/>
            <w:sz w:val="24"/>
            <w:szCs w:val="24"/>
          </w:rPr>
          <w:t xml:space="preserve">      </w:t>
        </w:r>
      </w:ins>
      <w:ins w:id="1120" w:author="Unknown" w:date="0-00-00T00:00:00Z">
        <w:r>
          <w:rPr>
            <w:rFonts w:eastAsia="Times New Roman" w:cs="Courier New" w:ascii="Courier New" w:hAnsi="Courier New"/>
            <w:color w:val="000000"/>
            <w:sz w:val="24"/>
            <w:szCs w:val="24"/>
          </w:rPr>
          <w:t>templateUrl: 'addEmployee.htm', controller: 'AddEmployeeController'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21" w:author="Unknown" w:date="0-00-00T00:00:00Z">
        <w:r>
          <w:rPr>
            <w:rFonts w:eastAsia="Times New Roman" w:cs="Courier New" w:ascii="Courier New" w:hAnsi="Courier New"/>
            <w:color w:val="000000"/>
            <w:sz w:val="24"/>
            <w:szCs w:val="24"/>
          </w:rPr>
          <w:t xml:space="preserve">   </w:t>
        </w:r>
      </w:ins>
      <w:ins w:id="1122"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23" w:author="Unknown" w:date="0-00-00T00:00:00Z">
        <w:r>
          <w:rPr>
            <w:rFonts w:eastAsia="Times New Roman" w:cs="Courier New" w:ascii="Courier New" w:hAnsi="Courier New"/>
            <w:color w:val="000000"/>
            <w:sz w:val="24"/>
            <w:szCs w:val="24"/>
          </w:rPr>
          <w:t xml:space="preserve"> </w:t>
        </w:r>
      </w:ins>
      <w:ins w:id="1124" w:author="Unknown" w:date="0-00-00T00:00:00Z">
        <w:r>
          <w:rPr>
            <w:rFonts w:eastAsia="Times New Roman" w:cs="Courier New" w:ascii="Courier New" w:hAnsi="Courier New"/>
            <w:color w:val="000000"/>
            <w:sz w:val="24"/>
            <w:szCs w:val="24"/>
          </w:rPr>
          <w:t>otherwise({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25" w:author="Unknown" w:date="0-00-00T00:00:00Z">
        <w:r>
          <w:rPr>
            <w:rFonts w:eastAsia="Times New Roman" w:cs="Courier New" w:ascii="Courier New" w:hAnsi="Courier New"/>
            <w:color w:val="000000"/>
            <w:sz w:val="24"/>
            <w:szCs w:val="24"/>
          </w:rPr>
          <w:t xml:space="preserve">      </w:t>
        </w:r>
      </w:ins>
      <w:ins w:id="1126" w:author="Unknown" w:date="0-00-00T00:00:00Z">
        <w:r>
          <w:rPr>
            <w:rFonts w:eastAsia="Times New Roman" w:cs="Courier New" w:ascii="Courier New" w:hAnsi="Courier New"/>
            <w:color w:val="000000"/>
            <w:sz w:val="24"/>
            <w:szCs w:val="24"/>
          </w:rPr>
          <w:t>redirectTo: '/addEmployee'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27" w:author="Unknown" w:date="0-00-00T00:00:00Z">
        <w:r>
          <w:rPr>
            <w:rFonts w:eastAsia="Times New Roman" w:cs="Courier New" w:ascii="Courier New" w:hAnsi="Courier New"/>
            <w:color w:val="000000"/>
            <w:sz w:val="24"/>
            <w:szCs w:val="24"/>
          </w:rPr>
          <w:t xml:space="preserve">   </w:t>
        </w:r>
      </w:ins>
      <w:ins w:id="1128"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129"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30" w:author="Unknown" w:date="0-00-00T00:00:00Z">
        <w:r>
          <w:rPr>
            <w:rFonts w:eastAsia="Times New Roman" w:cs="Times New Roman" w:ascii="Helvetica" w:hAnsi="Helvetica"/>
            <w:color w:val="000000"/>
            <w:sz w:val="24"/>
            <w:szCs w:val="24"/>
          </w:rPr>
          <w:t>Following are some important points to consider for the above example.</w:t>
        </w:r>
      </w:ins>
    </w:p>
    <w:p>
      <w:pPr>
        <w:pStyle w:val="Normal"/>
        <w:numPr>
          <w:ilvl w:val="0"/>
          <w:numId w:val="25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131" w:author="Unknown" w:date="0-00-00T00:00:00Z">
        <w:r>
          <w:rPr>
            <w:rFonts w:eastAsia="Times New Roman" w:cs="Times New Roman" w:ascii="Helvetica" w:hAnsi="Helvetica"/>
            <w:color w:val="000000"/>
            <w:sz w:val="24"/>
            <w:szCs w:val="24"/>
          </w:rPr>
          <w:t>The routeProvider acts as a function under the config of the mainApp module using a key as ‘$routeProvider.’</w:t>
        </w:r>
      </w:ins>
    </w:p>
    <w:p>
      <w:pPr>
        <w:pStyle w:val="Normal"/>
        <w:numPr>
          <w:ilvl w:val="0"/>
          <w:numId w:val="25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132" w:author="Unknown" w:date="0-00-00T00:00:00Z">
        <w:r>
          <w:rPr>
            <w:rFonts w:eastAsia="Times New Roman" w:cs="Times New Roman" w:ascii="Helvetica" w:hAnsi="Helvetica"/>
            <w:color w:val="000000"/>
            <w:sz w:val="24"/>
            <w:szCs w:val="24"/>
          </w:rPr>
          <w:t>$routeProvider.when defines a URL “/addEmployee” which is then mapped to “addEmployee.htm”. The “addEmployee.htm” should be present on the same path as the main HTML page.</w:t>
        </w:r>
      </w:ins>
    </w:p>
    <w:p>
      <w:pPr>
        <w:pStyle w:val="Normal"/>
        <w:numPr>
          <w:ilvl w:val="0"/>
          <w:numId w:val="25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133" w:author="Unknown" w:date="0-00-00T00:00:00Z">
        <w:r>
          <w:rPr>
            <w:rFonts w:eastAsia="Times New Roman" w:cs="Times New Roman" w:ascii="Helvetica" w:hAnsi="Helvetica"/>
            <w:color w:val="000000"/>
            <w:sz w:val="24"/>
            <w:szCs w:val="24"/>
          </w:rPr>
          <w:t>The “otherwise” clause sets the default view.</w:t>
        </w:r>
      </w:ins>
    </w:p>
    <w:p>
      <w:pPr>
        <w:pStyle w:val="Normal"/>
        <w:numPr>
          <w:ilvl w:val="0"/>
          <w:numId w:val="25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134" w:author="Unknown" w:date="0-00-00T00:00:00Z">
        <w:r>
          <w:rPr>
            <w:rFonts w:eastAsia="Times New Roman" w:cs="Times New Roman" w:ascii="Helvetica" w:hAnsi="Helvetica"/>
            <w:color w:val="000000"/>
            <w:sz w:val="24"/>
            <w:szCs w:val="24"/>
          </w:rPr>
          <w:t>The “controller” clause sets the corresponding controller for the view.</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135" w:author="Unknown" w:date="0-00-00T00:00:00Z">
        <w:r>
          <w:rPr>
            <w:rFonts w:eastAsia="Times New Roman" w:cs="Times New Roman" w:ascii="Helvetica" w:hAnsi="Helvetica"/>
            <w:color w:val="000000"/>
            <w:sz w:val="32"/>
            <w:szCs w:val="32"/>
          </w:rPr>
          <w:t>What Does Data Binding Mean In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36" w:author="Unknown" w:date="0-00-00T00:00:00Z">
        <w:r>
          <w:rPr>
            <w:rFonts w:eastAsia="Times New Roman" w:cs="Times New Roman" w:ascii="Helvetica" w:hAnsi="Helvetica"/>
            <w:color w:val="000000"/>
            <w:sz w:val="24"/>
            <w:szCs w:val="24"/>
          </w:rPr>
          <w:t>Data binding is the connection bridge between view and business logic (view model) of the application. In AngularJS, it does the automatic synchronization between the model and view.</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37" w:author="Unknown" w:date="0-00-00T00:00:00Z">
        <w:r>
          <w:rPr>
            <w:rFonts w:eastAsia="Times New Roman" w:cs="Times New Roman" w:ascii="Helvetica" w:hAnsi="Helvetica"/>
            <w:color w:val="000000"/>
            <w:sz w:val="24"/>
            <w:szCs w:val="24"/>
          </w:rPr>
          <w:t>When the model changes, the view reflects it automatically and vice versa. AngularJS supports the following two types of bindings:</w:t>
        </w:r>
      </w:ins>
    </w:p>
    <w:p>
      <w:pPr>
        <w:pStyle w:val="Normal"/>
        <w:numPr>
          <w:ilvl w:val="0"/>
          <w:numId w:val="25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138" w:author="Unknown" w:date="0-00-00T00:00:00Z">
        <w:r>
          <w:rPr>
            <w:rFonts w:eastAsia="Times New Roman" w:cs="Times New Roman" w:ascii="Helvetica" w:hAnsi="Helvetica"/>
            <w:color w:val="000000"/>
            <w:sz w:val="24"/>
            <w:szCs w:val="24"/>
          </w:rPr>
          <w:t>One-way and,</w:t>
        </w:r>
      </w:ins>
    </w:p>
    <w:p>
      <w:pPr>
        <w:pStyle w:val="Normal"/>
        <w:numPr>
          <w:ilvl w:val="0"/>
          <w:numId w:val="25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139" w:author="Unknown" w:date="0-00-00T00:00:00Z">
        <w:r>
          <w:rPr>
            <w:rFonts w:eastAsia="Times New Roman" w:cs="Times New Roman" w:ascii="Helvetica" w:hAnsi="Helvetica"/>
            <w:color w:val="000000"/>
            <w:sz w:val="24"/>
            <w:szCs w:val="24"/>
          </w:rPr>
          <w:t>Two-way</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140" w:author="Unknown" w:date="0-00-00T00:00:00Z">
        <w:r>
          <w:rPr>
            <w:rFonts w:eastAsia="Times New Roman" w:cs="Times New Roman" w:ascii="Helvetica" w:hAnsi="Helvetica"/>
            <w:color w:val="000000"/>
            <w:sz w:val="32"/>
            <w:szCs w:val="32"/>
          </w:rPr>
          <w:t>What Are The Data Binding Directives Does Angular Support?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41" w:author="Unknown" w:date="0-00-00T00:00:00Z">
        <w:r>
          <w:rPr>
            <w:rFonts w:eastAsia="Times New Roman" w:cs="Times New Roman" w:ascii="Helvetica" w:hAnsi="Helvetica"/>
            <w:color w:val="000000"/>
            <w:sz w:val="24"/>
            <w:szCs w:val="24"/>
          </w:rPr>
          <w:t>AngularJS provides the following data binding directives:</w:t>
        </w:r>
      </w:ins>
    </w:p>
    <w:p>
      <w:pPr>
        <w:pStyle w:val="Normal"/>
        <w:numPr>
          <w:ilvl w:val="0"/>
          <w:numId w:val="26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142" w:author="Unknown" w:date="0-00-00T00:00:00Z">
        <w:r>
          <w:rPr>
            <w:rFonts w:eastAsia="Times New Roman" w:cs="Times New Roman" w:ascii="Helvetica" w:hAnsi="Helvetica"/>
            <w:color w:val="000000"/>
            <w:sz w:val="24"/>
            <w:szCs w:val="24"/>
          </w:rPr>
          <w:t>ng-model</w:t>
        </w:r>
      </w:ins>
    </w:p>
    <w:p>
      <w:pPr>
        <w:pStyle w:val="Normal"/>
        <w:numPr>
          <w:ilvl w:val="0"/>
          <w:numId w:val="26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143" w:author="Unknown" w:date="0-00-00T00:00:00Z">
        <w:r>
          <w:rPr>
            <w:rFonts w:eastAsia="Times New Roman" w:cs="Times New Roman" w:ascii="Helvetica" w:hAnsi="Helvetica"/>
            <w:color w:val="000000"/>
            <w:sz w:val="24"/>
            <w:szCs w:val="24"/>
          </w:rPr>
          <w:t>ng-bind</w:t>
        </w:r>
      </w:ins>
    </w:p>
    <w:p>
      <w:pPr>
        <w:pStyle w:val="Normal"/>
        <w:numPr>
          <w:ilvl w:val="0"/>
          <w:numId w:val="26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144" w:author="Unknown" w:date="0-00-00T00:00:00Z">
        <w:r>
          <w:rPr>
            <w:rFonts w:eastAsia="Times New Roman" w:cs="Times New Roman" w:ascii="Helvetica" w:hAnsi="Helvetica"/>
            <w:color w:val="000000"/>
            <w:sz w:val="24"/>
            <w:szCs w:val="24"/>
          </w:rPr>
          <w:t>ng-bind-html</w:t>
        </w:r>
      </w:ins>
    </w:p>
    <w:p>
      <w:pPr>
        <w:pStyle w:val="Normal"/>
        <w:numPr>
          <w:ilvl w:val="0"/>
          <w:numId w:val="26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145" w:author="Unknown" w:date="0-00-00T00:00:00Z">
        <w:r>
          <w:rPr>
            <w:rFonts w:eastAsia="Times New Roman" w:cs="Times New Roman" w:ascii="Helvetica" w:hAnsi="Helvetica"/>
            <w:color w:val="000000"/>
            <w:sz w:val="24"/>
            <w:szCs w:val="24"/>
          </w:rPr>
          <w:t>ng-bind-template</w:t>
        </w:r>
      </w:ins>
    </w:p>
    <w:p>
      <w:pPr>
        <w:pStyle w:val="Normal"/>
        <w:numPr>
          <w:ilvl w:val="0"/>
          <w:numId w:val="26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146" w:author="Unknown" w:date="0-00-00T00:00:00Z">
        <w:r>
          <w:rPr>
            <w:rFonts w:eastAsia="Times New Roman" w:cs="Times New Roman" w:ascii="Helvetica" w:hAnsi="Helvetica"/>
            <w:color w:val="000000"/>
            <w:sz w:val="24"/>
            <w:szCs w:val="24"/>
          </w:rPr>
          <w:t>ng-non-bindable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147" w:author="Unknown" w:date="0-00-00T00:00:00Z">
        <w:r>
          <w:rPr>
            <w:rFonts w:eastAsia="Times New Roman" w:cs="Times New Roman" w:ascii="Helvetica" w:hAnsi="Helvetica"/>
            <w:color w:val="000000"/>
            <w:sz w:val="32"/>
            <w:szCs w:val="32"/>
          </w:rPr>
          <w:t>What Is Ng-Bind Directive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48" w:author="Unknown" w:date="0-00-00T00:00:00Z">
        <w:r>
          <w:rPr>
            <w:rFonts w:eastAsia="Times New Roman" w:cs="Times New Roman" w:ascii="Helvetica" w:hAnsi="Helvetica"/>
            <w:color w:val="000000"/>
            <w:sz w:val="24"/>
            <w:szCs w:val="24"/>
          </w:rPr>
          <w:t>It updates the text content of the specified HTML element with the value of the given expression.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49" w:author="Unknown" w:date="0-00-00T00:00:00Z">
        <w:r>
          <w:rPr>
            <w:rFonts w:eastAsia="Times New Roman" w:cs="Times New Roman" w:ascii="Helvetica" w:hAnsi="Helvetica"/>
            <w:color w:val="000000"/>
            <w:sz w:val="24"/>
            <w:szCs w:val="24"/>
          </w:rPr>
          <w:t>The text content gets updated when there is any change in the expression value. It is very similar to the double curly markup ( {{expr }}) but is less verbose.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50" w:author="Unknown" w:date="0-00-00T00:00:00Z">
        <w:r>
          <w:rPr>
            <w:rFonts w:eastAsia="Times New Roman" w:cs="Times New Roman" w:ascii="Helvetica" w:hAnsi="Helvetica"/>
            <w:color w:val="000000"/>
            <w:sz w:val="24"/>
            <w:szCs w:val="24"/>
          </w:rPr>
          <w:t>It has the following syntax.</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151" w:author="Unknown" w:date="0-00-00T00:00:00Z">
        <w:r>
          <w:rPr>
            <w:rFonts w:eastAsia="Times New Roman" w:cs="Courier New" w:ascii="Courier New" w:hAnsi="Courier New"/>
            <w:color w:val="000000"/>
            <w:sz w:val="24"/>
            <w:szCs w:val="24"/>
          </w:rPr>
          <w:t>&lt;ANY ELEMENT ng-bind="expression"&gt; &lt;/ANY ELEMENT&gt;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152" w:author="Unknown" w:date="0-00-00T00:00:00Z">
        <w:r>
          <w:rPr>
            <w:rFonts w:eastAsia="Times New Roman" w:cs="Times New Roman" w:ascii="Helvetica" w:hAnsi="Helvetica"/>
            <w:color w:val="000000"/>
            <w:sz w:val="32"/>
            <w:szCs w:val="32"/>
          </w:rPr>
          <w:t>What Is Ng-Bind-Html Directive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53" w:author="Unknown" w:date="0-00-00T00:00:00Z">
        <w:r>
          <w:rPr>
            <w:rFonts w:eastAsia="Times New Roman" w:cs="Times New Roman" w:ascii="Helvetica" w:hAnsi="Helvetica"/>
            <w:color w:val="000000"/>
            <w:sz w:val="24"/>
            <w:szCs w:val="24"/>
          </w:rPr>
          <w:t>It evaluates the expression and inserts the HTML content into the element in a secure way. To use this functionality, it has to use $sanitize service. For this, it is mandatory that $sanitize is available.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54" w:author="Unknown" w:date="0-00-00T00:00:00Z">
        <w:r>
          <w:rPr>
            <w:rFonts w:eastAsia="Times New Roman" w:cs="Times New Roman" w:ascii="Helvetica" w:hAnsi="Helvetica"/>
            <w:color w:val="000000"/>
            <w:sz w:val="24"/>
            <w:szCs w:val="24"/>
          </w:rPr>
          <w:t>It has the following Syntax.</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155" w:author="Unknown" w:date="0-00-00T00:00:00Z">
        <w:r>
          <w:rPr>
            <w:rFonts w:eastAsia="Times New Roman" w:cs="Courier New" w:ascii="Courier New" w:hAnsi="Courier New"/>
            <w:color w:val="000000"/>
            <w:sz w:val="24"/>
            <w:szCs w:val="24"/>
          </w:rPr>
          <w:t>&lt;ANY ELEMENT ng-bind-html=" expression "&gt; &lt;/ANY ELEMENT&gt;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156" w:author="Unknown" w:date="0-00-00T00:00:00Z">
        <w:r>
          <w:rPr>
            <w:rFonts w:eastAsia="Times New Roman" w:cs="Times New Roman" w:ascii="Helvetica" w:hAnsi="Helvetica"/>
            <w:color w:val="000000"/>
            <w:sz w:val="32"/>
            <w:szCs w:val="32"/>
          </w:rPr>
          <w:t>What Is Ng-Bind-Template Directive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57" w:author="Unknown" w:date="0-00-00T00:00:00Z">
        <w:r>
          <w:rPr>
            <w:rFonts w:eastAsia="Times New Roman" w:cs="Times New Roman" w:ascii="Helvetica" w:hAnsi="Helvetica"/>
            <w:color w:val="000000"/>
            <w:sz w:val="24"/>
            <w:szCs w:val="24"/>
          </w:rPr>
          <w:t>It replaces the element text content with the interpolation of the template. It can contain multiple double curly markups.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58" w:author="Unknown" w:date="0-00-00T00:00:00Z">
        <w:r>
          <w:rPr>
            <w:rFonts w:eastAsia="Times New Roman" w:cs="Times New Roman" w:ascii="Helvetica" w:hAnsi="Helvetica"/>
            <w:color w:val="000000"/>
            <w:sz w:val="24"/>
            <w:szCs w:val="24"/>
          </w:rPr>
          <w:t>It has the following syntax.</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159" w:author="Unknown" w:date="0-00-00T00:00:00Z">
        <w:r>
          <w:rPr>
            <w:rFonts w:eastAsia="Times New Roman" w:cs="Courier New" w:ascii="Courier New" w:hAnsi="Courier New"/>
            <w:color w:val="000000"/>
            <w:sz w:val="24"/>
            <w:szCs w:val="24"/>
          </w:rPr>
          <w:t>&lt;ANY ELEMENT ng-bind-template=" {{expression1}} {{expression2}} … {{expressionn}} "&gt; &lt;/ANY ELEMENT&gt;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160" w:author="Unknown" w:date="0-00-00T00:00:00Z">
        <w:r>
          <w:rPr>
            <w:rFonts w:eastAsia="Times New Roman" w:cs="Times New Roman" w:ascii="Helvetica" w:hAnsi="Helvetica"/>
            <w:color w:val="000000"/>
            <w:sz w:val="32"/>
            <w:szCs w:val="32"/>
          </w:rPr>
          <w:t>What Is Ng-Non-Bindable Directive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61" w:author="Unknown" w:date="0-00-00T00:00:00Z">
        <w:r>
          <w:rPr>
            <w:rFonts w:eastAsia="Times New Roman" w:cs="Times New Roman" w:ascii="Helvetica" w:hAnsi="Helvetica"/>
            <w:color w:val="000000"/>
            <w:sz w:val="24"/>
            <w:szCs w:val="24"/>
          </w:rPr>
          <w:t>This directive informs AngularJS, not to compile or bind the contents of the current DOM element. It is useful in the case when the user wants to display the expression only and do not want to execute it.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62" w:author="Unknown" w:date="0-00-00T00:00:00Z">
        <w:r>
          <w:rPr>
            <w:rFonts w:eastAsia="Times New Roman" w:cs="Times New Roman" w:ascii="Helvetica" w:hAnsi="Helvetica"/>
            <w:color w:val="000000"/>
            <w:sz w:val="24"/>
            <w:szCs w:val="24"/>
          </w:rPr>
          <w:t>It has the following syntax.</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163" w:author="Unknown" w:date="0-00-00T00:00:00Z">
        <w:r>
          <w:rPr>
            <w:rFonts w:eastAsia="Times New Roman" w:cs="Courier New" w:ascii="Courier New" w:hAnsi="Courier New"/>
            <w:color w:val="000000"/>
            <w:sz w:val="24"/>
            <w:szCs w:val="24"/>
          </w:rPr>
          <w:t>&lt;ANY ELEMENT ng-non-bindable &gt; &lt;/ANY ELEMENT&gt;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164" w:author="Unknown" w:date="0-00-00T00:00:00Z">
        <w:r>
          <w:rPr>
            <w:rFonts w:eastAsia="Times New Roman" w:cs="Times New Roman" w:ascii="Helvetica" w:hAnsi="Helvetica"/>
            <w:color w:val="000000"/>
            <w:sz w:val="32"/>
            <w:szCs w:val="32"/>
          </w:rPr>
          <w:t>What Is The Ng-Model Directive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65" w:author="Unknown" w:date="0-00-00T00:00:00Z">
        <w:r>
          <w:rPr>
            <w:rFonts w:eastAsia="Times New Roman" w:cs="Times New Roman" w:ascii="Helvetica" w:hAnsi="Helvetica"/>
            <w:color w:val="000000"/>
            <w:sz w:val="24"/>
            <w:szCs w:val="24"/>
          </w:rPr>
          <w:t>This directive is capable of binding with the input, select, text area or any custom form control. It provides two-way data binding. It also provides validation behavior. It also retains the state of the HTML elements (like valid/invalid, touched/untouched and so 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66" w:author="Unknown" w:date="0-00-00T00:00:00Z">
        <w:r>
          <w:rPr>
            <w:rFonts w:eastAsia="Times New Roman" w:cs="Times New Roman" w:ascii="Helvetica" w:hAnsi="Helvetica"/>
            <w:color w:val="000000"/>
            <w:sz w:val="24"/>
            <w:szCs w:val="24"/>
          </w:rPr>
          <w:t>It has the following syntax.</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167" w:author="Unknown" w:date="0-00-00T00:00:00Z">
        <w:r>
          <w:rPr>
            <w:rFonts w:eastAsia="Times New Roman" w:cs="Courier New" w:ascii="Courier New" w:hAnsi="Courier New"/>
            <w:color w:val="000000"/>
            <w:sz w:val="24"/>
            <w:szCs w:val="24"/>
          </w:rPr>
          <w:t>&lt;input ng-model="name"/&gt;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168" w:author="Unknown" w:date="0-00-00T00:00:00Z">
        <w:r>
          <w:rPr>
            <w:rFonts w:eastAsia="Times New Roman" w:cs="Times New Roman" w:ascii="Helvetica" w:hAnsi="Helvetica"/>
            <w:color w:val="000000"/>
            <w:sz w:val="32"/>
            <w:szCs w:val="32"/>
          </w:rPr>
          <w:t>What Directives Are Used To Show And Hide HTML Elements In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69" w:author="Unknown" w:date="0-00-00T00:00:00Z">
        <w:r>
          <w:rPr>
            <w:rFonts w:eastAsia="Times New Roman" w:cs="Times New Roman" w:ascii="Helvetica" w:hAnsi="Helvetica"/>
            <w:color w:val="000000"/>
            <w:sz w:val="24"/>
            <w:szCs w:val="24"/>
          </w:rPr>
          <w:t>The directives used to show and hide HTML elements in the AngularJS are &lt;ng-show&gt; and &lt;ng-hide&gt;. They do this based on the result of an expression.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70" w:author="Unknown" w:date="0-00-00T00:00:00Z">
        <w:r>
          <w:rPr>
            <w:rFonts w:eastAsia="Times New Roman" w:cs="Times New Roman" w:ascii="Helvetica" w:hAnsi="Helvetica"/>
            <w:color w:val="000000"/>
            <w:sz w:val="24"/>
            <w:szCs w:val="24"/>
          </w:rPr>
          <w:t>Its syntax is as follows.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171" w:author="Unknown" w:date="0-00-00T00:00:00Z">
        <w:r>
          <w:rPr>
            <w:rFonts w:eastAsia="Times New Roman" w:cs="Courier New" w:ascii="Courier New" w:hAnsi="Courier New"/>
            <w:color w:val="000000"/>
            <w:sz w:val="24"/>
            <w:szCs w:val="24"/>
          </w:rPr>
          <w:t>&lt;element ng-show="expression"&gt;&lt;/element&gt;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72" w:author="Unknown" w:date="0-00-00T00:00:00Z">
        <w:r>
          <w:rPr>
            <w:rFonts w:eastAsia="Times New Roman" w:cs="Times New Roman" w:ascii="Helvetica" w:hAnsi="Helvetica"/>
            <w:color w:val="000000"/>
            <w:sz w:val="24"/>
            <w:szCs w:val="24"/>
          </w:rPr>
          <w:t>When the expression for &lt;ng-show&gt; evaluates to true, then HTML element(s) are shown on the page, otherwise the HTML element is hidden. Similarly, &lt;ng-hide&gt; directive hides the HTML element if the expression evaluates to true.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73" w:author="Unknown" w:date="0-00-00T00:00:00Z">
        <w:r>
          <w:rPr>
            <w:rFonts w:eastAsia="Times New Roman" w:cs="Times New Roman" w:ascii="Helvetica" w:hAnsi="Helvetica"/>
            <w:color w:val="000000"/>
            <w:sz w:val="24"/>
            <w:szCs w:val="24"/>
          </w:rPr>
          <w:t>Let’s take the following 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74" w:author="Unknown" w:date="0-00-00T00:00:00Z">
        <w:r>
          <w:rPr>
            <w:rFonts w:eastAsia="Times New Roman" w:cs="Courier New" w:ascii="Courier New" w:hAnsi="Courier New"/>
            <w:color w:val="000000"/>
            <w:sz w:val="24"/>
            <w:szCs w:val="24"/>
          </w:rPr>
          <w:t>&lt;div ng-controller="MyCtrl"&gt;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75" w:author="Unknown" w:date="0-00-00T00:00:00Z">
        <w:r>
          <w:rPr>
            <w:rFonts w:eastAsia="Times New Roman" w:cs="Courier New" w:ascii="Courier New" w:hAnsi="Courier New"/>
            <w:color w:val="000000"/>
            <w:sz w:val="24"/>
            <w:szCs w:val="24"/>
          </w:rPr>
          <w:t xml:space="preserve">        </w:t>
        </w:r>
      </w:ins>
      <w:ins w:id="1176" w:author="Unknown" w:date="0-00-00T00:00:00Z">
        <w:r>
          <w:rPr>
            <w:rFonts w:eastAsia="Times New Roman" w:cs="Courier New" w:ascii="Courier New" w:hAnsi="Courier New"/>
            <w:color w:val="000000"/>
            <w:sz w:val="24"/>
            <w:szCs w:val="24"/>
          </w:rPr>
          <w:t>&lt;div ng-show="data.isShow"&gt;ng-show Visible&lt;/div&gt;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77" w:author="Unknown" w:date="0-00-00T00:00:00Z">
        <w:r>
          <w:rPr>
            <w:rFonts w:eastAsia="Times New Roman" w:cs="Courier New" w:ascii="Courier New" w:hAnsi="Courier New"/>
            <w:color w:val="000000"/>
            <w:sz w:val="24"/>
            <w:szCs w:val="24"/>
          </w:rPr>
          <w:t xml:space="preserve">        </w:t>
        </w:r>
      </w:ins>
      <w:ins w:id="1178" w:author="Unknown" w:date="0-00-00T00:00:00Z">
        <w:r>
          <w:rPr>
            <w:rFonts w:eastAsia="Times New Roman" w:cs="Courier New" w:ascii="Courier New" w:hAnsi="Courier New"/>
            <w:color w:val="000000"/>
            <w:sz w:val="24"/>
            <w:szCs w:val="24"/>
          </w:rPr>
          <w:t>&lt;div  ng-hide="data.isHide"&gt;ng-hide Invisible&lt;/div&gt;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79" w:author="Unknown" w:date="0-00-00T00:00:00Z">
        <w:r>
          <w:rPr>
            <w:rFonts w:eastAsia="Times New Roman" w:cs="Courier New" w:ascii="Courier New" w:hAnsi="Courier New"/>
            <w:color w:val="000000"/>
            <w:sz w:val="24"/>
            <w:szCs w:val="24"/>
          </w:rPr>
          <w:t>&lt;/div&gt;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80"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81" w:author="Unknown" w:date="0-00-00T00:00:00Z">
        <w:r>
          <w:rPr>
            <w:rFonts w:eastAsia="Times New Roman" w:cs="Courier New" w:ascii="Courier New" w:hAnsi="Courier New"/>
            <w:color w:val="000000"/>
            <w:sz w:val="24"/>
            <w:szCs w:val="24"/>
          </w:rPr>
          <w:t xml:space="preserve">       </w:t>
        </w:r>
      </w:ins>
      <w:ins w:id="1182" w:author="Unknown" w:date="0-00-00T00:00:00Z">
        <w:r>
          <w:rPr>
            <w:rFonts w:eastAsia="Times New Roman" w:cs="Courier New" w:ascii="Courier New" w:hAnsi="Courier New"/>
            <w:color w:val="000000"/>
            <w:sz w:val="24"/>
            <w:szCs w:val="24"/>
          </w:rPr>
          <w:t>var  app = angular.module("app",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83" w:author="Unknown" w:date="0-00-00T00:00:00Z">
        <w:r>
          <w:rPr>
            <w:rFonts w:eastAsia="Times New Roman" w:cs="Courier New" w:ascii="Courier New" w:hAnsi="Courier New"/>
            <w:color w:val="000000"/>
            <w:sz w:val="24"/>
            <w:szCs w:val="24"/>
          </w:rPr>
          <w:t xml:space="preserve">       </w:t>
        </w:r>
      </w:ins>
      <w:ins w:id="1184" w:author="Unknown" w:date="0-00-00T00:00:00Z">
        <w:r>
          <w:rPr>
            <w:rFonts w:eastAsia="Times New Roman" w:cs="Courier New" w:ascii="Courier New" w:hAnsi="Courier New"/>
            <w:color w:val="000000"/>
            <w:sz w:val="24"/>
            <w:szCs w:val="24"/>
          </w:rPr>
          <w:t>app.controller("MyCtrl", function ($scope)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85" w:author="Unknown" w:date="0-00-00T00:00:00Z">
        <w:r>
          <w:rPr>
            <w:rFonts w:eastAsia="Times New Roman" w:cs="Courier New" w:ascii="Courier New" w:hAnsi="Courier New"/>
            <w:color w:val="000000"/>
            <w:sz w:val="24"/>
            <w:szCs w:val="24"/>
          </w:rPr>
          <w:t xml:space="preserve">              </w:t>
        </w:r>
      </w:ins>
      <w:ins w:id="1186" w:author="Unknown" w:date="0-00-00T00:00:00Z">
        <w:r>
          <w:rPr>
            <w:rFonts w:eastAsia="Times New Roman" w:cs="Courier New" w:ascii="Courier New" w:hAnsi="Courier New"/>
            <w:color w:val="000000"/>
            <w:sz w:val="24"/>
            <w:szCs w:val="24"/>
          </w:rPr>
          <w:t>$scope.data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87" w:author="Unknown" w:date="0-00-00T00:00:00Z">
        <w:r>
          <w:rPr>
            <w:rFonts w:eastAsia="Times New Roman" w:cs="Courier New" w:ascii="Courier New" w:hAnsi="Courier New"/>
            <w:color w:val="000000"/>
            <w:sz w:val="24"/>
            <w:szCs w:val="24"/>
          </w:rPr>
          <w:t xml:space="preserve">              </w:t>
        </w:r>
      </w:ins>
      <w:ins w:id="1188" w:author="Unknown" w:date="0-00-00T00:00:00Z">
        <w:r>
          <w:rPr>
            <w:rFonts w:eastAsia="Times New Roman" w:cs="Courier New" w:ascii="Courier New" w:hAnsi="Courier New"/>
            <w:color w:val="000000"/>
            <w:sz w:val="24"/>
            <w:szCs w:val="24"/>
          </w:rPr>
          <w:t>$scope.data.isShow = true;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89" w:author="Unknown" w:date="0-00-00T00:00:00Z">
        <w:r>
          <w:rPr>
            <w:rFonts w:eastAsia="Times New Roman" w:cs="Courier New" w:ascii="Courier New" w:hAnsi="Courier New"/>
            <w:color w:val="000000"/>
            <w:sz w:val="24"/>
            <w:szCs w:val="24"/>
          </w:rPr>
          <w:t xml:space="preserve">              </w:t>
        </w:r>
      </w:ins>
      <w:ins w:id="1190" w:author="Unknown" w:date="0-00-00T00:00:00Z">
        <w:r>
          <w:rPr>
            <w:rFonts w:eastAsia="Times New Roman" w:cs="Courier New" w:ascii="Courier New" w:hAnsi="Courier New"/>
            <w:color w:val="000000"/>
            <w:sz w:val="24"/>
            <w:szCs w:val="24"/>
          </w:rPr>
          <w:t>$scope.data.isHide =  true;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91" w:author="Unknown" w:date="0-00-00T00:00:00Z">
        <w:r>
          <w:rPr>
            <w:rFonts w:eastAsia="Times New Roman" w:cs="Courier New" w:ascii="Courier New" w:hAnsi="Courier New"/>
            <w:color w:val="000000"/>
            <w:sz w:val="24"/>
            <w:szCs w:val="24"/>
          </w:rPr>
          <w:t xml:space="preserve">        </w:t>
        </w:r>
      </w:ins>
      <w:ins w:id="1192"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193" w:author="Unknown" w:date="0-00-00T00:00:00Z">
        <w:r>
          <w:rPr>
            <w:rFonts w:eastAsia="Times New Roman" w:cs="Courier New" w:ascii="Courier New" w:hAnsi="Courier New"/>
            <w:color w:val="000000"/>
            <w:sz w:val="24"/>
            <w:szCs w:val="24"/>
          </w:rPr>
          <w:t>&lt;/script&gt;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194" w:author="Unknown" w:date="0-00-00T00:00:00Z">
        <w:r>
          <w:rPr>
            <w:rFonts w:eastAsia="Times New Roman" w:cs="Times New Roman" w:ascii="Helvetica" w:hAnsi="Helvetica"/>
            <w:color w:val="000000"/>
            <w:sz w:val="32"/>
            <w:szCs w:val="32"/>
          </w:rPr>
          <w:t>What Is Ng-If Directive In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95" w:author="Unknown" w:date="0-00-00T00:00:00Z">
        <w:r>
          <w:rPr>
            <w:rFonts w:eastAsia="Times New Roman" w:cs="Times New Roman" w:ascii="Helvetica" w:hAnsi="Helvetica"/>
            <w:color w:val="000000"/>
            <w:sz w:val="24"/>
            <w:szCs w:val="24"/>
          </w:rPr>
          <w:t>This directive can add/remove HTML elements from the DOM based on the input expression.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196" w:author="Unknown" w:date="0-00-00T00:00:00Z">
        <w:r>
          <w:rPr>
            <w:rFonts w:eastAsia="Times New Roman" w:cs="Times New Roman" w:ascii="Helvetica" w:hAnsi="Helvetica"/>
            <w:color w:val="000000"/>
            <w:sz w:val="24"/>
            <w:szCs w:val="24"/>
          </w:rPr>
          <w:t>If the expression evaluates to true, it adds a copy of HTML elements to the DOM. If the expression evaluates to false, this directive removes the HTML element from the DOM.</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97" w:author="Unknown" w:date="0-00-00T00:00:00Z">
        <w:r>
          <w:rPr>
            <w:rFonts w:eastAsia="Times New Roman" w:cs="Courier New" w:ascii="Courier New" w:hAnsi="Courier New"/>
            <w:color w:val="000000"/>
            <w:sz w:val="24"/>
            <w:szCs w:val="24"/>
          </w:rPr>
          <w:t>&lt;div ng-controller="MyCtrl"&gt;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198" w:author="Unknown" w:date="0-00-00T00:00:00Z">
        <w:r>
          <w:rPr>
            <w:rFonts w:eastAsia="Times New Roman" w:cs="Courier New" w:ascii="Courier New" w:hAnsi="Courier New"/>
            <w:color w:val="000000"/>
            <w:sz w:val="24"/>
            <w:szCs w:val="24"/>
          </w:rPr>
          <w:t xml:space="preserve">        </w:t>
        </w:r>
      </w:ins>
      <w:ins w:id="1199" w:author="Unknown" w:date="0-00-00T00:00:00Z">
        <w:r>
          <w:rPr>
            <w:rFonts w:eastAsia="Times New Roman" w:cs="Courier New" w:ascii="Courier New" w:hAnsi="Courier New"/>
            <w:color w:val="000000"/>
            <w:sz w:val="24"/>
            <w:szCs w:val="24"/>
          </w:rPr>
          <w:t>&lt;div ng-if="data.isVisible"&gt;ng-if  Visible&lt;/div&gt;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00" w:author="Unknown" w:date="0-00-00T00:00:00Z">
        <w:r>
          <w:rPr>
            <w:rFonts w:eastAsia="Times New Roman" w:cs="Courier New" w:ascii="Courier New" w:hAnsi="Courier New"/>
            <w:color w:val="000000"/>
            <w:sz w:val="24"/>
            <w:szCs w:val="24"/>
          </w:rPr>
          <w:t>&lt;/div&gt;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01"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02" w:author="Unknown" w:date="0-00-00T00:00:00Z">
        <w:r>
          <w:rPr>
            <w:rFonts w:eastAsia="Times New Roman" w:cs="Courier New" w:ascii="Courier New" w:hAnsi="Courier New"/>
            <w:color w:val="000000"/>
            <w:sz w:val="24"/>
            <w:szCs w:val="24"/>
          </w:rPr>
          <w:t xml:space="preserve">       </w:t>
        </w:r>
      </w:ins>
      <w:ins w:id="1203" w:author="Unknown" w:date="0-00-00T00:00:00Z">
        <w:r>
          <w:rPr>
            <w:rFonts w:eastAsia="Times New Roman" w:cs="Courier New" w:ascii="Courier New" w:hAnsi="Courier New"/>
            <w:color w:val="000000"/>
            <w:sz w:val="24"/>
            <w:szCs w:val="24"/>
          </w:rPr>
          <w:t>var app = angular.module("app",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04" w:author="Unknown" w:date="0-00-00T00:00:00Z">
        <w:r>
          <w:rPr>
            <w:rFonts w:eastAsia="Times New Roman" w:cs="Courier New" w:ascii="Courier New" w:hAnsi="Courier New"/>
            <w:color w:val="000000"/>
            <w:sz w:val="24"/>
            <w:szCs w:val="24"/>
          </w:rPr>
          <w:t xml:space="preserve">       </w:t>
        </w:r>
      </w:ins>
      <w:ins w:id="1205" w:author="Unknown" w:date="0-00-00T00:00:00Z">
        <w:r>
          <w:rPr>
            <w:rFonts w:eastAsia="Times New Roman" w:cs="Courier New" w:ascii="Courier New" w:hAnsi="Courier New"/>
            <w:color w:val="000000"/>
            <w:sz w:val="24"/>
            <w:szCs w:val="24"/>
          </w:rPr>
          <w:t>app.controller("MyCtrl", function ($scope)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06" w:author="Unknown" w:date="0-00-00T00:00:00Z">
        <w:r>
          <w:rPr>
            <w:rFonts w:eastAsia="Times New Roman" w:cs="Courier New" w:ascii="Courier New" w:hAnsi="Courier New"/>
            <w:color w:val="000000"/>
            <w:sz w:val="24"/>
            <w:szCs w:val="24"/>
          </w:rPr>
          <w:t xml:space="preserve">              </w:t>
        </w:r>
      </w:ins>
      <w:ins w:id="1207" w:author="Unknown" w:date="0-00-00T00:00:00Z">
        <w:r>
          <w:rPr>
            <w:rFonts w:eastAsia="Times New Roman" w:cs="Courier New" w:ascii="Courier New" w:hAnsi="Courier New"/>
            <w:color w:val="000000"/>
            <w:sz w:val="24"/>
            <w:szCs w:val="24"/>
          </w:rPr>
          <w:t>$scope.data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08" w:author="Unknown" w:date="0-00-00T00:00:00Z">
        <w:r>
          <w:rPr>
            <w:rFonts w:eastAsia="Times New Roman" w:cs="Courier New" w:ascii="Courier New" w:hAnsi="Courier New"/>
            <w:color w:val="000000"/>
            <w:sz w:val="24"/>
            <w:szCs w:val="24"/>
          </w:rPr>
          <w:t xml:space="preserve">              </w:t>
        </w:r>
      </w:ins>
      <w:ins w:id="1209" w:author="Unknown" w:date="0-00-00T00:00:00Z">
        <w:r>
          <w:rPr>
            <w:rFonts w:eastAsia="Times New Roman" w:cs="Courier New" w:ascii="Courier New" w:hAnsi="Courier New"/>
            <w:color w:val="000000"/>
            <w:sz w:val="24"/>
            <w:szCs w:val="24"/>
          </w:rPr>
          <w:t>$scope.data.isVisible = true;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10" w:author="Unknown" w:date="0-00-00T00:00:00Z">
        <w:r>
          <w:rPr>
            <w:rFonts w:eastAsia="Times New Roman" w:cs="Courier New" w:ascii="Courier New" w:hAnsi="Courier New"/>
            <w:color w:val="000000"/>
            <w:sz w:val="24"/>
            <w:szCs w:val="24"/>
          </w:rPr>
          <w:t xml:space="preserve">        </w:t>
        </w:r>
      </w:ins>
      <w:ins w:id="1211"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212" w:author="Unknown" w:date="0-00-00T00:00:00Z">
        <w:r>
          <w:rPr>
            <w:rFonts w:eastAsia="Times New Roman" w:cs="Courier New" w:ascii="Courier New" w:hAnsi="Courier New"/>
            <w:color w:val="000000"/>
            <w:sz w:val="24"/>
            <w:szCs w:val="24"/>
          </w:rPr>
          <w:t>&lt;/script&gt;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213" w:author="Unknown" w:date="0-00-00T00:00:00Z">
        <w:r>
          <w:rPr>
            <w:rFonts w:eastAsia="Times New Roman" w:cs="Times New Roman" w:ascii="Helvetica" w:hAnsi="Helvetica"/>
            <w:color w:val="000000"/>
            <w:sz w:val="32"/>
            <w:szCs w:val="32"/>
          </w:rPr>
          <w:t>What Is Ng-Switch Directive In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214" w:author="Unknown" w:date="0-00-00T00:00:00Z">
        <w:r>
          <w:rPr>
            <w:rFonts w:eastAsia="Times New Roman" w:cs="Times New Roman" w:ascii="Helvetica" w:hAnsi="Helvetica"/>
            <w:color w:val="000000"/>
            <w:sz w:val="24"/>
            <w:szCs w:val="24"/>
          </w:rPr>
          <w:t>This directive can add/remove HTML elements from the DOM conditionally based on scope expression.</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215" w:author="Unknown" w:date="0-00-00T00:00:00Z">
        <w:r>
          <w:rPr>
            <w:rFonts w:eastAsia="Times New Roman" w:cs="Times New Roman" w:ascii="Helvetica" w:hAnsi="Helvetica"/>
            <w:color w:val="000000"/>
            <w:sz w:val="24"/>
            <w:szCs w:val="24"/>
          </w:rPr>
          <w:t>Child elements with the </w:t>
        </w:r>
      </w:ins>
      <w:ins w:id="1216" w:author="Unknown" w:date="0-00-00T00:00:00Z">
        <w:r>
          <w:rPr>
            <w:rFonts w:eastAsia="Times New Roman" w:cs="Times New Roman" w:ascii="inherit" w:hAnsi="inherit"/>
            <w:b/>
            <w:bCs/>
            <w:color w:val="000000"/>
            <w:sz w:val="24"/>
            <w:szCs w:val="24"/>
          </w:rPr>
          <w:t>“ng-switch-when”</w:t>
        </w:r>
      </w:ins>
      <w:ins w:id="1217" w:author="Unknown" w:date="0-00-00T00:00:00Z">
        <w:r>
          <w:rPr>
            <w:rFonts w:eastAsia="Times New Roman" w:cs="Times New Roman" w:ascii="Helvetica" w:hAnsi="Helvetica"/>
            <w:color w:val="000000"/>
            <w:sz w:val="24"/>
            <w:szCs w:val="24"/>
          </w:rPr>
          <w:t> directive will be displayed if it gets a match, else the element and its children get removed. It also allows defining a default section, by using the </w:t>
        </w:r>
      </w:ins>
      <w:ins w:id="1218" w:author="Unknown" w:date="0-00-00T00:00:00Z">
        <w:r>
          <w:rPr>
            <w:rFonts w:eastAsia="Times New Roman" w:cs="Times New Roman" w:ascii="inherit" w:hAnsi="inherit"/>
            <w:b/>
            <w:bCs/>
            <w:color w:val="000000"/>
            <w:sz w:val="24"/>
            <w:szCs w:val="24"/>
          </w:rPr>
          <w:t>“ng-switch-default”</w:t>
        </w:r>
      </w:ins>
      <w:ins w:id="1219" w:author="Unknown" w:date="0-00-00T00:00:00Z">
        <w:r>
          <w:rPr>
            <w:rFonts w:eastAsia="Times New Roman" w:cs="Times New Roman" w:ascii="Helvetica" w:hAnsi="Helvetica"/>
            <w:color w:val="000000"/>
            <w:sz w:val="24"/>
            <w:szCs w:val="24"/>
          </w:rPr>
          <w:t>directive. It falls back to the default when no other section matches.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220" w:author="Unknown" w:date="0-00-00T00:00:00Z">
        <w:r>
          <w:rPr>
            <w:rFonts w:eastAsia="Times New Roman" w:cs="Times New Roman" w:ascii="Helvetica" w:hAnsi="Helvetica"/>
            <w:color w:val="000000"/>
            <w:sz w:val="24"/>
            <w:szCs w:val="24"/>
          </w:rPr>
          <w:t>Let’s see the following example that displays the syntax for </w:t>
        </w:r>
      </w:ins>
      <w:ins w:id="1221" w:author="Unknown" w:date="0-00-00T00:00:00Z">
        <w:r>
          <w:rPr>
            <w:rFonts w:eastAsia="Times New Roman" w:cs="Times New Roman" w:ascii="inherit" w:hAnsi="inherit"/>
            <w:b/>
            <w:bCs/>
            <w:color w:val="000000"/>
            <w:sz w:val="24"/>
            <w:szCs w:val="24"/>
          </w:rPr>
          <w:t>“ng-switch.</w:t>
        </w:r>
      </w:ins>
      <w:ins w:id="1222" w:author="Unknown" w:date="0-00-00T00:00:00Z">
        <w:r>
          <w:rPr>
            <w:rFonts w:eastAsia="Times New Roman" w:cs="Times New Roman" w:ascii="Helvetica" w:hAnsi="Helvetica"/>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23" w:author="Unknown" w:date="0-00-00T00:00:00Z">
        <w:r>
          <w:rPr>
            <w:rFonts w:eastAsia="Times New Roman" w:cs="Courier New" w:ascii="Courier New" w:hAnsi="Courier New"/>
            <w:color w:val="000000"/>
            <w:sz w:val="24"/>
            <w:szCs w:val="24"/>
          </w:rPr>
          <w:t>&lt;div ng-controller="MyCtrl"&gt;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24" w:author="Unknown" w:date="0-00-00T00:00:00Z">
        <w:r>
          <w:rPr>
            <w:rFonts w:eastAsia="Times New Roman" w:cs="Courier New" w:ascii="Courier New" w:hAnsi="Courier New"/>
            <w:color w:val="000000"/>
            <w:sz w:val="24"/>
            <w:szCs w:val="24"/>
          </w:rPr>
          <w:t xml:space="preserve">        </w:t>
        </w:r>
      </w:ins>
      <w:ins w:id="1225" w:author="Unknown" w:date="0-00-00T00:00:00Z">
        <w:r>
          <w:rPr>
            <w:rFonts w:eastAsia="Times New Roman" w:cs="Courier New" w:ascii="Courier New" w:hAnsi="Courier New"/>
            <w:color w:val="000000"/>
            <w:sz w:val="24"/>
            <w:szCs w:val="24"/>
          </w:rPr>
          <w:t>&lt;div ng-switch on="data.case"&gt;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26" w:author="Unknown" w:date="0-00-00T00:00:00Z">
        <w:r>
          <w:rPr>
            <w:rFonts w:eastAsia="Times New Roman" w:cs="Courier New" w:ascii="Courier New" w:hAnsi="Courier New"/>
            <w:color w:val="000000"/>
            <w:sz w:val="24"/>
            <w:szCs w:val="24"/>
          </w:rPr>
          <w:t xml:space="preserve">                </w:t>
        </w:r>
      </w:ins>
      <w:ins w:id="1227" w:author="Unknown" w:date="0-00-00T00:00:00Z">
        <w:r>
          <w:rPr>
            <w:rFonts w:eastAsia="Times New Roman" w:cs="Courier New" w:ascii="Courier New" w:hAnsi="Courier New"/>
            <w:color w:val="000000"/>
            <w:sz w:val="24"/>
            <w:szCs w:val="24"/>
          </w:rPr>
          <w:t>&lt;div ng-switch-when="1"&gt;Shown when case is 1&lt;/div&gt;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28" w:author="Unknown" w:date="0-00-00T00:00:00Z">
        <w:r>
          <w:rPr>
            <w:rFonts w:eastAsia="Times New Roman" w:cs="Courier New" w:ascii="Courier New" w:hAnsi="Courier New"/>
            <w:color w:val="000000"/>
            <w:sz w:val="24"/>
            <w:szCs w:val="24"/>
          </w:rPr>
          <w:t xml:space="preserve">                </w:t>
        </w:r>
      </w:ins>
      <w:ins w:id="1229" w:author="Unknown" w:date="0-00-00T00:00:00Z">
        <w:r>
          <w:rPr>
            <w:rFonts w:eastAsia="Times New Roman" w:cs="Courier New" w:ascii="Courier New" w:hAnsi="Courier New"/>
            <w:color w:val="000000"/>
            <w:sz w:val="24"/>
            <w:szCs w:val="24"/>
          </w:rPr>
          <w:t>&lt;div ng-switch-when="2"&gt;Shown when case is 2&lt;/div&gt;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30" w:author="Unknown" w:date="0-00-00T00:00:00Z">
        <w:r>
          <w:rPr>
            <w:rFonts w:eastAsia="Times New Roman" w:cs="Courier New" w:ascii="Courier New" w:hAnsi="Courier New"/>
            <w:color w:val="000000"/>
            <w:sz w:val="24"/>
            <w:szCs w:val="24"/>
          </w:rPr>
          <w:t xml:space="preserve">                </w:t>
        </w:r>
      </w:ins>
      <w:ins w:id="1231" w:author="Unknown" w:date="0-00-00T00:00:00Z">
        <w:r>
          <w:rPr>
            <w:rFonts w:eastAsia="Times New Roman" w:cs="Courier New" w:ascii="Courier New" w:hAnsi="Courier New"/>
            <w:color w:val="000000"/>
            <w:sz w:val="24"/>
            <w:szCs w:val="24"/>
          </w:rPr>
          <w:t>&lt;div ng-switch-default&gt;Shown when case is anything else than 1 and 2&lt;/div&gt;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32" w:author="Unknown" w:date="0-00-00T00:00:00Z">
        <w:r>
          <w:rPr>
            <w:rFonts w:eastAsia="Times New Roman" w:cs="Courier New" w:ascii="Courier New" w:hAnsi="Courier New"/>
            <w:color w:val="000000"/>
            <w:sz w:val="24"/>
            <w:szCs w:val="24"/>
          </w:rPr>
          <w:t xml:space="preserve">         </w:t>
        </w:r>
      </w:ins>
      <w:ins w:id="1233" w:author="Unknown" w:date="0-00-00T00:00:00Z">
        <w:r>
          <w:rPr>
            <w:rFonts w:eastAsia="Times New Roman" w:cs="Courier New" w:ascii="Courier New" w:hAnsi="Courier New"/>
            <w:color w:val="000000"/>
            <w:sz w:val="24"/>
            <w:szCs w:val="24"/>
          </w:rPr>
          <w:t>&lt;/div&gt;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34" w:author="Unknown" w:date="0-00-00T00:00:00Z">
        <w:r>
          <w:rPr>
            <w:rFonts w:eastAsia="Times New Roman" w:cs="Courier New" w:ascii="Courier New" w:hAnsi="Courier New"/>
            <w:color w:val="000000"/>
            <w:sz w:val="24"/>
            <w:szCs w:val="24"/>
          </w:rPr>
          <w:t>&lt;/div&gt;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35"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36" w:author="Unknown" w:date="0-00-00T00:00:00Z">
        <w:r>
          <w:rPr>
            <w:rFonts w:eastAsia="Times New Roman" w:cs="Courier New" w:ascii="Courier New" w:hAnsi="Courier New"/>
            <w:color w:val="000000"/>
            <w:sz w:val="24"/>
            <w:szCs w:val="24"/>
          </w:rPr>
          <w:t xml:space="preserve">       </w:t>
        </w:r>
      </w:ins>
      <w:ins w:id="1237" w:author="Unknown" w:date="0-00-00T00:00:00Z">
        <w:r>
          <w:rPr>
            <w:rFonts w:eastAsia="Times New Roman" w:cs="Courier New" w:ascii="Courier New" w:hAnsi="Courier New"/>
            <w:color w:val="000000"/>
            <w:sz w:val="24"/>
            <w:szCs w:val="24"/>
          </w:rPr>
          <w:t>var app = angular.module("app",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38" w:author="Unknown" w:date="0-00-00T00:00:00Z">
        <w:r>
          <w:rPr>
            <w:rFonts w:eastAsia="Times New Roman" w:cs="Courier New" w:ascii="Courier New" w:hAnsi="Courier New"/>
            <w:color w:val="000000"/>
            <w:sz w:val="24"/>
            <w:szCs w:val="24"/>
          </w:rPr>
          <w:t xml:space="preserve">       </w:t>
        </w:r>
      </w:ins>
      <w:ins w:id="1239" w:author="Unknown" w:date="0-00-00T00:00:00Z">
        <w:r>
          <w:rPr>
            <w:rFonts w:eastAsia="Times New Roman" w:cs="Courier New" w:ascii="Courier New" w:hAnsi="Courier New"/>
            <w:color w:val="000000"/>
            <w:sz w:val="24"/>
            <w:szCs w:val="24"/>
          </w:rPr>
          <w:t>app.controller("MyCtrl", function ($scope)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40" w:author="Unknown" w:date="0-00-00T00:00:00Z">
        <w:r>
          <w:rPr>
            <w:rFonts w:eastAsia="Times New Roman" w:cs="Courier New" w:ascii="Courier New" w:hAnsi="Courier New"/>
            <w:color w:val="000000"/>
            <w:sz w:val="24"/>
            <w:szCs w:val="24"/>
          </w:rPr>
          <w:t xml:space="preserve">              </w:t>
        </w:r>
      </w:ins>
      <w:ins w:id="1241" w:author="Unknown" w:date="0-00-00T00:00:00Z">
        <w:r>
          <w:rPr>
            <w:rFonts w:eastAsia="Times New Roman" w:cs="Courier New" w:ascii="Courier New" w:hAnsi="Courier New"/>
            <w:color w:val="000000"/>
            <w:sz w:val="24"/>
            <w:szCs w:val="24"/>
          </w:rPr>
          <w:t>$scope.data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42" w:author="Unknown" w:date="0-00-00T00:00:00Z">
        <w:r>
          <w:rPr>
            <w:rFonts w:eastAsia="Times New Roman" w:cs="Courier New" w:ascii="Courier New" w:hAnsi="Courier New"/>
            <w:color w:val="000000"/>
            <w:sz w:val="24"/>
            <w:szCs w:val="24"/>
          </w:rPr>
          <w:t xml:space="preserve">              </w:t>
        </w:r>
      </w:ins>
      <w:ins w:id="1243" w:author="Unknown" w:date="0-00-00T00:00:00Z">
        <w:r>
          <w:rPr>
            <w:rFonts w:eastAsia="Times New Roman" w:cs="Courier New" w:ascii="Courier New" w:hAnsi="Courier New"/>
            <w:color w:val="000000"/>
            <w:sz w:val="24"/>
            <w:szCs w:val="24"/>
          </w:rPr>
          <w:t>$scope.data.case = true;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44" w:author="Unknown" w:date="0-00-00T00:00:00Z">
        <w:r>
          <w:rPr>
            <w:rFonts w:eastAsia="Times New Roman" w:cs="Courier New" w:ascii="Courier New" w:hAnsi="Courier New"/>
            <w:color w:val="000000"/>
            <w:sz w:val="24"/>
            <w:szCs w:val="24"/>
          </w:rPr>
          <w:t xml:space="preserve">       </w:t>
        </w:r>
      </w:ins>
      <w:ins w:id="1245"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246" w:author="Unknown" w:date="0-00-00T00:00:00Z">
        <w:r>
          <w:rPr>
            <w:rFonts w:eastAsia="Times New Roman" w:cs="Courier New" w:ascii="Courier New" w:hAnsi="Courier New"/>
            <w:color w:val="000000"/>
            <w:sz w:val="24"/>
            <w:szCs w:val="24"/>
          </w:rPr>
          <w:t>&lt;/script&gt;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247" w:author="Unknown" w:date="0-00-00T00:00:00Z">
        <w:r>
          <w:rPr>
            <w:rFonts w:eastAsia="Times New Roman" w:cs="Times New Roman" w:ascii="Helvetica" w:hAnsi="Helvetica"/>
            <w:color w:val="000000"/>
            <w:sz w:val="32"/>
            <w:szCs w:val="32"/>
          </w:rPr>
          <w:t>What Does The Ng-Repeat Directive Do In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248" w:author="Unknown" w:date="0-00-00T00:00:00Z">
        <w:r>
          <w:rPr>
            <w:rFonts w:eastAsia="Times New Roman" w:cs="Times New Roman" w:ascii="Helvetica" w:hAnsi="Helvetica"/>
            <w:color w:val="000000"/>
            <w:sz w:val="24"/>
            <w:szCs w:val="24"/>
          </w:rPr>
          <w:t>This directive is used to iterate over a collection of items and generate HTML from it.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49" w:author="Unknown" w:date="0-00-00T00:00:00Z">
        <w:r>
          <w:rPr>
            <w:rFonts w:eastAsia="Times New Roman" w:cs="Courier New" w:ascii="Courier New" w:hAnsi="Courier New"/>
            <w:color w:val="000000"/>
            <w:sz w:val="24"/>
            <w:szCs w:val="24"/>
          </w:rPr>
          <w:t>&lt;div ng-controller="MyCtrl"&gt;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50" w:author="Unknown" w:date="0-00-00T00:00:00Z">
        <w:r>
          <w:rPr>
            <w:rFonts w:eastAsia="Times New Roman" w:cs="Courier New" w:ascii="Courier New" w:hAnsi="Courier New"/>
            <w:color w:val="000000"/>
            <w:sz w:val="24"/>
            <w:szCs w:val="24"/>
          </w:rPr>
          <w:t xml:space="preserve">       </w:t>
        </w:r>
      </w:ins>
      <w:ins w:id="1251" w:author="Unknown" w:date="0-00-00T00:00:00Z">
        <w:r>
          <w:rPr>
            <w:rFonts w:eastAsia="Times New Roman" w:cs="Courier New" w:ascii="Courier New" w:hAnsi="Courier New"/>
            <w:color w:val="000000"/>
            <w:sz w:val="24"/>
            <w:szCs w:val="24"/>
          </w:rPr>
          <w:t>&lt;ul&gt;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52" w:author="Unknown" w:date="0-00-00T00:00:00Z">
        <w:r>
          <w:rPr>
            <w:rFonts w:eastAsia="Times New Roman" w:cs="Courier New" w:ascii="Courier New" w:hAnsi="Courier New"/>
            <w:color w:val="000000"/>
            <w:sz w:val="24"/>
            <w:szCs w:val="24"/>
          </w:rPr>
          <w:t xml:space="preserve">             </w:t>
        </w:r>
      </w:ins>
      <w:ins w:id="1253" w:author="Unknown" w:date="0-00-00T00:00:00Z">
        <w:r>
          <w:rPr>
            <w:rFonts w:eastAsia="Times New Roman" w:cs="Courier New" w:ascii="Courier New" w:hAnsi="Courier New"/>
            <w:color w:val="000000"/>
            <w:sz w:val="24"/>
            <w:szCs w:val="24"/>
          </w:rPr>
          <w:t>&lt;li ng-repeat="name in names"&gt;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54" w:author="Unknown" w:date="0-00-00T00:00:00Z">
        <w:r>
          <w:rPr>
            <w:rFonts w:eastAsia="Times New Roman" w:cs="Courier New" w:ascii="Courier New" w:hAnsi="Courier New"/>
            <w:color w:val="000000"/>
            <w:sz w:val="24"/>
            <w:szCs w:val="24"/>
          </w:rPr>
          <w:t xml:space="preserve">                  </w:t>
        </w:r>
      </w:ins>
      <w:ins w:id="1255" w:author="Unknown" w:date="0-00-00T00:00:00Z">
        <w:r>
          <w:rPr>
            <w:rFonts w:eastAsia="Times New Roman" w:cs="Courier New" w:ascii="Courier New" w:hAnsi="Courier New"/>
            <w:color w:val="000000"/>
            <w:sz w:val="24"/>
            <w:szCs w:val="24"/>
          </w:rPr>
          <w:t>{{ name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56" w:author="Unknown" w:date="0-00-00T00:00:00Z">
        <w:r>
          <w:rPr>
            <w:rFonts w:eastAsia="Times New Roman" w:cs="Courier New" w:ascii="Courier New" w:hAnsi="Courier New"/>
            <w:color w:val="000000"/>
            <w:sz w:val="24"/>
            <w:szCs w:val="24"/>
          </w:rPr>
          <w:t xml:space="preserve">             </w:t>
        </w:r>
      </w:ins>
      <w:ins w:id="1257" w:author="Unknown" w:date="0-00-00T00:00:00Z">
        <w:r>
          <w:rPr>
            <w:rFonts w:eastAsia="Times New Roman" w:cs="Courier New" w:ascii="Courier New" w:hAnsi="Courier New"/>
            <w:color w:val="000000"/>
            <w:sz w:val="24"/>
            <w:szCs w:val="24"/>
          </w:rPr>
          <w:t>&lt;/li&gt;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58" w:author="Unknown" w:date="0-00-00T00:00:00Z">
        <w:r>
          <w:rPr>
            <w:rFonts w:eastAsia="Times New Roman" w:cs="Courier New" w:ascii="Courier New" w:hAnsi="Courier New"/>
            <w:color w:val="000000"/>
            <w:sz w:val="24"/>
            <w:szCs w:val="24"/>
          </w:rPr>
          <w:t xml:space="preserve">       </w:t>
        </w:r>
      </w:ins>
      <w:ins w:id="1259" w:author="Unknown" w:date="0-00-00T00:00:00Z">
        <w:r>
          <w:rPr>
            <w:rFonts w:eastAsia="Times New Roman" w:cs="Courier New" w:ascii="Courier New" w:hAnsi="Courier New"/>
            <w:color w:val="000000"/>
            <w:sz w:val="24"/>
            <w:szCs w:val="24"/>
          </w:rPr>
          <w:t>&lt;/ul&gt;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60" w:author="Unknown" w:date="0-00-00T00:00:00Z">
        <w:r>
          <w:rPr>
            <w:rFonts w:eastAsia="Times New Roman" w:cs="Courier New" w:ascii="Courier New" w:hAnsi="Courier New"/>
            <w:color w:val="000000"/>
            <w:sz w:val="24"/>
            <w:szCs w:val="24"/>
          </w:rPr>
          <w:t>&lt;/div&gt;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61"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62" w:author="Unknown" w:date="0-00-00T00:00:00Z">
        <w:r>
          <w:rPr>
            <w:rFonts w:eastAsia="Times New Roman" w:cs="Courier New" w:ascii="Courier New" w:hAnsi="Courier New"/>
            <w:color w:val="000000"/>
            <w:sz w:val="24"/>
            <w:szCs w:val="24"/>
          </w:rPr>
          <w:t>var app = angular.module("app",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63" w:author="Unknown" w:date="0-00-00T00:00:00Z">
        <w:r>
          <w:rPr>
            <w:rFonts w:eastAsia="Times New Roman" w:cs="Courier New" w:ascii="Courier New" w:hAnsi="Courier New"/>
            <w:color w:val="000000"/>
            <w:sz w:val="24"/>
            <w:szCs w:val="24"/>
          </w:rPr>
          <w:t>app.controller("MyCtrl", function ($scope)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64" w:author="Unknown" w:date="0-00-00T00:00:00Z">
        <w:r>
          <w:rPr>
            <w:rFonts w:eastAsia="Times New Roman" w:cs="Courier New" w:ascii="Courier New" w:hAnsi="Courier New"/>
            <w:color w:val="000000"/>
            <w:sz w:val="24"/>
            <w:szCs w:val="24"/>
          </w:rPr>
          <w:t xml:space="preserve">        </w:t>
        </w:r>
      </w:ins>
      <w:ins w:id="1265" w:author="Unknown" w:date="0-00-00T00:00:00Z">
        <w:r>
          <w:rPr>
            <w:rFonts w:eastAsia="Times New Roman" w:cs="Courier New" w:ascii="Courier New" w:hAnsi="Courier New"/>
            <w:color w:val="000000"/>
            <w:sz w:val="24"/>
            <w:szCs w:val="24"/>
          </w:rPr>
          <w:t>$scope.names = [ 'Mahesh', 'Raj', 'Diksha'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66"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267" w:author="Unknown" w:date="0-00-00T00:00:00Z">
        <w:r>
          <w:rPr>
            <w:rFonts w:eastAsia="Times New Roman" w:cs="Courier New" w:ascii="Courier New" w:hAnsi="Courier New"/>
            <w:color w:val="000000"/>
            <w:sz w:val="24"/>
            <w:szCs w:val="24"/>
          </w:rPr>
          <w:t>&lt;/script&gt;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268" w:author="Unknown" w:date="0-00-00T00:00:00Z">
        <w:r>
          <w:rPr>
            <w:rFonts w:eastAsia="Times New Roman" w:cs="Times New Roman" w:ascii="Helvetica" w:hAnsi="Helvetica"/>
            <w:color w:val="000000"/>
            <w:sz w:val="32"/>
            <w:szCs w:val="32"/>
          </w:rPr>
          <w:t>What Are Different Variables Used With The Ng-Repeat Directive?</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269" w:author="Unknown" w:date="0-00-00T00:00:00Z">
        <w:r>
          <w:rPr>
            <w:rFonts w:eastAsia="Times New Roman" w:cs="Times New Roman" w:ascii="Helvetica" w:hAnsi="Helvetica"/>
            <w:color w:val="000000"/>
            <w:sz w:val="24"/>
            <w:szCs w:val="24"/>
          </w:rPr>
          <w:t>The </w:t>
        </w:r>
      </w:ins>
      <w:ins w:id="1270" w:author="Unknown" w:date="0-00-00T00:00:00Z">
        <w:r>
          <w:rPr>
            <w:rFonts w:eastAsia="Times New Roman" w:cs="Times New Roman" w:ascii="inherit" w:hAnsi="inherit"/>
            <w:b/>
            <w:bCs/>
            <w:color w:val="000000"/>
            <w:sz w:val="24"/>
            <w:szCs w:val="24"/>
          </w:rPr>
          <w:t>“ng-repeat”</w:t>
        </w:r>
      </w:ins>
      <w:ins w:id="1271" w:author="Unknown" w:date="0-00-00T00:00:00Z">
        <w:r>
          <w:rPr>
            <w:rFonts w:eastAsia="Times New Roman" w:cs="Times New Roman" w:ascii="Helvetica" w:hAnsi="Helvetica"/>
            <w:color w:val="000000"/>
            <w:sz w:val="24"/>
            <w:szCs w:val="24"/>
          </w:rPr>
          <w:t> directive has a set of unique variables that are useful while iterating the collection.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272" w:author="Unknown" w:date="0-00-00T00:00:00Z">
        <w:r>
          <w:rPr>
            <w:rFonts w:eastAsia="Times New Roman" w:cs="Times New Roman" w:ascii="Helvetica" w:hAnsi="Helvetica"/>
            <w:color w:val="000000"/>
            <w:sz w:val="24"/>
            <w:szCs w:val="24"/>
          </w:rPr>
          <w:t>These variables are as follows.</w:t>
        </w:r>
      </w:ins>
    </w:p>
    <w:p>
      <w:pPr>
        <w:pStyle w:val="Normal"/>
        <w:numPr>
          <w:ilvl w:val="0"/>
          <w:numId w:val="26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273" w:author="Unknown" w:date="0-00-00T00:00:00Z">
        <w:r>
          <w:rPr>
            <w:rFonts w:eastAsia="Times New Roman" w:cs="Times New Roman" w:ascii="Helvetica" w:hAnsi="Helvetica"/>
            <w:color w:val="000000"/>
            <w:sz w:val="24"/>
            <w:szCs w:val="24"/>
          </w:rPr>
          <w:t>$index</w:t>
        </w:r>
      </w:ins>
    </w:p>
    <w:p>
      <w:pPr>
        <w:pStyle w:val="Normal"/>
        <w:numPr>
          <w:ilvl w:val="0"/>
          <w:numId w:val="26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274" w:author="Unknown" w:date="0-00-00T00:00:00Z">
        <w:r>
          <w:rPr>
            <w:rFonts w:eastAsia="Times New Roman" w:cs="Times New Roman" w:ascii="Helvetica" w:hAnsi="Helvetica"/>
            <w:color w:val="000000"/>
            <w:sz w:val="24"/>
            <w:szCs w:val="24"/>
          </w:rPr>
          <w:t>$first</w:t>
        </w:r>
      </w:ins>
    </w:p>
    <w:p>
      <w:pPr>
        <w:pStyle w:val="Normal"/>
        <w:numPr>
          <w:ilvl w:val="0"/>
          <w:numId w:val="26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275" w:author="Unknown" w:date="0-00-00T00:00:00Z">
        <w:r>
          <w:rPr>
            <w:rFonts w:eastAsia="Times New Roman" w:cs="Times New Roman" w:ascii="Helvetica" w:hAnsi="Helvetica"/>
            <w:color w:val="000000"/>
            <w:sz w:val="24"/>
            <w:szCs w:val="24"/>
          </w:rPr>
          <w:t>$middle</w:t>
        </w:r>
      </w:ins>
    </w:p>
    <w:p>
      <w:pPr>
        <w:pStyle w:val="Normal"/>
        <w:numPr>
          <w:ilvl w:val="0"/>
          <w:numId w:val="26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276" w:author="Unknown" w:date="0-00-00T00:00:00Z">
        <w:r>
          <w:rPr>
            <w:rFonts w:eastAsia="Times New Roman" w:cs="Times New Roman" w:ascii="Helvetica" w:hAnsi="Helvetica"/>
            <w:color w:val="000000"/>
            <w:sz w:val="24"/>
            <w:szCs w:val="24"/>
          </w:rPr>
          <w:t>$last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277" w:author="Unknown" w:date="0-00-00T00:00:00Z">
        <w:r>
          <w:rPr>
            <w:rFonts w:eastAsia="Times New Roman" w:cs="Times New Roman" w:ascii="Helvetica" w:hAnsi="Helvetica"/>
            <w:color w:val="000000"/>
            <w:sz w:val="24"/>
            <w:szCs w:val="24"/>
          </w:rPr>
          <w:t>The “$index” contains the index of the element used for the traversal. The variables $first, $middle and $last returns a boolean value depending on whether the current item is the first, middle or last element in the collection.</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278" w:author="Unknown" w:date="0-00-00T00:00:00Z">
        <w:r>
          <w:rPr>
            <w:rFonts w:eastAsia="Times New Roman" w:cs="Times New Roman" w:ascii="Helvetica" w:hAnsi="Helvetica"/>
            <w:color w:val="000000"/>
            <w:sz w:val="32"/>
            <w:szCs w:val="32"/>
          </w:rPr>
          <w:t>Can You Demonstrate The Use Of Ng-Repeat Variables?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279" w:author="Unknown" w:date="0-00-00T00:00:00Z">
        <w:r>
          <w:rPr>
            <w:rFonts w:eastAsia="Times New Roman" w:cs="Times New Roman" w:ascii="Helvetica" w:hAnsi="Helvetica"/>
            <w:color w:val="000000"/>
            <w:sz w:val="24"/>
            <w:szCs w:val="24"/>
          </w:rPr>
          <w:t>Below is the Angular code to show the usage of ng-repeat variables.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80" w:author="Unknown" w:date="0-00-00T00:00:00Z">
        <w:r>
          <w:rPr>
            <w:rFonts w:eastAsia="Times New Roman" w:cs="Courier New" w:ascii="Courier New" w:hAnsi="Courier New"/>
            <w:color w:val="000000"/>
            <w:sz w:val="24"/>
            <w:szCs w:val="24"/>
          </w:rPr>
          <w:t xml:space="preserve">&lt;html&gt;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81" w:author="Unknown" w:date="0-00-00T00:00:00Z">
        <w:r>
          <w:rPr>
            <w:rFonts w:eastAsia="Times New Roman" w:cs="Courier New" w:ascii="Courier New" w:hAnsi="Courier New"/>
            <w:color w:val="000000"/>
            <w:sz w:val="24"/>
            <w:szCs w:val="24"/>
          </w:rPr>
          <w:t xml:space="preserve">    </w:t>
        </w:r>
      </w:ins>
      <w:ins w:id="1282" w:author="Unknown" w:date="0-00-00T00:00:00Z">
        <w:r>
          <w:rPr>
            <w:rFonts w:eastAsia="Times New Roman" w:cs="Courier New" w:ascii="Courier New" w:hAnsi="Courier New"/>
            <w:color w:val="000000"/>
            <w:sz w:val="24"/>
            <w:szCs w:val="24"/>
          </w:rPr>
          <w:t xml:space="preserve">&lt;script src="http://ajax.googleapis.com/ajax/libs/angularjs/1.4.8/angular.min.js"&gt;&lt;/script&gt;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83"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84" w:author="Unknown" w:date="0-00-00T00:00:00Z">
        <w:r>
          <w:rPr>
            <w:rFonts w:eastAsia="Times New Roman" w:cs="Courier New" w:ascii="Courier New" w:hAnsi="Courier New"/>
            <w:color w:val="000000"/>
            <w:sz w:val="24"/>
            <w:szCs w:val="24"/>
          </w:rPr>
          <w:t xml:space="preserve">    </w:t>
        </w:r>
      </w:ins>
      <w:ins w:id="1285" w:author="Unknown" w:date="0-00-00T00:00:00Z">
        <w:r>
          <w:rPr>
            <w:rFonts w:eastAsia="Times New Roman" w:cs="Courier New" w:ascii="Courier New" w:hAnsi="Courier New"/>
            <w:color w:val="000000"/>
            <w:sz w:val="24"/>
            <w:szCs w:val="24"/>
          </w:rPr>
          <w:t xml:space="preserve">&lt;head&gt;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86" w:author="Unknown" w:date="0-00-00T00:00:00Z">
        <w:r>
          <w:rPr>
            <w:rFonts w:eastAsia="Times New Roman" w:cs="Courier New" w:ascii="Courier New" w:hAnsi="Courier New"/>
            <w:color w:val="000000"/>
            <w:sz w:val="24"/>
            <w:szCs w:val="24"/>
          </w:rPr>
          <w:t xml:space="preserve">        </w:t>
        </w:r>
      </w:ins>
      <w:ins w:id="1287" w:author="Unknown" w:date="0-00-00T00:00:00Z">
        <w:r>
          <w:rPr>
            <w:rFonts w:eastAsia="Times New Roman" w:cs="Courier New" w:ascii="Courier New" w:hAnsi="Courier New"/>
            <w:color w:val="000000"/>
            <w:sz w:val="24"/>
            <w:szCs w:val="24"/>
          </w:rPr>
          <w:t xml:space="preserve">&lt;script&gt;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88" w:author="Unknown" w:date="0-00-00T00:00:00Z">
        <w:r>
          <w:rPr>
            <w:rFonts w:eastAsia="Times New Roman" w:cs="Courier New" w:ascii="Courier New" w:hAnsi="Courier New"/>
            <w:color w:val="000000"/>
            <w:sz w:val="24"/>
            <w:szCs w:val="24"/>
          </w:rPr>
          <w:t xml:space="preserve">        </w:t>
        </w:r>
      </w:ins>
      <w:ins w:id="1289" w:author="Unknown" w:date="0-00-00T00:00:00Z">
        <w:r>
          <w:rPr>
            <w:rFonts w:eastAsia="Times New Roman" w:cs="Courier New" w:ascii="Courier New" w:hAnsi="Courier New"/>
            <w:color w:val="000000"/>
            <w:sz w:val="24"/>
            <w:szCs w:val="24"/>
          </w:rPr>
          <w:t xml:space="preserve">var app = angular.module("app",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90" w:author="Unknown" w:date="0-00-00T00:00:00Z">
        <w:r>
          <w:rPr>
            <w:rFonts w:eastAsia="Times New Roman" w:cs="Courier New" w:ascii="Courier New" w:hAnsi="Courier New"/>
            <w:color w:val="000000"/>
            <w:sz w:val="24"/>
            <w:szCs w:val="24"/>
          </w:rPr>
          <w:t xml:space="preserve">        </w:t>
        </w:r>
      </w:ins>
      <w:ins w:id="1291" w:author="Unknown" w:date="0-00-00T00:00:00Z">
        <w:r>
          <w:rPr>
            <w:rFonts w:eastAsia="Times New Roman" w:cs="Courier New" w:ascii="Courier New" w:hAnsi="Courier New"/>
            <w:color w:val="000000"/>
            <w:sz w:val="24"/>
            <w:szCs w:val="24"/>
          </w:rPr>
          <w:t xml:space="preserve">app.controller("ctrl", function ($scope)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92" w:author="Unknown" w:date="0-00-00T00:00:00Z">
        <w:r>
          <w:rPr>
            <w:rFonts w:eastAsia="Times New Roman" w:cs="Courier New" w:ascii="Courier New" w:hAnsi="Courier New"/>
            <w:color w:val="000000"/>
            <w:sz w:val="24"/>
            <w:szCs w:val="24"/>
          </w:rPr>
          <w:t xml:space="preserve">        </w:t>
        </w:r>
      </w:ins>
      <w:ins w:id="1293"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94" w:author="Unknown" w:date="0-00-00T00:00:00Z">
        <w:r>
          <w:rPr>
            <w:rFonts w:eastAsia="Times New Roman" w:cs="Courier New" w:ascii="Courier New" w:hAnsi="Courier New"/>
            <w:color w:val="000000"/>
            <w:sz w:val="24"/>
            <w:szCs w:val="24"/>
          </w:rPr>
          <w:t xml:space="preserve">            </w:t>
        </w:r>
      </w:ins>
      <w:ins w:id="1295" w:author="Unknown" w:date="0-00-00T00:00:00Z">
        <w:r>
          <w:rPr>
            <w:rFonts w:eastAsia="Times New Roman" w:cs="Courier New" w:ascii="Courier New" w:hAnsi="Courier New"/>
            <w:color w:val="000000"/>
            <w:sz w:val="24"/>
            <w:szCs w:val="24"/>
          </w:rPr>
          <w:t xml:space="preserve">$scope.employees =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96" w:author="Unknown" w:date="0-00-00T00:00:00Z">
        <w:r>
          <w:rPr>
            <w:rFonts w:eastAsia="Times New Roman" w:cs="Courier New" w:ascii="Courier New" w:hAnsi="Courier New"/>
            <w:color w:val="000000"/>
            <w:sz w:val="24"/>
            <w:szCs w:val="24"/>
          </w:rPr>
          <w:t xml:space="preserve">            </w:t>
        </w:r>
      </w:ins>
      <w:ins w:id="1297"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298" w:author="Unknown" w:date="0-00-00T00:00:00Z">
        <w:r>
          <w:rPr>
            <w:rFonts w:eastAsia="Times New Roman" w:cs="Courier New" w:ascii="Courier New" w:hAnsi="Courier New"/>
            <w:color w:val="000000"/>
            <w:sz w:val="24"/>
            <w:szCs w:val="24"/>
          </w:rPr>
          <w:t xml:space="preserve">                </w:t>
        </w:r>
      </w:ins>
      <w:ins w:id="1299" w:author="Unknown" w:date="0-00-00T00:00:00Z">
        <w:r>
          <w:rPr>
            <w:rFonts w:eastAsia="Times New Roman" w:cs="Courier New" w:ascii="Courier New" w:hAnsi="Courier New"/>
            <w:color w:val="000000"/>
            <w:sz w:val="24"/>
            <w:szCs w:val="24"/>
          </w:rPr>
          <w:t xml:space="preserve">name: 'A',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00" w:author="Unknown" w:date="0-00-00T00:00:00Z">
        <w:r>
          <w:rPr>
            <w:rFonts w:eastAsia="Times New Roman" w:cs="Courier New" w:ascii="Courier New" w:hAnsi="Courier New"/>
            <w:color w:val="000000"/>
            <w:sz w:val="24"/>
            <w:szCs w:val="24"/>
          </w:rPr>
          <w:t xml:space="preserve">                </w:t>
        </w:r>
      </w:ins>
      <w:ins w:id="1301" w:author="Unknown" w:date="0-00-00T00:00:00Z">
        <w:r>
          <w:rPr>
            <w:rFonts w:eastAsia="Times New Roman" w:cs="Courier New" w:ascii="Courier New" w:hAnsi="Courier New"/>
            <w:color w:val="000000"/>
            <w:sz w:val="24"/>
            <w:szCs w:val="24"/>
          </w:rPr>
          <w:t xml:space="preserve">gender: 'alphabet'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02" w:author="Unknown" w:date="0-00-00T00:00:00Z">
        <w:r>
          <w:rPr>
            <w:rFonts w:eastAsia="Times New Roman" w:cs="Courier New" w:ascii="Courier New" w:hAnsi="Courier New"/>
            <w:color w:val="000000"/>
            <w:sz w:val="24"/>
            <w:szCs w:val="24"/>
          </w:rPr>
          <w:t xml:space="preserve">            </w:t>
        </w:r>
      </w:ins>
      <w:ins w:id="1303"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04" w:author="Unknown" w:date="0-00-00T00:00:00Z">
        <w:r>
          <w:rPr>
            <w:rFonts w:eastAsia="Times New Roman" w:cs="Courier New" w:ascii="Courier New" w:hAnsi="Courier New"/>
            <w:color w:val="000000"/>
            <w:sz w:val="24"/>
            <w:szCs w:val="24"/>
          </w:rPr>
          <w:t xml:space="preserve">            </w:t>
        </w:r>
      </w:ins>
      <w:ins w:id="1305"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06" w:author="Unknown" w:date="0-00-00T00:00:00Z">
        <w:r>
          <w:rPr>
            <w:rFonts w:eastAsia="Times New Roman" w:cs="Courier New" w:ascii="Courier New" w:hAnsi="Courier New"/>
            <w:color w:val="000000"/>
            <w:sz w:val="24"/>
            <w:szCs w:val="24"/>
          </w:rPr>
          <w:t xml:space="preserve">                </w:t>
        </w:r>
      </w:ins>
      <w:ins w:id="1307" w:author="Unknown" w:date="0-00-00T00:00:00Z">
        <w:r>
          <w:rPr>
            <w:rFonts w:eastAsia="Times New Roman" w:cs="Courier New" w:ascii="Courier New" w:hAnsi="Courier New"/>
            <w:color w:val="000000"/>
            <w:sz w:val="24"/>
            <w:szCs w:val="24"/>
          </w:rPr>
          <w:t xml:space="preserve">name: 'B',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08" w:author="Unknown" w:date="0-00-00T00:00:00Z">
        <w:r>
          <w:rPr>
            <w:rFonts w:eastAsia="Times New Roman" w:cs="Courier New" w:ascii="Courier New" w:hAnsi="Courier New"/>
            <w:color w:val="000000"/>
            <w:sz w:val="24"/>
            <w:szCs w:val="24"/>
          </w:rPr>
          <w:t xml:space="preserve">                </w:t>
        </w:r>
      </w:ins>
      <w:ins w:id="1309" w:author="Unknown" w:date="0-00-00T00:00:00Z">
        <w:r>
          <w:rPr>
            <w:rFonts w:eastAsia="Times New Roman" w:cs="Courier New" w:ascii="Courier New" w:hAnsi="Courier New"/>
            <w:color w:val="000000"/>
            <w:sz w:val="24"/>
            <w:szCs w:val="24"/>
          </w:rPr>
          <w:t xml:space="preserve">gender: 'number'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10" w:author="Unknown" w:date="0-00-00T00:00:00Z">
        <w:r>
          <w:rPr>
            <w:rFonts w:eastAsia="Times New Roman" w:cs="Courier New" w:ascii="Courier New" w:hAnsi="Courier New"/>
            <w:color w:val="000000"/>
            <w:sz w:val="24"/>
            <w:szCs w:val="24"/>
          </w:rPr>
          <w:t xml:space="preserve">            </w:t>
        </w:r>
      </w:ins>
      <w:ins w:id="1311"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12" w:author="Unknown" w:date="0-00-00T00:00:00Z">
        <w:r>
          <w:rPr>
            <w:rFonts w:eastAsia="Times New Roman" w:cs="Courier New" w:ascii="Courier New" w:hAnsi="Courier New"/>
            <w:color w:val="000000"/>
            <w:sz w:val="24"/>
            <w:szCs w:val="24"/>
          </w:rPr>
          <w:t xml:space="preserve">            </w:t>
        </w:r>
      </w:ins>
      <w:ins w:id="1313"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14" w:author="Unknown" w:date="0-00-00T00:00:00Z">
        <w:r>
          <w:rPr>
            <w:rFonts w:eastAsia="Times New Roman" w:cs="Courier New" w:ascii="Courier New" w:hAnsi="Courier New"/>
            <w:color w:val="000000"/>
            <w:sz w:val="24"/>
            <w:szCs w:val="24"/>
          </w:rPr>
          <w:t xml:space="preserve">                </w:t>
        </w:r>
      </w:ins>
      <w:ins w:id="1315" w:author="Unknown" w:date="0-00-00T00:00:00Z">
        <w:r>
          <w:rPr>
            <w:rFonts w:eastAsia="Times New Roman" w:cs="Courier New" w:ascii="Courier New" w:hAnsi="Courier New"/>
            <w:color w:val="000000"/>
            <w:sz w:val="24"/>
            <w:szCs w:val="24"/>
          </w:rPr>
          <w:t xml:space="preserve">name: 'C',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16" w:author="Unknown" w:date="0-00-00T00:00:00Z">
        <w:r>
          <w:rPr>
            <w:rFonts w:eastAsia="Times New Roman" w:cs="Courier New" w:ascii="Courier New" w:hAnsi="Courier New"/>
            <w:color w:val="000000"/>
            <w:sz w:val="24"/>
            <w:szCs w:val="24"/>
          </w:rPr>
          <w:t xml:space="preserve">                </w:t>
        </w:r>
      </w:ins>
      <w:ins w:id="1317" w:author="Unknown" w:date="0-00-00T00:00:00Z">
        <w:r>
          <w:rPr>
            <w:rFonts w:eastAsia="Times New Roman" w:cs="Courier New" w:ascii="Courier New" w:hAnsi="Courier New"/>
            <w:color w:val="000000"/>
            <w:sz w:val="24"/>
            <w:szCs w:val="24"/>
          </w:rPr>
          <w:t xml:space="preserve">gender: 'alphanumeric'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18" w:author="Unknown" w:date="0-00-00T00:00:00Z">
        <w:r>
          <w:rPr>
            <w:rFonts w:eastAsia="Times New Roman" w:cs="Courier New" w:ascii="Courier New" w:hAnsi="Courier New"/>
            <w:color w:val="000000"/>
            <w:sz w:val="24"/>
            <w:szCs w:val="24"/>
          </w:rPr>
          <w:t xml:space="preserve">            </w:t>
        </w:r>
      </w:ins>
      <w:ins w:id="1319"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20" w:author="Unknown" w:date="0-00-00T00:00:00Z">
        <w:r>
          <w:rPr>
            <w:rFonts w:eastAsia="Times New Roman" w:cs="Courier New" w:ascii="Courier New" w:hAnsi="Courier New"/>
            <w:color w:val="000000"/>
            <w:sz w:val="24"/>
            <w:szCs w:val="24"/>
          </w:rPr>
          <w:t xml:space="preserve">            </w:t>
        </w:r>
      </w:ins>
      <w:ins w:id="1321"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22" w:author="Unknown" w:date="0-00-00T00:00:00Z">
        <w:r>
          <w:rPr>
            <w:rFonts w:eastAsia="Times New Roman" w:cs="Courier New" w:ascii="Courier New" w:hAnsi="Courier New"/>
            <w:color w:val="000000"/>
            <w:sz w:val="24"/>
            <w:szCs w:val="24"/>
          </w:rPr>
          <w:t xml:space="preserve">                </w:t>
        </w:r>
      </w:ins>
      <w:ins w:id="1323" w:author="Unknown" w:date="0-00-00T00:00:00Z">
        <w:r>
          <w:rPr>
            <w:rFonts w:eastAsia="Times New Roman" w:cs="Courier New" w:ascii="Courier New" w:hAnsi="Courier New"/>
            <w:color w:val="000000"/>
            <w:sz w:val="24"/>
            <w:szCs w:val="24"/>
          </w:rPr>
          <w:t xml:space="preserve">name: 'D',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24" w:author="Unknown" w:date="0-00-00T00:00:00Z">
        <w:r>
          <w:rPr>
            <w:rFonts w:eastAsia="Times New Roman" w:cs="Courier New" w:ascii="Courier New" w:hAnsi="Courier New"/>
            <w:color w:val="000000"/>
            <w:sz w:val="24"/>
            <w:szCs w:val="24"/>
          </w:rPr>
          <w:t xml:space="preserve">                </w:t>
        </w:r>
      </w:ins>
      <w:ins w:id="1325" w:author="Unknown" w:date="0-00-00T00:00:00Z">
        <w:r>
          <w:rPr>
            <w:rFonts w:eastAsia="Times New Roman" w:cs="Courier New" w:ascii="Courier New" w:hAnsi="Courier New"/>
            <w:color w:val="000000"/>
            <w:sz w:val="24"/>
            <w:szCs w:val="24"/>
          </w:rPr>
          <w:t xml:space="preserve">gender: 'special character'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26" w:author="Unknown" w:date="0-00-00T00:00:00Z">
        <w:r>
          <w:rPr>
            <w:rFonts w:eastAsia="Times New Roman" w:cs="Courier New" w:ascii="Courier New" w:hAnsi="Courier New"/>
            <w:color w:val="000000"/>
            <w:sz w:val="24"/>
            <w:szCs w:val="24"/>
          </w:rPr>
          <w:t xml:space="preserve">            </w:t>
        </w:r>
      </w:ins>
      <w:ins w:id="1327"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28" w:author="Unknown" w:date="0-00-00T00:00:00Z">
        <w:r>
          <w:rPr>
            <w:rFonts w:eastAsia="Times New Roman" w:cs="Courier New" w:ascii="Courier New" w:hAnsi="Courier New"/>
            <w:color w:val="000000"/>
            <w:sz w:val="24"/>
            <w:szCs w:val="24"/>
          </w:rPr>
          <w:t xml:space="preserve">        </w:t>
        </w:r>
      </w:ins>
      <w:ins w:id="1329"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30" w:author="Unknown" w:date="0-00-00T00:00:00Z">
        <w:r>
          <w:rPr>
            <w:rFonts w:eastAsia="Times New Roman" w:cs="Courier New" w:ascii="Courier New" w:hAnsi="Courier New"/>
            <w:color w:val="000000"/>
            <w:sz w:val="24"/>
            <w:szCs w:val="24"/>
          </w:rPr>
          <w:t xml:space="preserve">        </w:t>
        </w:r>
      </w:ins>
      <w:ins w:id="1331" w:author="Unknown" w:date="0-00-00T00:00:00Z">
        <w:r>
          <w:rPr>
            <w:rFonts w:eastAsia="Times New Roman" w:cs="Courier New" w:ascii="Courier New" w:hAnsi="Courier New"/>
            <w:color w:val="000000"/>
            <w:sz w:val="24"/>
            <w:szCs w:val="24"/>
          </w:rPr>
          <w:t xml:space="preserve">&lt;/script&gt;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32" w:author="Unknown" w:date="0-00-00T00:00:00Z">
        <w:r>
          <w:rPr>
            <w:rFonts w:eastAsia="Times New Roman" w:cs="Courier New" w:ascii="Courier New" w:hAnsi="Courier New"/>
            <w:color w:val="000000"/>
            <w:sz w:val="24"/>
            <w:szCs w:val="24"/>
          </w:rPr>
          <w:t xml:space="preserve">    </w:t>
        </w:r>
      </w:ins>
      <w:ins w:id="1333" w:author="Unknown" w:date="0-00-00T00:00:00Z">
        <w:r>
          <w:rPr>
            <w:rFonts w:eastAsia="Times New Roman" w:cs="Courier New" w:ascii="Courier New" w:hAnsi="Courier New"/>
            <w:color w:val="000000"/>
            <w:sz w:val="24"/>
            <w:szCs w:val="24"/>
          </w:rPr>
          <w:t xml:space="preserve">&lt;/head&gt;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34"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35" w:author="Unknown" w:date="0-00-00T00:00:00Z">
        <w:r>
          <w:rPr>
            <w:rFonts w:eastAsia="Times New Roman" w:cs="Courier New" w:ascii="Courier New" w:hAnsi="Courier New"/>
            <w:color w:val="000000"/>
            <w:sz w:val="24"/>
            <w:szCs w:val="24"/>
          </w:rPr>
          <w:t xml:space="preserve">    </w:t>
        </w:r>
      </w:ins>
      <w:ins w:id="1336" w:author="Unknown" w:date="0-00-00T00:00:00Z">
        <w:r>
          <w:rPr>
            <w:rFonts w:eastAsia="Times New Roman" w:cs="Courier New" w:ascii="Courier New" w:hAnsi="Courier New"/>
            <w:color w:val="000000"/>
            <w:sz w:val="24"/>
            <w:szCs w:val="24"/>
          </w:rPr>
          <w:t xml:space="preserve">&lt;body ng-app="app"&gt;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37" w:author="Unknown" w:date="0-00-00T00:00:00Z">
        <w:r>
          <w:rPr>
            <w:rFonts w:eastAsia="Times New Roman" w:cs="Courier New" w:ascii="Courier New" w:hAnsi="Courier New"/>
            <w:color w:val="000000"/>
            <w:sz w:val="24"/>
            <w:szCs w:val="24"/>
          </w:rPr>
          <w:t xml:space="preserve">        </w:t>
        </w:r>
      </w:ins>
      <w:ins w:id="1338" w:author="Unknown" w:date="0-00-00T00:00:00Z">
        <w:r>
          <w:rPr>
            <w:rFonts w:eastAsia="Times New Roman" w:cs="Courier New" w:ascii="Courier New" w:hAnsi="Courier New"/>
            <w:color w:val="000000"/>
            <w:sz w:val="24"/>
            <w:szCs w:val="24"/>
          </w:rPr>
          <w:t xml:space="preserve">&lt;div ng-controller="ctrl"&gt;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39" w:author="Unknown" w:date="0-00-00T00:00:00Z">
        <w:r>
          <w:rPr>
            <w:rFonts w:eastAsia="Times New Roman" w:cs="Courier New" w:ascii="Courier New" w:hAnsi="Courier New"/>
            <w:color w:val="000000"/>
            <w:sz w:val="24"/>
            <w:szCs w:val="24"/>
          </w:rPr>
          <w:t xml:space="preserve">            </w:t>
        </w:r>
      </w:ins>
      <w:ins w:id="1340" w:author="Unknown" w:date="0-00-00T00:00:00Z">
        <w:r>
          <w:rPr>
            <w:rFonts w:eastAsia="Times New Roman" w:cs="Courier New" w:ascii="Courier New" w:hAnsi="Courier New"/>
            <w:color w:val="000000"/>
            <w:sz w:val="24"/>
            <w:szCs w:val="24"/>
          </w:rPr>
          <w:t xml:space="preserve">&lt;ul&gt;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41" w:author="Unknown" w:date="0-00-00T00:00:00Z">
        <w:r>
          <w:rPr>
            <w:rFonts w:eastAsia="Times New Roman" w:cs="Courier New" w:ascii="Courier New" w:hAnsi="Courier New"/>
            <w:color w:val="000000"/>
            <w:sz w:val="24"/>
            <w:szCs w:val="24"/>
          </w:rPr>
          <w:t xml:space="preserve">                </w:t>
        </w:r>
      </w:ins>
      <w:ins w:id="1342" w:author="Unknown" w:date="0-00-00T00:00:00Z">
        <w:r>
          <w:rPr>
            <w:rFonts w:eastAsia="Times New Roman" w:cs="Courier New" w:ascii="Courier New" w:hAnsi="Courier New"/>
            <w:color w:val="000000"/>
            <w:sz w:val="24"/>
            <w:szCs w:val="24"/>
          </w:rPr>
          <w:t xml:space="preserve">&lt;li ng-repeat="employee in employees"&gt;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43" w:author="Unknown" w:date="0-00-00T00:00:00Z">
        <w:r>
          <w:rPr>
            <w:rFonts w:eastAsia="Times New Roman" w:cs="Courier New" w:ascii="Courier New" w:hAnsi="Courier New"/>
            <w:color w:val="000000"/>
            <w:sz w:val="24"/>
            <w:szCs w:val="24"/>
          </w:rPr>
          <w:t xml:space="preserve">                    </w:t>
        </w:r>
      </w:ins>
      <w:ins w:id="1344" w:author="Unknown" w:date="0-00-00T00:00:00Z">
        <w:r>
          <w:rPr>
            <w:rFonts w:eastAsia="Times New Roman" w:cs="Courier New" w:ascii="Courier New" w:hAnsi="Courier New"/>
            <w:color w:val="000000"/>
            <w:sz w:val="24"/>
            <w:szCs w:val="24"/>
          </w:rPr>
          <w:t xml:space="preserve">&lt;div&gt; {{employee.name}} is a {{employee.gender}}. &lt;span ng-if="$first"&gt;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45" w:author="Unknown" w:date="0-00-00T00:00:00Z">
        <w:r>
          <w:rPr>
            <w:rFonts w:eastAsia="Times New Roman" w:cs="Courier New" w:ascii="Courier New" w:hAnsi="Courier New"/>
            <w:color w:val="000000"/>
            <w:sz w:val="24"/>
            <w:szCs w:val="24"/>
          </w:rPr>
          <w:t xml:space="preserve">                        </w:t>
        </w:r>
      </w:ins>
      <w:ins w:id="1346" w:author="Unknown" w:date="0-00-00T00:00:00Z">
        <w:r>
          <w:rPr>
            <w:rFonts w:eastAsia="Times New Roman" w:cs="Courier New" w:ascii="Courier New" w:hAnsi="Courier New"/>
            <w:color w:val="000000"/>
            <w:sz w:val="24"/>
            <w:szCs w:val="24"/>
          </w:rPr>
          <w:t xml:space="preserve">&lt;strong&gt;(first element found)&lt;/strong&gt;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47" w:author="Unknown" w:date="0-00-00T00:00:00Z">
        <w:r>
          <w:rPr>
            <w:rFonts w:eastAsia="Times New Roman" w:cs="Courier New" w:ascii="Courier New" w:hAnsi="Courier New"/>
            <w:color w:val="000000"/>
            <w:sz w:val="24"/>
            <w:szCs w:val="24"/>
          </w:rPr>
          <w:t xml:space="preserve">                        </w:t>
        </w:r>
      </w:ins>
      <w:ins w:id="1348" w:author="Unknown" w:date="0-00-00T00:00:00Z">
        <w:r>
          <w:rPr>
            <w:rFonts w:eastAsia="Times New Roman" w:cs="Courier New" w:ascii="Courier New" w:hAnsi="Courier New"/>
            <w:color w:val="000000"/>
            <w:sz w:val="24"/>
            <w:szCs w:val="24"/>
          </w:rPr>
          <w:t xml:space="preserve">&lt;/span&gt; &lt;span ng-if="$middle"&gt;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49" w:author="Unknown" w:date="0-00-00T00:00:00Z">
        <w:r>
          <w:rPr>
            <w:rFonts w:eastAsia="Times New Roman" w:cs="Courier New" w:ascii="Courier New" w:hAnsi="Courier New"/>
            <w:color w:val="000000"/>
            <w:sz w:val="24"/>
            <w:szCs w:val="24"/>
          </w:rPr>
          <w:t xml:space="preserve">                        </w:t>
        </w:r>
      </w:ins>
      <w:ins w:id="1350" w:author="Unknown" w:date="0-00-00T00:00:00Z">
        <w:r>
          <w:rPr>
            <w:rFonts w:eastAsia="Times New Roman" w:cs="Courier New" w:ascii="Courier New" w:hAnsi="Courier New"/>
            <w:color w:val="000000"/>
            <w:sz w:val="24"/>
            <w:szCs w:val="24"/>
          </w:rPr>
          <w:t xml:space="preserve">&lt;strong&gt;(middle element found)&lt;/strong&gt;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51" w:author="Unknown" w:date="0-00-00T00:00:00Z">
        <w:r>
          <w:rPr>
            <w:rFonts w:eastAsia="Times New Roman" w:cs="Courier New" w:ascii="Courier New" w:hAnsi="Courier New"/>
            <w:color w:val="000000"/>
            <w:sz w:val="24"/>
            <w:szCs w:val="24"/>
          </w:rPr>
          <w:t xml:space="preserve">                        </w:t>
        </w:r>
      </w:ins>
      <w:ins w:id="1352" w:author="Unknown" w:date="0-00-00T00:00:00Z">
        <w:r>
          <w:rPr>
            <w:rFonts w:eastAsia="Times New Roman" w:cs="Courier New" w:ascii="Courier New" w:hAnsi="Courier New"/>
            <w:color w:val="000000"/>
            <w:sz w:val="24"/>
            <w:szCs w:val="24"/>
          </w:rPr>
          <w:t xml:space="preserve">&lt;/span&gt; &lt;span ng-if="$last"&gt;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53" w:author="Unknown" w:date="0-00-00T00:00:00Z">
        <w:r>
          <w:rPr>
            <w:rFonts w:eastAsia="Times New Roman" w:cs="Courier New" w:ascii="Courier New" w:hAnsi="Courier New"/>
            <w:color w:val="000000"/>
            <w:sz w:val="24"/>
            <w:szCs w:val="24"/>
          </w:rPr>
          <w:t xml:space="preserve">                        </w:t>
        </w:r>
      </w:ins>
      <w:ins w:id="1354" w:author="Unknown" w:date="0-00-00T00:00:00Z">
        <w:r>
          <w:rPr>
            <w:rFonts w:eastAsia="Times New Roman" w:cs="Courier New" w:ascii="Courier New" w:hAnsi="Courier New"/>
            <w:color w:val="000000"/>
            <w:sz w:val="24"/>
            <w:szCs w:val="24"/>
          </w:rPr>
          <w:t xml:space="preserve">&lt;strong&gt;(last element found)&lt;/strong&gt;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55" w:author="Unknown" w:date="0-00-00T00:00:00Z">
        <w:r>
          <w:rPr>
            <w:rFonts w:eastAsia="Times New Roman" w:cs="Courier New" w:ascii="Courier New" w:hAnsi="Courier New"/>
            <w:color w:val="000000"/>
            <w:sz w:val="24"/>
            <w:szCs w:val="24"/>
          </w:rPr>
          <w:t xml:space="preserve">                        </w:t>
        </w:r>
      </w:ins>
      <w:ins w:id="1356" w:author="Unknown" w:date="0-00-00T00:00:00Z">
        <w:r>
          <w:rPr>
            <w:rFonts w:eastAsia="Times New Roman" w:cs="Courier New" w:ascii="Courier New" w:hAnsi="Courier New"/>
            <w:color w:val="000000"/>
            <w:sz w:val="24"/>
            <w:szCs w:val="24"/>
          </w:rPr>
          <w:t>&lt;/span&gt;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57" w:author="Unknown" w:date="0-00-00T00:00:00Z">
        <w:r>
          <w:rPr>
            <w:rFonts w:eastAsia="Times New Roman" w:cs="Courier New" w:ascii="Courier New" w:hAnsi="Courier New"/>
            <w:color w:val="000000"/>
            <w:sz w:val="24"/>
            <w:szCs w:val="24"/>
          </w:rPr>
          <w:t xml:space="preserve">                      </w:t>
        </w:r>
      </w:ins>
      <w:ins w:id="1358" w:author="Unknown" w:date="0-00-00T00:00:00Z">
        <w:r>
          <w:rPr>
            <w:rFonts w:eastAsia="Times New Roman" w:cs="Courier New" w:ascii="Courier New" w:hAnsi="Courier New"/>
            <w:color w:val="000000"/>
            <w:sz w:val="24"/>
            <w:szCs w:val="24"/>
          </w:rPr>
          <w:t xml:space="preserve">&lt;/div&gt;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59" w:author="Unknown" w:date="0-00-00T00:00:00Z">
        <w:r>
          <w:rPr>
            <w:rFonts w:eastAsia="Times New Roman" w:cs="Courier New" w:ascii="Courier New" w:hAnsi="Courier New"/>
            <w:color w:val="000000"/>
            <w:sz w:val="24"/>
            <w:szCs w:val="24"/>
          </w:rPr>
          <w:t xml:space="preserve">                </w:t>
        </w:r>
      </w:ins>
      <w:ins w:id="1360" w:author="Unknown" w:date="0-00-00T00:00:00Z">
        <w:r>
          <w:rPr>
            <w:rFonts w:eastAsia="Times New Roman" w:cs="Courier New" w:ascii="Courier New" w:hAnsi="Courier New"/>
            <w:color w:val="000000"/>
            <w:sz w:val="24"/>
            <w:szCs w:val="24"/>
          </w:rPr>
          <w:t xml:space="preserve">&lt;/li&gt;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61" w:author="Unknown" w:date="0-00-00T00:00:00Z">
        <w:r>
          <w:rPr>
            <w:rFonts w:eastAsia="Times New Roman" w:cs="Courier New" w:ascii="Courier New" w:hAnsi="Courier New"/>
            <w:color w:val="000000"/>
            <w:sz w:val="24"/>
            <w:szCs w:val="24"/>
          </w:rPr>
          <w:t xml:space="preserve">            </w:t>
        </w:r>
      </w:ins>
      <w:ins w:id="1362" w:author="Unknown" w:date="0-00-00T00:00:00Z">
        <w:r>
          <w:rPr>
            <w:rFonts w:eastAsia="Times New Roman" w:cs="Courier New" w:ascii="Courier New" w:hAnsi="Courier New"/>
            <w:color w:val="000000"/>
            <w:sz w:val="24"/>
            <w:szCs w:val="24"/>
          </w:rPr>
          <w:t xml:space="preserve">&lt;/ul&gt;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63" w:author="Unknown" w:date="0-00-00T00:00:00Z">
        <w:r>
          <w:rPr>
            <w:rFonts w:eastAsia="Times New Roman" w:cs="Courier New" w:ascii="Courier New" w:hAnsi="Courier New"/>
            <w:color w:val="000000"/>
            <w:sz w:val="24"/>
            <w:szCs w:val="24"/>
          </w:rPr>
          <w:t xml:space="preserve">        </w:t>
        </w:r>
      </w:ins>
      <w:ins w:id="1364" w:author="Unknown" w:date="0-00-00T00:00:00Z">
        <w:r>
          <w:rPr>
            <w:rFonts w:eastAsia="Times New Roman" w:cs="Courier New" w:ascii="Courier New" w:hAnsi="Courier New"/>
            <w:color w:val="000000"/>
            <w:sz w:val="24"/>
            <w:szCs w:val="24"/>
          </w:rPr>
          <w:t xml:space="preserve">&lt;/div&gt;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65" w:author="Unknown" w:date="0-00-00T00:00:00Z">
        <w:r>
          <w:rPr>
            <w:rFonts w:eastAsia="Times New Roman" w:cs="Courier New" w:ascii="Courier New" w:hAnsi="Courier New"/>
            <w:color w:val="000000"/>
            <w:sz w:val="24"/>
            <w:szCs w:val="24"/>
          </w:rPr>
          <w:t xml:space="preserve">    </w:t>
        </w:r>
      </w:ins>
      <w:ins w:id="1366" w:author="Unknown" w:date="0-00-00T00:00:00Z">
        <w:r>
          <w:rPr>
            <w:rFonts w:eastAsia="Times New Roman" w:cs="Courier New" w:ascii="Courier New" w:hAnsi="Courier New"/>
            <w:color w:val="000000"/>
            <w:sz w:val="24"/>
            <w:szCs w:val="24"/>
          </w:rPr>
          <w:t xml:space="preserve">&lt;/body&gt;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67"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368" w:author="Unknown" w:date="0-00-00T00:00:00Z">
        <w:r>
          <w:rPr>
            <w:rFonts w:eastAsia="Times New Roman" w:cs="Courier New" w:ascii="Courier New" w:hAnsi="Courier New"/>
            <w:color w:val="000000"/>
            <w:sz w:val="24"/>
            <w:szCs w:val="24"/>
          </w:rPr>
          <w:t xml:space="preserve">&lt;/html&gt;  </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369" w:author="Unknown" w:date="0-00-00T00:00:00Z">
        <w:r>
          <w:rPr>
            <w:rFonts w:eastAsia="Times New Roman" w:cs="Times New Roman" w:ascii="Helvetica" w:hAnsi="Helvetica"/>
            <w:color w:val="000000"/>
            <w:sz w:val="24"/>
            <w:szCs w:val="24"/>
          </w:rPr>
          <w:t>The output is as follows.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70" w:author="Unknown" w:date="0-00-00T00:00:00Z">
        <w:r>
          <w:rPr>
            <w:rFonts w:eastAsia="Times New Roman" w:cs="Courier New" w:ascii="Courier New" w:hAnsi="Courier New"/>
            <w:color w:val="000000"/>
            <w:sz w:val="24"/>
            <w:szCs w:val="24"/>
          </w:rPr>
          <w:t>A is a alphabet. (first element found)</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71" w:author="Unknown" w:date="0-00-00T00:00:00Z">
        <w:r>
          <w:rPr>
            <w:rFonts w:eastAsia="Times New Roman" w:cs="Courier New" w:ascii="Courier New" w:hAnsi="Courier New"/>
            <w:color w:val="000000"/>
            <w:sz w:val="24"/>
            <w:szCs w:val="24"/>
          </w:rPr>
          <w:t>B is a number. (middle element found)</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72" w:author="Unknown" w:date="0-00-00T00:00:00Z">
        <w:r>
          <w:rPr>
            <w:rFonts w:eastAsia="Times New Roman" w:cs="Courier New" w:ascii="Courier New" w:hAnsi="Courier New"/>
            <w:color w:val="000000"/>
            <w:sz w:val="24"/>
            <w:szCs w:val="24"/>
          </w:rPr>
          <w:t>C is a alphanumeric. (middle element found)</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373" w:author="Unknown" w:date="0-00-00T00:00:00Z">
        <w:r>
          <w:rPr>
            <w:rFonts w:eastAsia="Times New Roman" w:cs="Courier New" w:ascii="Courier New" w:hAnsi="Courier New"/>
            <w:color w:val="000000"/>
            <w:sz w:val="24"/>
            <w:szCs w:val="24"/>
          </w:rPr>
          <w:t>D is a special character. (last element found)</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374" w:author="Unknown" w:date="0-00-00T00:00:00Z">
        <w:r>
          <w:rPr>
            <w:rFonts w:eastAsia="Times New Roman" w:cs="Times New Roman" w:ascii="Helvetica" w:hAnsi="Helvetica"/>
            <w:color w:val="000000"/>
            <w:sz w:val="32"/>
            <w:szCs w:val="32"/>
          </w:rPr>
          <w:t>What Do You Know About The Factory Method In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375" w:author="Unknown" w:date="0-00-00T00:00:00Z">
        <w:r>
          <w:rPr>
            <w:rFonts w:eastAsia="Times New Roman" w:cs="Times New Roman" w:ascii="Helvetica" w:hAnsi="Helvetica"/>
            <w:color w:val="000000"/>
            <w:sz w:val="24"/>
            <w:szCs w:val="24"/>
          </w:rPr>
          <w:t>A factory is a simple function which allows you to add some logic before creating the object.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376" w:author="Unknown" w:date="0-00-00T00:00:00Z">
        <w:r>
          <w:rPr>
            <w:rFonts w:eastAsia="Times New Roman" w:cs="Times New Roman" w:ascii="Helvetica" w:hAnsi="Helvetica"/>
            <w:color w:val="000000"/>
            <w:sz w:val="24"/>
            <w:szCs w:val="24"/>
          </w:rPr>
          <w:t>In the end, it returns the packed object. The factory method has the following signature.</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377" w:author="Unknown" w:date="0-00-00T00:00:00Z">
        <w:r>
          <w:rPr>
            <w:rFonts w:eastAsia="Times New Roman" w:cs="Times New Roman" w:ascii="inherit" w:hAnsi="inherit"/>
            <w:b/>
            <w:bCs/>
            <w:color w:val="000000"/>
            <w:sz w:val="24"/>
            <w:szCs w:val="24"/>
          </w:rPr>
          <w:t>Syntax</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378" w:author="Unknown" w:date="0-00-00T00:00:00Z">
        <w:r>
          <w:rPr>
            <w:rFonts w:eastAsia="Times New Roman" w:cs="Courier New" w:ascii="Courier New" w:hAnsi="Courier New"/>
            <w:color w:val="000000"/>
            <w:sz w:val="24"/>
            <w:szCs w:val="24"/>
          </w:rPr>
          <w:t>app.factory('serviceName',function(){ return serviceObj;})</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379" w:author="Unknown" w:date="0-00-00T00:00:00Z">
        <w:r>
          <w:rPr>
            <w:rFonts w:eastAsia="Times New Roman" w:cs="Times New Roman" w:ascii="Helvetica" w:hAnsi="Helvetica"/>
            <w:color w:val="000000"/>
            <w:sz w:val="32"/>
            <w:szCs w:val="32"/>
          </w:rPr>
          <w:t>How Do You Create A Service In Angular Using The Factory Method?</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380" w:author="Unknown" w:date="0-00-00T00:00:00Z">
        <w:r>
          <w:rPr>
            <w:rFonts w:eastAsia="Times New Roman" w:cs="Times New Roman" w:ascii="Helvetica" w:hAnsi="Helvetica"/>
            <w:color w:val="000000"/>
            <w:sz w:val="24"/>
            <w:szCs w:val="24"/>
          </w:rPr>
          <w:t>See the below Angular code to create a service.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81" w:author="Unknown" w:date="0-00-00T00:00:00Z">
        <w:r>
          <w:rPr>
            <w:rFonts w:eastAsia="Times New Roman" w:cs="Courier New" w:ascii="Courier New" w:hAnsi="Courier New"/>
            <w:color w:val="000000"/>
            <w:sz w:val="24"/>
            <w:szCs w:val="24"/>
          </w:rPr>
          <w:t xml:space="preserve"> </w:t>
        </w:r>
      </w:ins>
      <w:ins w:id="1382"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83" w:author="Unknown" w:date="0-00-00T00:00:00Z">
        <w:r>
          <w:rPr>
            <w:rFonts w:eastAsia="Times New Roman" w:cs="Courier New" w:ascii="Courier New" w:hAnsi="Courier New"/>
            <w:color w:val="000000"/>
            <w:sz w:val="24"/>
            <w:szCs w:val="24"/>
          </w:rPr>
          <w:t>//creating module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84" w:author="Unknown" w:date="0-00-00T00:00:00Z">
        <w:r>
          <w:rPr>
            <w:rFonts w:eastAsia="Times New Roman" w:cs="Courier New" w:ascii="Courier New" w:hAnsi="Courier New"/>
            <w:color w:val="000000"/>
            <w:sz w:val="24"/>
            <w:szCs w:val="24"/>
          </w:rPr>
          <w:t xml:space="preserve"> </w:t>
        </w:r>
      </w:ins>
      <w:ins w:id="1385" w:author="Unknown" w:date="0-00-00T00:00:00Z">
        <w:r>
          <w:rPr>
            <w:rFonts w:eastAsia="Times New Roman" w:cs="Courier New" w:ascii="Courier New" w:hAnsi="Courier New"/>
            <w:color w:val="000000"/>
            <w:sz w:val="24"/>
            <w:szCs w:val="24"/>
          </w:rPr>
          <w:t>var app = angular.module('app',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86"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87" w:author="Unknown" w:date="0-00-00T00:00:00Z">
        <w:r>
          <w:rPr>
            <w:rFonts w:eastAsia="Times New Roman" w:cs="Courier New" w:ascii="Courier New" w:hAnsi="Courier New"/>
            <w:color w:val="000000"/>
            <w:sz w:val="24"/>
            <w:szCs w:val="24"/>
          </w:rPr>
          <w:t xml:space="preserve"> </w:t>
        </w:r>
      </w:ins>
      <w:ins w:id="1388" w:author="Unknown" w:date="0-00-00T00:00:00Z">
        <w:r>
          <w:rPr>
            <w:rFonts w:eastAsia="Times New Roman" w:cs="Courier New" w:ascii="Courier New" w:hAnsi="Courier New"/>
            <w:color w:val="000000"/>
            <w:sz w:val="24"/>
            <w:szCs w:val="24"/>
          </w:rPr>
          <w:t>//define a factory using factory() function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89" w:author="Unknown" w:date="0-00-00T00:00:00Z">
        <w:r>
          <w:rPr>
            <w:rFonts w:eastAsia="Times New Roman" w:cs="Courier New" w:ascii="Courier New" w:hAnsi="Courier New"/>
            <w:color w:val="000000"/>
            <w:sz w:val="24"/>
            <w:szCs w:val="24"/>
          </w:rPr>
          <w:t>app.factory('MyFactory', function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90" w:author="Unknown" w:date="0-00-00T00:00:00Z">
        <w:r>
          <w:rPr>
            <w:rFonts w:eastAsia="Times New Roman" w:cs="Courier New" w:ascii="Courier New" w:hAnsi="Courier New"/>
            <w:color w:val="000000"/>
            <w:sz w:val="24"/>
            <w:szCs w:val="24"/>
          </w:rPr>
          <w:t xml:space="preserve">  </w:t>
        </w:r>
      </w:ins>
      <w:ins w:id="1391" w:author="Unknown" w:date="0-00-00T00:00:00Z">
        <w:r>
          <w:rPr>
            <w:rFonts w:eastAsia="Times New Roman" w:cs="Courier New" w:ascii="Courier New" w:hAnsi="Courier New"/>
            <w:color w:val="000000"/>
            <w:sz w:val="24"/>
            <w:szCs w:val="24"/>
          </w:rPr>
          <w:t>var serviceObj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92" w:author="Unknown" w:date="0-00-00T00:00:00Z">
        <w:r>
          <w:rPr>
            <w:rFonts w:eastAsia="Times New Roman" w:cs="Courier New" w:ascii="Courier New" w:hAnsi="Courier New"/>
            <w:color w:val="000000"/>
            <w:sz w:val="24"/>
            <w:szCs w:val="24"/>
          </w:rPr>
          <w:t xml:space="preserve"> </w:t>
        </w:r>
      </w:ins>
      <w:ins w:id="1393" w:author="Unknown" w:date="0-00-00T00:00:00Z">
        <w:r>
          <w:rPr>
            <w:rFonts w:eastAsia="Times New Roman" w:cs="Courier New" w:ascii="Courier New" w:hAnsi="Courier New"/>
            <w:color w:val="000000"/>
            <w:sz w:val="24"/>
            <w:szCs w:val="24"/>
          </w:rPr>
          <w:t>serviceObj.function1 = function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94" w:author="Unknown" w:date="0-00-00T00:00:00Z">
        <w:r>
          <w:rPr>
            <w:rFonts w:eastAsia="Times New Roman" w:cs="Courier New" w:ascii="Courier New" w:hAnsi="Courier New"/>
            <w:color w:val="000000"/>
            <w:sz w:val="24"/>
            <w:szCs w:val="24"/>
          </w:rPr>
          <w:t xml:space="preserve"> </w:t>
        </w:r>
      </w:ins>
      <w:ins w:id="1395" w:author="Unknown" w:date="0-00-00T00:00:00Z">
        <w:r>
          <w:rPr>
            <w:rFonts w:eastAsia="Times New Roman" w:cs="Courier New" w:ascii="Courier New" w:hAnsi="Courier New"/>
            <w:color w:val="000000"/>
            <w:sz w:val="24"/>
            <w:szCs w:val="24"/>
          </w:rPr>
          <w:t>//TO DO:</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96" w:author="Unknown" w:date="0-00-00T00:00:00Z">
        <w:r>
          <w:rPr>
            <w:rFonts w:eastAsia="Times New Roman" w:cs="Courier New" w:ascii="Courier New" w:hAnsi="Courier New"/>
            <w:color w:val="000000"/>
            <w:sz w:val="24"/>
            <w:szCs w:val="24"/>
          </w:rPr>
          <w:t xml:space="preserve"> </w:t>
        </w:r>
      </w:ins>
      <w:ins w:id="1397"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98"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399" w:author="Unknown" w:date="0-00-00T00:00:00Z">
        <w:r>
          <w:rPr>
            <w:rFonts w:eastAsia="Times New Roman" w:cs="Courier New" w:ascii="Courier New" w:hAnsi="Courier New"/>
            <w:color w:val="000000"/>
            <w:sz w:val="24"/>
            <w:szCs w:val="24"/>
          </w:rPr>
          <w:t xml:space="preserve"> </w:t>
        </w:r>
      </w:ins>
      <w:ins w:id="1400" w:author="Unknown" w:date="0-00-00T00:00:00Z">
        <w:r>
          <w:rPr>
            <w:rFonts w:eastAsia="Times New Roman" w:cs="Courier New" w:ascii="Courier New" w:hAnsi="Courier New"/>
            <w:color w:val="000000"/>
            <w:sz w:val="24"/>
            <w:szCs w:val="24"/>
          </w:rPr>
          <w:t>serviceObj.function2 = function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01" w:author="Unknown" w:date="0-00-00T00:00:00Z">
        <w:r>
          <w:rPr>
            <w:rFonts w:eastAsia="Times New Roman" w:cs="Courier New" w:ascii="Courier New" w:hAnsi="Courier New"/>
            <w:color w:val="000000"/>
            <w:sz w:val="24"/>
            <w:szCs w:val="24"/>
          </w:rPr>
          <w:t xml:space="preserve"> </w:t>
        </w:r>
      </w:ins>
      <w:ins w:id="1402" w:author="Unknown" w:date="0-00-00T00:00:00Z">
        <w:r>
          <w:rPr>
            <w:rFonts w:eastAsia="Times New Roman" w:cs="Courier New" w:ascii="Courier New" w:hAnsi="Courier New"/>
            <w:color w:val="000000"/>
            <w:sz w:val="24"/>
            <w:szCs w:val="24"/>
          </w:rPr>
          <w:t>//TO DO:</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03" w:author="Unknown" w:date="0-00-00T00:00:00Z">
        <w:r>
          <w:rPr>
            <w:rFonts w:eastAsia="Times New Roman" w:cs="Courier New" w:ascii="Courier New" w:hAnsi="Courier New"/>
            <w:color w:val="000000"/>
            <w:sz w:val="24"/>
            <w:szCs w:val="24"/>
          </w:rPr>
          <w:t xml:space="preserve"> </w:t>
        </w:r>
      </w:ins>
      <w:ins w:id="1404"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05" w:author="Unknown" w:date="0-00-00T00:00:00Z">
        <w:r>
          <w:rPr>
            <w:rFonts w:eastAsia="Times New Roman" w:cs="Courier New" w:ascii="Courier New" w:hAnsi="Courier New"/>
            <w:color w:val="000000"/>
            <w:sz w:val="24"/>
            <w:szCs w:val="24"/>
          </w:rPr>
          <w:t xml:space="preserve"> </w:t>
        </w:r>
      </w:ins>
      <w:ins w:id="1406" w:author="Unknown" w:date="0-00-00T00:00:00Z">
        <w:r>
          <w:rPr>
            <w:rFonts w:eastAsia="Times New Roman" w:cs="Courier New" w:ascii="Courier New" w:hAnsi="Courier New"/>
            <w:color w:val="000000"/>
            <w:sz w:val="24"/>
            <w:szCs w:val="24"/>
          </w:rPr>
          <w:t>return serviceObj;</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07"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408" w:author="Unknown" w:date="0-00-00T00:00:00Z">
        <w:r>
          <w:rPr>
            <w:rFonts w:eastAsia="Times New Roman" w:cs="Courier New" w:ascii="Courier New" w:hAnsi="Courier New"/>
            <w:color w:val="000000"/>
            <w:sz w:val="24"/>
            <w:szCs w:val="24"/>
          </w:rPr>
          <w:t xml:space="preserve"> </w:t>
        </w:r>
      </w:ins>
      <w:ins w:id="1409" w:author="Unknown" w:date="0-00-00T00:00:00Z">
        <w:r>
          <w:rPr>
            <w:rFonts w:eastAsia="Times New Roman" w:cs="Courier New" w:ascii="Courier New" w:hAnsi="Courier New"/>
            <w:color w:val="000000"/>
            <w:sz w:val="24"/>
            <w:szCs w:val="24"/>
          </w:rPr>
          <w:t>&lt;/script&gt;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410" w:author="Unknown" w:date="0-00-00T00:00:00Z">
        <w:r>
          <w:rPr>
            <w:rFonts w:eastAsia="Times New Roman" w:cs="Times New Roman" w:ascii="Helvetica" w:hAnsi="Helvetica"/>
            <w:color w:val="000000"/>
            <w:sz w:val="32"/>
            <w:szCs w:val="32"/>
          </w:rPr>
          <w:t>Where Can You Use The Factory Method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11" w:author="Unknown" w:date="0-00-00T00:00:00Z">
        <w:r>
          <w:rPr>
            <w:rFonts w:eastAsia="Times New Roman" w:cs="Times New Roman" w:ascii="Helvetica" w:hAnsi="Helvetica"/>
            <w:color w:val="000000"/>
            <w:sz w:val="24"/>
            <w:szCs w:val="24"/>
          </w:rPr>
          <w:t>It is just a collection of functions, like a class. Hence, it can be instantiated in different controllers when you are using it with a constructor function.</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412" w:author="Unknown" w:date="0-00-00T00:00:00Z">
        <w:r>
          <w:rPr>
            <w:rFonts w:eastAsia="Times New Roman" w:cs="Times New Roman" w:ascii="Helvetica" w:hAnsi="Helvetica"/>
            <w:color w:val="000000"/>
            <w:sz w:val="32"/>
            <w:szCs w:val="32"/>
          </w:rPr>
          <w:t>How Does String Interpolation Take Place In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13" w:author="Unknown" w:date="0-00-00T00:00:00Z">
        <w:r>
          <w:rPr>
            <w:rFonts w:eastAsia="Times New Roman" w:cs="Times New Roman" w:ascii="Helvetica" w:hAnsi="Helvetica"/>
            <w:color w:val="000000"/>
            <w:sz w:val="24"/>
            <w:szCs w:val="24"/>
          </w:rPr>
          <w:t>During the compilation process, AngularJS compiler matches text and attributes using interpolate service to see if it contains embedded expressions.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14" w:author="Unknown" w:date="0-00-00T00:00:00Z">
        <w:r>
          <w:rPr>
            <w:rFonts w:eastAsia="Times New Roman" w:cs="Times New Roman" w:ascii="Helvetica" w:hAnsi="Helvetica"/>
            <w:color w:val="000000"/>
            <w:sz w:val="24"/>
            <w:szCs w:val="24"/>
          </w:rPr>
          <w:t>During normal, digest life cycle, these expressions are updated and registered as watches.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415" w:author="Unknown" w:date="0-00-00T00:00:00Z">
        <w:r>
          <w:rPr>
            <w:rFonts w:eastAsia="Times New Roman" w:cs="Times New Roman" w:ascii="Helvetica" w:hAnsi="Helvetica"/>
            <w:color w:val="000000"/>
            <w:sz w:val="32"/>
            <w:szCs w:val="32"/>
          </w:rPr>
          <w:t>Define AngularJS Application Lifecycle?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16" w:author="Unknown" w:date="0-00-00T00:00:00Z">
        <w:r>
          <w:rPr>
            <w:rFonts w:eastAsia="Times New Roman" w:cs="Times New Roman" w:ascii="Helvetica" w:hAnsi="Helvetica"/>
            <w:color w:val="000000"/>
            <w:sz w:val="24"/>
            <w:szCs w:val="24"/>
          </w:rPr>
          <w:t>Understanding the life cycle of an AngularJS application makes it easier to learn about the way to design and implement the code.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17" w:author="Unknown" w:date="0-00-00T00:00:00Z">
        <w:r>
          <w:rPr>
            <w:rFonts w:eastAsia="Times New Roman" w:cs="Times New Roman" w:ascii="Helvetica" w:hAnsi="Helvetica"/>
            <w:color w:val="000000"/>
            <w:sz w:val="24"/>
            <w:szCs w:val="24"/>
          </w:rPr>
          <w:t>The Apps life cycle consists of the following three phases-</w:t>
        </w:r>
      </w:ins>
    </w:p>
    <w:p>
      <w:pPr>
        <w:pStyle w:val="Normal"/>
        <w:numPr>
          <w:ilvl w:val="0"/>
          <w:numId w:val="26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18" w:author="Unknown" w:date="0-00-00T00:00:00Z">
        <w:r>
          <w:rPr>
            <w:rFonts w:eastAsia="Times New Roman" w:cs="Times New Roman" w:ascii="Helvetica" w:hAnsi="Helvetica"/>
            <w:color w:val="000000"/>
            <w:sz w:val="24"/>
            <w:szCs w:val="24"/>
          </w:rPr>
          <w:t>Bootstrap,</w:t>
        </w:r>
      </w:ins>
    </w:p>
    <w:p>
      <w:pPr>
        <w:pStyle w:val="Normal"/>
        <w:numPr>
          <w:ilvl w:val="0"/>
          <w:numId w:val="26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19" w:author="Unknown" w:date="0-00-00T00:00:00Z">
        <w:r>
          <w:rPr>
            <w:rFonts w:eastAsia="Times New Roman" w:cs="Times New Roman" w:ascii="Helvetica" w:hAnsi="Helvetica"/>
            <w:color w:val="000000"/>
            <w:sz w:val="24"/>
            <w:szCs w:val="24"/>
          </w:rPr>
          <w:t>Compilation, and</w:t>
        </w:r>
      </w:ins>
    </w:p>
    <w:p>
      <w:pPr>
        <w:pStyle w:val="Normal"/>
        <w:numPr>
          <w:ilvl w:val="0"/>
          <w:numId w:val="26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20" w:author="Unknown" w:date="0-00-00T00:00:00Z">
        <w:r>
          <w:rPr>
            <w:rFonts w:eastAsia="Times New Roman" w:cs="Times New Roman" w:ascii="Helvetica" w:hAnsi="Helvetica"/>
            <w:color w:val="000000"/>
            <w:sz w:val="24"/>
            <w:szCs w:val="24"/>
          </w:rPr>
          <w:t>Run-time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421" w:author="Unknown" w:date="0-00-00T00:00:00Z">
        <w:r>
          <w:rPr>
            <w:rFonts w:eastAsia="Times New Roman" w:cs="Times New Roman" w:ascii="Helvetica" w:hAnsi="Helvetica"/>
            <w:color w:val="000000"/>
            <w:sz w:val="32"/>
            <w:szCs w:val="32"/>
          </w:rPr>
          <w:t>Describe The Different Stages Of The AngularJS Application Lifecycle?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22" w:author="Unknown" w:date="0-00-00T00:00:00Z">
        <w:r>
          <w:rPr>
            <w:rFonts w:eastAsia="Times New Roman" w:cs="Times New Roman" w:ascii="Helvetica" w:hAnsi="Helvetica"/>
            <w:color w:val="000000"/>
            <w:sz w:val="24"/>
            <w:szCs w:val="24"/>
          </w:rPr>
          <w:t>These three phases of the life cycle occur each time a web page of an AngularJS application gets loaded into the browser. Let’s learn about each of the three stages in detail:</w:t>
        </w:r>
      </w:ins>
    </w:p>
    <w:p>
      <w:pPr>
        <w:pStyle w:val="Normal"/>
        <w:numPr>
          <w:ilvl w:val="0"/>
          <w:numId w:val="26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23" w:author="Unknown" w:date="0-00-00T00:00:00Z">
        <w:r>
          <w:rPr>
            <w:rFonts w:eastAsia="Times New Roman" w:cs="Times New Roman" w:ascii="inherit" w:hAnsi="inherit"/>
            <w:b/>
            <w:bCs/>
            <w:color w:val="000000"/>
            <w:sz w:val="24"/>
            <w:szCs w:val="24"/>
          </w:rPr>
          <w:t>The Bootstrap Phase –</w:t>
        </w:r>
      </w:ins>
      <w:ins w:id="1424" w:author="Unknown" w:date="0-00-00T00:00:00Z">
        <w:r>
          <w:rPr>
            <w:rFonts w:eastAsia="Times New Roman" w:cs="Times New Roman" w:ascii="Helvetica" w:hAnsi="Helvetica"/>
            <w:color w:val="000000"/>
            <w:sz w:val="24"/>
            <w:szCs w:val="24"/>
          </w:rPr>
          <w:t> In this phase, the browser downloads the AngularJS javascript library. After this, AngularJS initializes its necessary components and the modules to which the ng-app directive points. Now that the module has loaded, required dependencies are injected into it and become available to the code within that module.</w:t>
        </w:r>
      </w:ins>
    </w:p>
    <w:p>
      <w:pPr>
        <w:pStyle w:val="Normal"/>
        <w:numPr>
          <w:ilvl w:val="0"/>
          <w:numId w:val="26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25" w:author="Unknown" w:date="0-00-00T00:00:00Z">
        <w:r>
          <w:rPr>
            <w:rFonts w:eastAsia="Times New Roman" w:cs="Times New Roman" w:ascii="inherit" w:hAnsi="inherit"/>
            <w:b/>
            <w:bCs/>
            <w:color w:val="000000"/>
            <w:sz w:val="24"/>
            <w:szCs w:val="24"/>
          </w:rPr>
          <w:t>The Compilation Phase –</w:t>
        </w:r>
      </w:ins>
      <w:ins w:id="1426" w:author="Unknown" w:date="0-00-00T00:00:00Z">
        <w:r>
          <w:rPr>
            <w:rFonts w:eastAsia="Times New Roman" w:cs="Times New Roman" w:ascii="Helvetica" w:hAnsi="Helvetica"/>
            <w:color w:val="000000"/>
            <w:sz w:val="24"/>
            <w:szCs w:val="24"/>
          </w:rPr>
          <w:t> The second phase of the AngularJS life cycle is the HTML compilation stage. Initially, when a web page loads in the browser, a static form of the DOM gets loaded. During the compilation phase, this static DOM gets replaced with a dynamic DOM which represents the app view. There are two main steps – first, is traversing the static DOM and collecting all the directives. These directives map to the appropriate JavaScript functionality which lies either in the AngularJS built-in library or custom directive code. After adding the scope, it generates a live view.</w:t>
        </w:r>
      </w:ins>
    </w:p>
    <w:p>
      <w:pPr>
        <w:pStyle w:val="Normal"/>
        <w:numPr>
          <w:ilvl w:val="0"/>
          <w:numId w:val="26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27" w:author="Unknown" w:date="0-00-00T00:00:00Z">
        <w:r>
          <w:rPr>
            <w:rFonts w:eastAsia="Times New Roman" w:cs="Times New Roman" w:ascii="inherit" w:hAnsi="inherit"/>
            <w:b/>
            <w:bCs/>
            <w:color w:val="000000"/>
            <w:sz w:val="24"/>
            <w:szCs w:val="24"/>
          </w:rPr>
          <w:t>The Runtime Data Binding Phase –</w:t>
        </w:r>
      </w:ins>
      <w:ins w:id="1428" w:author="Unknown" w:date="0-00-00T00:00:00Z">
        <w:r>
          <w:rPr>
            <w:rFonts w:eastAsia="Times New Roman" w:cs="Times New Roman" w:ascii="Helvetica" w:hAnsi="Helvetica"/>
            <w:color w:val="000000"/>
            <w:sz w:val="24"/>
            <w:szCs w:val="24"/>
          </w:rPr>
          <w:t> This is the final phase of the AngularJS application. It remains until the user reloads or navigates to a different web page. At this point, any changes in the scope get reflected in the view, and vice-versa. It makes Scope as the single source of data for the View.</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29" w:author="Unknown" w:date="0-00-00T00:00:00Z">
        <w:r>
          <w:rPr>
            <w:rFonts w:eastAsia="Times New Roman" w:cs="Times New Roman" w:ascii="Helvetica" w:hAnsi="Helvetica"/>
            <w:color w:val="000000"/>
            <w:sz w:val="24"/>
            <w:szCs w:val="24"/>
          </w:rPr>
          <w:t>The above points indicate that AngularJS behaves differently from traditional methods of binding data. The conventional approaches combine a template with data, received from the engine and then manipulate the DOM each time there is any change in the data.</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30" w:author="Unknown" w:date="0-00-00T00:00:00Z">
        <w:r>
          <w:rPr>
            <w:rFonts w:eastAsia="Times New Roman" w:cs="Times New Roman" w:ascii="Helvetica" w:hAnsi="Helvetica"/>
            <w:color w:val="000000"/>
            <w:sz w:val="24"/>
            <w:szCs w:val="24"/>
          </w:rPr>
          <w:t>However, AngularJS compiles the DOM only once and then links the compiled template as necessary, making it much more efficient than the traditional methods.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431" w:author="Unknown" w:date="0-00-00T00:00:00Z">
        <w:r>
          <w:rPr>
            <w:rFonts w:eastAsia="Times New Roman" w:cs="Times New Roman" w:ascii="Helvetica" w:hAnsi="Helvetica"/>
            <w:color w:val="000000"/>
            <w:sz w:val="32"/>
            <w:szCs w:val="32"/>
          </w:rPr>
          <w:t>Define AngularJS Scope Lifecycle?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32" w:author="Unknown" w:date="0-00-00T00:00:00Z">
        <w:r>
          <w:rPr>
            <w:rFonts w:eastAsia="Times New Roman" w:cs="Times New Roman" w:ascii="Helvetica" w:hAnsi="Helvetica"/>
            <w:color w:val="000000"/>
            <w:sz w:val="24"/>
            <w:szCs w:val="24"/>
          </w:rPr>
          <w:t>After the angular app gets loaded into the browser, scope data passes through different stages called its life cycle. Learning about this cycle helps us to understand the interaction between scope and other AngularJS components.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433" w:author="Unknown" w:date="0-00-00T00:00:00Z">
        <w:r>
          <w:rPr>
            <w:rFonts w:eastAsia="Times New Roman" w:cs="Times New Roman" w:ascii="Helvetica" w:hAnsi="Helvetica"/>
            <w:color w:val="000000"/>
            <w:sz w:val="32"/>
            <w:szCs w:val="32"/>
          </w:rPr>
          <w:t>What Are The Different Phases Of The AngularJS Scope Lifecycle?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34" w:author="Unknown" w:date="0-00-00T00:00:00Z">
        <w:r>
          <w:rPr>
            <w:rFonts w:eastAsia="Times New Roman" w:cs="Times New Roman" w:ascii="Helvetica" w:hAnsi="Helvetica"/>
            <w:color w:val="000000"/>
            <w:sz w:val="24"/>
            <w:szCs w:val="24"/>
          </w:rPr>
          <w:t>The scope data traverses through the following phases.</w:t>
        </w:r>
      </w:ins>
    </w:p>
    <w:p>
      <w:pPr>
        <w:pStyle w:val="Normal"/>
        <w:numPr>
          <w:ilvl w:val="0"/>
          <w:numId w:val="26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35" w:author="Unknown" w:date="0-00-00T00:00:00Z">
        <w:r>
          <w:rPr>
            <w:rFonts w:eastAsia="Times New Roman" w:cs="Times New Roman" w:ascii="inherit" w:hAnsi="inherit"/>
            <w:b/>
            <w:bCs/>
            <w:color w:val="000000"/>
            <w:sz w:val="24"/>
            <w:szCs w:val="24"/>
          </w:rPr>
          <w:t>Creation –</w:t>
        </w:r>
      </w:ins>
      <w:ins w:id="1436" w:author="Unknown" w:date="0-00-00T00:00:00Z">
        <w:r>
          <w:rPr>
            <w:rFonts w:eastAsia="Times New Roman" w:cs="Times New Roman" w:ascii="Helvetica" w:hAnsi="Helvetica"/>
            <w:color w:val="000000"/>
            <w:sz w:val="24"/>
            <w:szCs w:val="24"/>
          </w:rPr>
          <w:t> This phase initializes the scope. During the bootstrap process, the $injector creates the root scope of the application. And during template linking, some directives create new child scopes. A digest loop also gets created in this phase that interacts with the browser event loop. This loop is responsible for updating DOM elements with the changes made to the model as well as executing any registered watcher functions.</w:t>
        </w:r>
      </w:ins>
    </w:p>
    <w:p>
      <w:pPr>
        <w:pStyle w:val="Normal"/>
        <w:numPr>
          <w:ilvl w:val="0"/>
          <w:numId w:val="26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37" w:author="Unknown" w:date="0-00-00T00:00:00Z">
        <w:r>
          <w:rPr>
            <w:rFonts w:eastAsia="Times New Roman" w:cs="Times New Roman" w:ascii="inherit" w:hAnsi="inherit"/>
            <w:b/>
            <w:bCs/>
            <w:color w:val="000000"/>
            <w:sz w:val="24"/>
            <w:szCs w:val="24"/>
          </w:rPr>
          <w:t>Watcher registration –</w:t>
        </w:r>
      </w:ins>
      <w:ins w:id="1438" w:author="Unknown" w:date="0-00-00T00:00:00Z">
        <w:r>
          <w:rPr>
            <w:rFonts w:eastAsia="Times New Roman" w:cs="Times New Roman" w:ascii="Helvetica" w:hAnsi="Helvetica"/>
            <w:color w:val="000000"/>
            <w:sz w:val="24"/>
            <w:szCs w:val="24"/>
          </w:rPr>
          <w:t> This phase registers watchers (by using the $watch() function) for the scope created in the above point. These watches propagate the model changes to the DOM elements, automatically.</w:t>
        </w:r>
      </w:ins>
    </w:p>
    <w:p>
      <w:pPr>
        <w:pStyle w:val="Normal"/>
        <w:numPr>
          <w:ilvl w:val="0"/>
          <w:numId w:val="26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39" w:author="Unknown" w:date="0-00-00T00:00:00Z">
        <w:r>
          <w:rPr>
            <w:rFonts w:eastAsia="Times New Roman" w:cs="Times New Roman" w:ascii="inherit" w:hAnsi="inherit"/>
            <w:b/>
            <w:bCs/>
            <w:color w:val="000000"/>
            <w:sz w:val="24"/>
            <w:szCs w:val="24"/>
          </w:rPr>
          <w:t>Model mutation –</w:t>
        </w:r>
      </w:ins>
      <w:ins w:id="1440" w:author="Unknown" w:date="0-00-00T00:00:00Z">
        <w:r>
          <w:rPr>
            <w:rFonts w:eastAsia="Times New Roman" w:cs="Times New Roman" w:ascii="Helvetica" w:hAnsi="Helvetica"/>
            <w:color w:val="000000"/>
            <w:sz w:val="24"/>
            <w:szCs w:val="24"/>
          </w:rPr>
          <w:t> This phase occurs when there is any change in the scope data. When we do any modification in the angular app code, the scope function &lt;$apply()&gt; updates the model and then calls the &lt;$digest()&gt; function to update the DOM elements and the registered watches. However, when we change the scope of the angular code like within controllers or services, angular internally calls &lt;$apply()&gt; function for us. But, when we do the changes to the scope outside the Angular code, we have to call the &lt;$apply()&gt; function explicitly, to force the model and DOM to be updated correctly.</w:t>
        </w:r>
      </w:ins>
    </w:p>
    <w:p>
      <w:pPr>
        <w:pStyle w:val="Normal"/>
        <w:numPr>
          <w:ilvl w:val="0"/>
          <w:numId w:val="26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41" w:author="Unknown" w:date="0-00-00T00:00:00Z">
        <w:r>
          <w:rPr>
            <w:rFonts w:eastAsia="Times New Roman" w:cs="Times New Roman" w:ascii="inherit" w:hAnsi="inherit"/>
            <w:b/>
            <w:bCs/>
            <w:color w:val="000000"/>
            <w:sz w:val="24"/>
            <w:szCs w:val="24"/>
          </w:rPr>
          <w:t>Mutation observation –</w:t>
        </w:r>
      </w:ins>
      <w:ins w:id="1442" w:author="Unknown" w:date="0-00-00T00:00:00Z">
        <w:r>
          <w:rPr>
            <w:rFonts w:eastAsia="Times New Roman" w:cs="Times New Roman" w:ascii="Helvetica" w:hAnsi="Helvetica"/>
            <w:color w:val="000000"/>
            <w:sz w:val="24"/>
            <w:szCs w:val="24"/>
          </w:rPr>
          <w:t> This phase occurs, when the digest loop execute the $digest() function at the end of $apply() call. When the $digest() function executes, it evaluates all watches for model changes. If there is a change in the value, $digest() calls the $watch listener and updates the DOM elements.</w:t>
        </w:r>
      </w:ins>
    </w:p>
    <w:p>
      <w:pPr>
        <w:pStyle w:val="Normal"/>
        <w:numPr>
          <w:ilvl w:val="0"/>
          <w:numId w:val="26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43" w:author="Unknown" w:date="0-00-00T00:00:00Z">
        <w:r>
          <w:rPr>
            <w:rFonts w:eastAsia="Times New Roman" w:cs="Times New Roman" w:ascii="inherit" w:hAnsi="inherit"/>
            <w:b/>
            <w:bCs/>
            <w:color w:val="000000"/>
            <w:sz w:val="24"/>
            <w:szCs w:val="24"/>
          </w:rPr>
          <w:t>Scope destruction –</w:t>
        </w:r>
      </w:ins>
      <w:ins w:id="1444" w:author="Unknown" w:date="0-00-00T00:00:00Z">
        <w:r>
          <w:rPr>
            <w:rFonts w:eastAsia="Times New Roman" w:cs="Times New Roman" w:ascii="Helvetica" w:hAnsi="Helvetica"/>
            <w:color w:val="000000"/>
            <w:sz w:val="24"/>
            <w:szCs w:val="24"/>
          </w:rPr>
          <w:t> This phase occurs when the child scopes that are no longer needed, are removed from the browser’s memory by using the $destroy() function. It is the responsibility of the child scope creator to destroy them via scope.$destroy() API. It stops propagation of $digest calls into the child scopes and enables the browsers’ garbage collector to reclaim the unused memory.</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445" w:author="Unknown" w:date="0-00-00T00:00:00Z">
        <w:r>
          <w:rPr>
            <w:rFonts w:eastAsia="Times New Roman" w:cs="Times New Roman" w:ascii="Helvetica" w:hAnsi="Helvetica"/>
            <w:color w:val="000000"/>
            <w:sz w:val="32"/>
            <w:szCs w:val="32"/>
          </w:rPr>
          <w:t>What Is An Auto Bootstrap Process In AngularJS?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446" w:author="Unknown" w:date="0-00-00T00:00:00Z">
        <w:r>
          <w:rPr>
            <w:rFonts w:eastAsia="Times New Roman" w:cs="Times New Roman" w:ascii="Helvetica" w:hAnsi="Helvetica"/>
            <w:color w:val="000000"/>
            <w:sz w:val="24"/>
            <w:szCs w:val="24"/>
          </w:rPr>
          <w:t>AngularJS initializes automatically upon the </w:t>
        </w:r>
      </w:ins>
      <w:ins w:id="1447" w:author="Unknown" w:date="0-00-00T00:00:00Z">
        <w:r>
          <w:rPr>
            <w:rFonts w:eastAsia="Times New Roman" w:cs="Times New Roman" w:ascii="inherit" w:hAnsi="inherit"/>
            <w:b/>
            <w:bCs/>
            <w:color w:val="000000"/>
            <w:sz w:val="24"/>
            <w:szCs w:val="24"/>
          </w:rPr>
          <w:t>“DOMContentLoaded</w:t>
        </w:r>
      </w:ins>
      <w:ins w:id="1448" w:author="Unknown" w:date="0-00-00T00:00:00Z">
        <w:r>
          <w:rPr>
            <w:rFonts w:eastAsia="Times New Roman" w:cs="Times New Roman" w:ascii="Helvetica" w:hAnsi="Helvetica"/>
            <w:color w:val="000000"/>
            <w:sz w:val="24"/>
            <w:szCs w:val="24"/>
          </w:rPr>
          <w:t>” event or when the browser downloads the angular.js script and at the same time </w:t>
        </w:r>
      </w:ins>
      <w:ins w:id="1449" w:author="Unknown" w:date="0-00-00T00:00:00Z">
        <w:r>
          <w:rPr>
            <w:rFonts w:eastAsia="Times New Roman" w:cs="Times New Roman" w:ascii="inherit" w:hAnsi="inherit"/>
            <w:b/>
            <w:bCs/>
            <w:color w:val="000000"/>
            <w:sz w:val="24"/>
            <w:szCs w:val="24"/>
          </w:rPr>
          <w:t>document.readyState</w:t>
        </w:r>
      </w:ins>
      <w:ins w:id="1450" w:author="Unknown" w:date="0-00-00T00:00:00Z">
        <w:r>
          <w:rPr>
            <w:rFonts w:eastAsia="Times New Roman" w:cs="Times New Roman" w:ascii="Helvetica" w:hAnsi="Helvetica"/>
            <w:color w:val="000000"/>
            <w:sz w:val="24"/>
            <w:szCs w:val="24"/>
          </w:rPr>
          <w:t> is set to ‘complete.’ At this point, AngularJS looks for the ng-app directive which is the root of the Angular app compilation process.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51" w:author="Unknown" w:date="0-00-00T00:00:00Z">
        <w:r>
          <w:rPr>
            <w:rFonts w:eastAsia="Times New Roman" w:cs="Times New Roman" w:ascii="Helvetica" w:hAnsi="Helvetica"/>
            <w:color w:val="000000"/>
            <w:sz w:val="24"/>
            <w:szCs w:val="24"/>
          </w:rPr>
          <w:t>After locating the ng-app directive, AngularJS does the following tasks.</w:t>
        </w:r>
      </w:ins>
    </w:p>
    <w:p>
      <w:pPr>
        <w:pStyle w:val="Normal"/>
        <w:numPr>
          <w:ilvl w:val="0"/>
          <w:numId w:val="26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52" w:author="Unknown" w:date="0-00-00T00:00:00Z">
        <w:r>
          <w:rPr>
            <w:rFonts w:eastAsia="Times New Roman" w:cs="Times New Roman" w:ascii="Helvetica" w:hAnsi="Helvetica"/>
            <w:color w:val="000000"/>
            <w:sz w:val="24"/>
            <w:szCs w:val="24"/>
          </w:rPr>
          <w:t>Load the module associated with the directive.</w:t>
        </w:r>
      </w:ins>
    </w:p>
    <w:p>
      <w:pPr>
        <w:pStyle w:val="Normal"/>
        <w:numPr>
          <w:ilvl w:val="0"/>
          <w:numId w:val="26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53" w:author="Unknown" w:date="0-00-00T00:00:00Z">
        <w:r>
          <w:rPr>
            <w:rFonts w:eastAsia="Times New Roman" w:cs="Times New Roman" w:ascii="Helvetica" w:hAnsi="Helvetica"/>
            <w:color w:val="000000"/>
            <w:sz w:val="24"/>
            <w:szCs w:val="24"/>
          </w:rPr>
          <w:t>Create the application injector.</w:t>
        </w:r>
      </w:ins>
    </w:p>
    <w:p>
      <w:pPr>
        <w:pStyle w:val="Normal"/>
        <w:numPr>
          <w:ilvl w:val="0"/>
          <w:numId w:val="26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454" w:author="Unknown" w:date="0-00-00T00:00:00Z">
        <w:r>
          <w:rPr>
            <w:rFonts w:eastAsia="Times New Roman" w:cs="Times New Roman" w:ascii="Helvetica" w:hAnsi="Helvetica"/>
            <w:color w:val="000000"/>
            <w:sz w:val="24"/>
            <w:szCs w:val="24"/>
          </w:rPr>
          <w:t>Compile the DOM starting from the ng-app root element.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455" w:author="Unknown" w:date="0-00-00T00:00:00Z">
        <w:r>
          <w:rPr>
            <w:rFonts w:eastAsia="Times New Roman" w:cs="Times New Roman" w:ascii="Helvetica" w:hAnsi="Helvetica"/>
            <w:color w:val="000000"/>
            <w:sz w:val="24"/>
            <w:szCs w:val="24"/>
          </w:rPr>
          <w:t>We term this process as </w:t>
        </w:r>
      </w:ins>
      <w:ins w:id="1456" w:author="Unknown" w:date="0-00-00T00:00:00Z">
        <w:r>
          <w:rPr>
            <w:rFonts w:eastAsia="Times New Roman" w:cs="Times New Roman" w:ascii="inherit" w:hAnsi="inherit"/>
            <w:b/>
            <w:bCs/>
            <w:color w:val="000000"/>
            <w:sz w:val="24"/>
            <w:szCs w:val="24"/>
          </w:rPr>
          <w:t>Auto-bootstrapping</w:t>
        </w:r>
      </w:ins>
      <w:ins w:id="1457" w:author="Unknown" w:date="0-00-00T00:00:00Z">
        <w:r>
          <w:rPr>
            <w:rFonts w:eastAsia="Times New Roman" w:cs="Times New Roman" w:ascii="Helvetica" w:hAnsi="Helvetica"/>
            <w:color w:val="0000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458" w:author="Unknown" w:date="0-00-00T00:00:00Z">
        <w:r>
          <w:rPr>
            <w:rFonts w:eastAsia="Times New Roman" w:cs="Times New Roman" w:ascii="Helvetica" w:hAnsi="Helvetica"/>
            <w:color w:val="000000"/>
            <w:sz w:val="32"/>
            <w:szCs w:val="32"/>
          </w:rPr>
          <w:t>Give An Example Of The Auto Bootstrap Process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59" w:author="Unknown" w:date="0-00-00T00:00:00Z">
        <w:r>
          <w:rPr>
            <w:rFonts w:eastAsia="Times New Roman" w:cs="Times New Roman" w:ascii="Helvetica" w:hAnsi="Helvetica"/>
            <w:color w:val="000000"/>
            <w:sz w:val="24"/>
            <w:szCs w:val="24"/>
          </w:rPr>
          <w:t>Following is the sample code that helps to understand it more clearly:</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460" w:author="Unknown" w:date="0-00-00T00:00:00Z">
        <w:r>
          <w:rPr>
            <w:rFonts w:eastAsia="Times New Roman" w:cs="Times New Roman" w:ascii="inherit" w:hAnsi="inherit"/>
            <w:b/>
            <w:bCs/>
            <w:color w:val="000000"/>
            <w:sz w:val="24"/>
            <w:szCs w:val="24"/>
          </w:rPr>
          <w:t>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61" w:author="Unknown" w:date="0-00-00T00:00:00Z">
        <w:r>
          <w:rPr>
            <w:rFonts w:eastAsia="Times New Roman" w:cs="Courier New" w:ascii="Courier New" w:hAnsi="Courier New"/>
            <w:color w:val="000000"/>
            <w:sz w:val="24"/>
            <w:szCs w:val="24"/>
          </w:rPr>
          <w:t>&lt;html&gt;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62" w:author="Unknown" w:date="0-00-00T00:00:00Z">
        <w:r>
          <w:rPr>
            <w:rFonts w:eastAsia="Times New Roman" w:cs="Courier New" w:ascii="Courier New" w:hAnsi="Courier New"/>
            <w:color w:val="000000"/>
            <w:sz w:val="24"/>
            <w:szCs w:val="24"/>
          </w:rPr>
          <w:t xml:space="preserve">    </w:t>
        </w:r>
      </w:ins>
      <w:ins w:id="1463" w:author="Unknown" w:date="0-00-00T00:00:00Z">
        <w:r>
          <w:rPr>
            <w:rFonts w:eastAsia="Times New Roman" w:cs="Courier New" w:ascii="Courier New" w:hAnsi="Courier New"/>
            <w:color w:val="000000"/>
            <w:sz w:val="24"/>
            <w:szCs w:val="24"/>
          </w:rPr>
          <w:t>&lt;body ng-app="myApp"&gt;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64" w:author="Unknown" w:date="0-00-00T00:00:00Z">
        <w:r>
          <w:rPr>
            <w:rFonts w:eastAsia="Times New Roman" w:cs="Courier New" w:ascii="Courier New" w:hAnsi="Courier New"/>
            <w:color w:val="000000"/>
            <w:sz w:val="24"/>
            <w:szCs w:val="24"/>
          </w:rPr>
          <w:t xml:space="preserve">        </w:t>
        </w:r>
      </w:ins>
      <w:ins w:id="1465" w:author="Unknown" w:date="0-00-00T00:00:00Z">
        <w:r>
          <w:rPr>
            <w:rFonts w:eastAsia="Times New Roman" w:cs="Courier New" w:ascii="Courier New" w:hAnsi="Courier New"/>
            <w:color w:val="000000"/>
            <w:sz w:val="24"/>
            <w:szCs w:val="24"/>
          </w:rPr>
          <w:t>&lt;div ng-controller="Ctrl"&gt;Hello {{msg}}!&lt;/div&gt;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66" w:author="Unknown" w:date="0-00-00T00:00:00Z">
        <w:r>
          <w:rPr>
            <w:rFonts w:eastAsia="Times New Roman" w:cs="Courier New" w:ascii="Courier New" w:hAnsi="Courier New"/>
            <w:color w:val="000000"/>
            <w:sz w:val="24"/>
            <w:szCs w:val="24"/>
          </w:rPr>
          <w:t xml:space="preserve">        </w:t>
        </w:r>
      </w:ins>
      <w:ins w:id="1467" w:author="Unknown" w:date="0-00-00T00:00:00Z">
        <w:r>
          <w:rPr>
            <w:rFonts w:eastAsia="Times New Roman" w:cs="Courier New" w:ascii="Courier New" w:hAnsi="Courier New"/>
            <w:color w:val="000000"/>
            <w:sz w:val="24"/>
            <w:szCs w:val="24"/>
          </w:rPr>
          <w:t>&lt;script src="https://ajax.googleapis.com/ajax/libs/angularjs/1.4.5/angular.min.js"&gt;&lt;/script&gt;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68" w:author="Unknown" w:date="0-00-00T00:00:00Z">
        <w:r>
          <w:rPr>
            <w:rFonts w:eastAsia="Times New Roman" w:cs="Courier New" w:ascii="Courier New" w:hAnsi="Courier New"/>
            <w:color w:val="000000"/>
            <w:sz w:val="24"/>
            <w:szCs w:val="24"/>
          </w:rPr>
          <w:t xml:space="preserve">        </w:t>
        </w:r>
      </w:ins>
      <w:ins w:id="1469"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70" w:author="Unknown" w:date="0-00-00T00:00:00Z">
        <w:r>
          <w:rPr>
            <w:rFonts w:eastAsia="Times New Roman" w:cs="Courier New" w:ascii="Courier New" w:hAnsi="Courier New"/>
            <w:color w:val="000000"/>
            <w:sz w:val="24"/>
            <w:szCs w:val="24"/>
          </w:rPr>
          <w:t xml:space="preserve">            </w:t>
        </w:r>
      </w:ins>
      <w:ins w:id="1471" w:author="Unknown" w:date="0-00-00T00:00:00Z">
        <w:r>
          <w:rPr>
            <w:rFonts w:eastAsia="Times New Roman" w:cs="Courier New" w:ascii="Courier New" w:hAnsi="Courier New"/>
            <w:color w:val="000000"/>
            <w:sz w:val="24"/>
            <w:szCs w:val="24"/>
          </w:rPr>
          <w:t>var app = angular.module('myApp',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72" w:author="Unknown" w:date="0-00-00T00:00:00Z">
        <w:r>
          <w:rPr>
            <w:rFonts w:eastAsia="Times New Roman" w:cs="Courier New" w:ascii="Courier New" w:hAnsi="Courier New"/>
            <w:color w:val="000000"/>
            <w:sz w:val="24"/>
            <w:szCs w:val="24"/>
          </w:rPr>
          <w:t xml:space="preserve">            </w:t>
        </w:r>
      </w:ins>
      <w:ins w:id="1473" w:author="Unknown" w:date="0-00-00T00:00:00Z">
        <w:r>
          <w:rPr>
            <w:rFonts w:eastAsia="Times New Roman" w:cs="Courier New" w:ascii="Courier New" w:hAnsi="Courier New"/>
            <w:color w:val="000000"/>
            <w:sz w:val="24"/>
            <w:szCs w:val="24"/>
          </w:rPr>
          <w:t>app.controller('Ctrl', function($scope)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74" w:author="Unknown" w:date="0-00-00T00:00:00Z">
        <w:r>
          <w:rPr>
            <w:rFonts w:eastAsia="Times New Roman" w:cs="Courier New" w:ascii="Courier New" w:hAnsi="Courier New"/>
            <w:color w:val="000000"/>
            <w:sz w:val="24"/>
            <w:szCs w:val="24"/>
          </w:rPr>
          <w:t xml:space="preserve">                </w:t>
        </w:r>
      </w:ins>
      <w:ins w:id="1475" w:author="Unknown" w:date="0-00-00T00:00:00Z">
        <w:r>
          <w:rPr>
            <w:rFonts w:eastAsia="Times New Roman" w:cs="Courier New" w:ascii="Courier New" w:hAnsi="Courier New"/>
            <w:color w:val="000000"/>
            <w:sz w:val="24"/>
            <w:szCs w:val="24"/>
          </w:rPr>
          <w:t>$scope.msg = 'Welcome';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76" w:author="Unknown" w:date="0-00-00T00:00:00Z">
        <w:r>
          <w:rPr>
            <w:rFonts w:eastAsia="Times New Roman" w:cs="Courier New" w:ascii="Courier New" w:hAnsi="Courier New"/>
            <w:color w:val="000000"/>
            <w:sz w:val="24"/>
            <w:szCs w:val="24"/>
          </w:rPr>
          <w:t xml:space="preserve">            </w:t>
        </w:r>
      </w:ins>
      <w:ins w:id="1477"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78" w:author="Unknown" w:date="0-00-00T00:00:00Z">
        <w:r>
          <w:rPr>
            <w:rFonts w:eastAsia="Times New Roman" w:cs="Courier New" w:ascii="Courier New" w:hAnsi="Courier New"/>
            <w:color w:val="000000"/>
            <w:sz w:val="24"/>
            <w:szCs w:val="24"/>
          </w:rPr>
          <w:t xml:space="preserve">        </w:t>
        </w:r>
      </w:ins>
      <w:ins w:id="1479"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80" w:author="Unknown" w:date="0-00-00T00:00:00Z">
        <w:r>
          <w:rPr>
            <w:rFonts w:eastAsia="Times New Roman" w:cs="Courier New" w:ascii="Courier New" w:hAnsi="Courier New"/>
            <w:color w:val="000000"/>
            <w:sz w:val="24"/>
            <w:szCs w:val="24"/>
          </w:rPr>
          <w:t xml:space="preserve">    </w:t>
        </w:r>
      </w:ins>
      <w:ins w:id="1481" w:author="Unknown" w:date="0-00-00T00:00:00Z">
        <w:r>
          <w:rPr>
            <w:rFonts w:eastAsia="Times New Roman" w:cs="Courier New" w:ascii="Courier New" w:hAnsi="Courier New"/>
            <w:color w:val="000000"/>
            <w:sz w:val="24"/>
            <w:szCs w:val="24"/>
          </w:rPr>
          <w:t>&lt;/body&gt;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482" w:author="Unknown" w:date="0-00-00T00:00:00Z">
        <w:r>
          <w:rPr>
            <w:rFonts w:eastAsia="Times New Roman" w:cs="Courier New" w:ascii="Courier New" w:hAnsi="Courier New"/>
            <w:color w:val="000000"/>
            <w:sz w:val="24"/>
            <w:szCs w:val="24"/>
          </w:rPr>
          <w:t>&lt;/html&gt;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483" w:author="Unknown" w:date="0-00-00T00:00:00Z">
        <w:r>
          <w:rPr>
            <w:rFonts w:eastAsia="Times New Roman" w:cs="Times New Roman" w:ascii="Helvetica" w:hAnsi="Helvetica"/>
            <w:color w:val="000000"/>
            <w:sz w:val="32"/>
            <w:szCs w:val="32"/>
          </w:rPr>
          <w:t>What Is The Manual Bootstrap Process In AngularJS?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484" w:author="Unknown" w:date="0-00-00T00:00:00Z">
        <w:r>
          <w:rPr>
            <w:rFonts w:eastAsia="Times New Roman" w:cs="Times New Roman" w:ascii="Helvetica" w:hAnsi="Helvetica"/>
            <w:color w:val="000000"/>
            <w:sz w:val="24"/>
            <w:szCs w:val="24"/>
          </w:rPr>
          <w:t>Sometimes we may need to manually initialize the Angular app to have more control over the initialization process. We can do that by using </w:t>
        </w:r>
      </w:ins>
      <w:ins w:id="1485" w:author="Unknown" w:date="0-00-00T00:00:00Z">
        <w:r>
          <w:rPr>
            <w:rFonts w:eastAsia="Times New Roman" w:cs="Times New Roman" w:ascii="inherit" w:hAnsi="inherit"/>
            <w:b/>
            <w:bCs/>
            <w:color w:val="000000"/>
            <w:sz w:val="24"/>
            <w:szCs w:val="24"/>
          </w:rPr>
          <w:t>angular.bootstrap()</w:t>
        </w:r>
      </w:ins>
      <w:ins w:id="1486" w:author="Unknown" w:date="0-00-00T00:00:00Z">
        <w:r>
          <w:rPr>
            <w:rFonts w:eastAsia="Times New Roman" w:cs="Times New Roman" w:ascii="Helvetica" w:hAnsi="Helvetica"/>
            <w:color w:val="000000"/>
            <w:sz w:val="24"/>
            <w:szCs w:val="24"/>
          </w:rPr>
          <w:t> function within </w:t>
        </w:r>
      </w:ins>
      <w:ins w:id="1487" w:author="Unknown" w:date="0-00-00T00:00:00Z">
        <w:r>
          <w:rPr>
            <w:rFonts w:eastAsia="Times New Roman" w:cs="Times New Roman" w:ascii="inherit" w:hAnsi="inherit"/>
            <w:b/>
            <w:bCs/>
            <w:color w:val="000000"/>
            <w:sz w:val="24"/>
            <w:szCs w:val="24"/>
          </w:rPr>
          <w:t>angular.element(document).ready()</w:t>
        </w:r>
      </w:ins>
      <w:ins w:id="1488" w:author="Unknown" w:date="0-00-00T00:00:00Z">
        <w:r>
          <w:rPr>
            <w:rFonts w:eastAsia="Times New Roman" w:cs="Times New Roman" w:ascii="Helvetica" w:hAnsi="Helvetica"/>
            <w:color w:val="000000"/>
            <w:sz w:val="24"/>
            <w:szCs w:val="24"/>
          </w:rPr>
          <w:t>function. AngularJS fires this function when the DOM is ready for manipulation.</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489" w:author="Unknown" w:date="0-00-00T00:00:00Z">
        <w:r>
          <w:rPr>
            <w:rFonts w:eastAsia="Times New Roman" w:cs="Times New Roman" w:ascii="Helvetica" w:hAnsi="Helvetica"/>
            <w:color w:val="000000"/>
            <w:sz w:val="24"/>
            <w:szCs w:val="24"/>
          </w:rPr>
          <w:t>The </w:t>
        </w:r>
      </w:ins>
      <w:ins w:id="1490" w:author="Unknown" w:date="0-00-00T00:00:00Z">
        <w:r>
          <w:rPr>
            <w:rFonts w:eastAsia="Times New Roman" w:cs="Times New Roman" w:ascii="inherit" w:hAnsi="inherit"/>
            <w:b/>
            <w:bCs/>
            <w:color w:val="000000"/>
            <w:sz w:val="24"/>
            <w:szCs w:val="24"/>
          </w:rPr>
          <w:t>angular.bootstrap()</w:t>
        </w:r>
      </w:ins>
      <w:ins w:id="1491" w:author="Unknown" w:date="0-00-00T00:00:00Z">
        <w:r>
          <w:rPr>
            <w:rFonts w:eastAsia="Times New Roman" w:cs="Times New Roman" w:ascii="Helvetica" w:hAnsi="Helvetica"/>
            <w:color w:val="000000"/>
            <w:sz w:val="24"/>
            <w:szCs w:val="24"/>
          </w:rPr>
          <w:t> function takes two parameters, the document, and module name injector.</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492" w:author="Unknown" w:date="0-00-00T00:00:00Z">
        <w:r>
          <w:rPr>
            <w:rFonts w:eastAsia="Times New Roman" w:cs="Times New Roman" w:ascii="Helvetica" w:hAnsi="Helvetica"/>
            <w:color w:val="000000"/>
            <w:sz w:val="32"/>
            <w:szCs w:val="32"/>
          </w:rPr>
          <w:t>Give An Example Of The Manual Bootstrap Process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493" w:author="Unknown" w:date="0-00-00T00:00:00Z">
        <w:r>
          <w:rPr>
            <w:rFonts w:eastAsia="Times New Roman" w:cs="Times New Roman" w:ascii="Helvetica" w:hAnsi="Helvetica"/>
            <w:color w:val="000000"/>
            <w:sz w:val="24"/>
            <w:szCs w:val="24"/>
          </w:rPr>
          <w:t>Following is the sample code that helps to understand the concept more clearly.</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94" w:author="Unknown" w:date="0-00-00T00:00:00Z">
        <w:r>
          <w:rPr>
            <w:rFonts w:eastAsia="Times New Roman" w:cs="Courier New" w:ascii="Courier New" w:hAnsi="Courier New"/>
            <w:color w:val="000000"/>
            <w:sz w:val="24"/>
            <w:szCs w:val="24"/>
          </w:rPr>
          <w:t>&lt;html&gt;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95" w:author="Unknown" w:date="0-00-00T00:00:00Z">
        <w:r>
          <w:rPr>
            <w:rFonts w:eastAsia="Times New Roman" w:cs="Courier New" w:ascii="Courier New" w:hAnsi="Courier New"/>
            <w:color w:val="000000"/>
            <w:sz w:val="24"/>
            <w:szCs w:val="24"/>
          </w:rPr>
          <w:t xml:space="preserve">   </w:t>
        </w:r>
      </w:ins>
      <w:ins w:id="1496" w:author="Unknown" w:date="0-00-00T00:00:00Z">
        <w:r>
          <w:rPr>
            <w:rFonts w:eastAsia="Times New Roman" w:cs="Courier New" w:ascii="Courier New" w:hAnsi="Courier New"/>
            <w:color w:val="000000"/>
            <w:sz w:val="24"/>
            <w:szCs w:val="24"/>
          </w:rPr>
          <w:t>&lt;body&gt;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97" w:author="Unknown" w:date="0-00-00T00:00:00Z">
        <w:r>
          <w:rPr>
            <w:rFonts w:eastAsia="Times New Roman" w:cs="Courier New" w:ascii="Courier New" w:hAnsi="Courier New"/>
            <w:color w:val="000000"/>
            <w:sz w:val="24"/>
            <w:szCs w:val="24"/>
          </w:rPr>
          <w:t xml:space="preserve">        </w:t>
        </w:r>
      </w:ins>
      <w:ins w:id="1498" w:author="Unknown" w:date="0-00-00T00:00:00Z">
        <w:r>
          <w:rPr>
            <w:rFonts w:eastAsia="Times New Roman" w:cs="Courier New" w:ascii="Courier New" w:hAnsi="Courier New"/>
            <w:color w:val="000000"/>
            <w:sz w:val="24"/>
            <w:szCs w:val="24"/>
          </w:rPr>
          <w:t>&lt;div ng-controller="Ctrl"&gt;Hello {{msg}}!&lt;/div&gt;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499" w:author="Unknown" w:date="0-00-00T00:00:00Z">
        <w:r>
          <w:rPr>
            <w:rFonts w:eastAsia="Times New Roman" w:cs="Courier New" w:ascii="Courier New" w:hAnsi="Courier New"/>
            <w:color w:val="000000"/>
            <w:sz w:val="24"/>
            <w:szCs w:val="24"/>
          </w:rPr>
          <w:t xml:space="preserve">        </w:t>
        </w:r>
      </w:ins>
      <w:ins w:id="1500" w:author="Unknown" w:date="0-00-00T00:00:00Z">
        <w:r>
          <w:rPr>
            <w:rFonts w:eastAsia="Times New Roman" w:cs="Courier New" w:ascii="Courier New" w:hAnsi="Courier New"/>
            <w:color w:val="000000"/>
            <w:sz w:val="24"/>
            <w:szCs w:val="24"/>
          </w:rPr>
          <w:t>&lt;script src="https://ajax.googleapis.com/ajax/libs/angularjs/1.4.5/angular.min.js"&gt;&lt;/script&gt;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01" w:author="Unknown" w:date="0-00-00T00:00:00Z">
        <w:r>
          <w:rPr>
            <w:rFonts w:eastAsia="Times New Roman" w:cs="Courier New" w:ascii="Courier New" w:hAnsi="Courier New"/>
            <w:color w:val="000000"/>
            <w:sz w:val="24"/>
            <w:szCs w:val="24"/>
          </w:rPr>
          <w:t xml:space="preserve">        </w:t>
        </w:r>
      </w:ins>
      <w:ins w:id="1502"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03" w:author="Unknown" w:date="0-00-00T00:00:00Z">
        <w:r>
          <w:rPr>
            <w:rFonts w:eastAsia="Times New Roman" w:cs="Courier New" w:ascii="Courier New" w:hAnsi="Courier New"/>
            <w:color w:val="000000"/>
            <w:sz w:val="24"/>
            <w:szCs w:val="24"/>
          </w:rPr>
          <w:t xml:space="preserve">            </w:t>
        </w:r>
      </w:ins>
      <w:ins w:id="1504" w:author="Unknown" w:date="0-00-00T00:00:00Z">
        <w:r>
          <w:rPr>
            <w:rFonts w:eastAsia="Times New Roman" w:cs="Courier New" w:ascii="Courier New" w:hAnsi="Courier New"/>
            <w:color w:val="000000"/>
            <w:sz w:val="24"/>
            <w:szCs w:val="24"/>
          </w:rPr>
          <w:t>var app = angular.module('myApp',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05" w:author="Unknown" w:date="0-00-00T00:00:00Z">
        <w:r>
          <w:rPr>
            <w:rFonts w:eastAsia="Times New Roman" w:cs="Courier New" w:ascii="Courier New" w:hAnsi="Courier New"/>
            <w:color w:val="000000"/>
            <w:sz w:val="24"/>
            <w:szCs w:val="24"/>
          </w:rPr>
          <w:t xml:space="preserve">            </w:t>
        </w:r>
      </w:ins>
      <w:ins w:id="1506" w:author="Unknown" w:date="0-00-00T00:00:00Z">
        <w:r>
          <w:rPr>
            <w:rFonts w:eastAsia="Times New Roman" w:cs="Courier New" w:ascii="Courier New" w:hAnsi="Courier New"/>
            <w:color w:val="000000"/>
            <w:sz w:val="24"/>
            <w:szCs w:val="24"/>
          </w:rPr>
          <w:t>app.controller('Ctrl', function($scope)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07" w:author="Unknown" w:date="0-00-00T00:00:00Z">
        <w:r>
          <w:rPr>
            <w:rFonts w:eastAsia="Times New Roman" w:cs="Courier New" w:ascii="Courier New" w:hAnsi="Courier New"/>
            <w:color w:val="000000"/>
            <w:sz w:val="24"/>
            <w:szCs w:val="24"/>
          </w:rPr>
          <w:t xml:space="preserve">                </w:t>
        </w:r>
      </w:ins>
      <w:ins w:id="1508" w:author="Unknown" w:date="0-00-00T00:00:00Z">
        <w:r>
          <w:rPr>
            <w:rFonts w:eastAsia="Times New Roman" w:cs="Courier New" w:ascii="Courier New" w:hAnsi="Courier New"/>
            <w:color w:val="000000"/>
            <w:sz w:val="24"/>
            <w:szCs w:val="24"/>
          </w:rPr>
          <w:t>$scope.msg = 'Welcome';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09" w:author="Unknown" w:date="0-00-00T00:00:00Z">
        <w:r>
          <w:rPr>
            <w:rFonts w:eastAsia="Times New Roman" w:cs="Courier New" w:ascii="Courier New" w:hAnsi="Courier New"/>
            <w:color w:val="000000"/>
            <w:sz w:val="24"/>
            <w:szCs w:val="24"/>
          </w:rPr>
          <w:t xml:space="preserve">            </w:t>
        </w:r>
      </w:ins>
      <w:ins w:id="1510"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11" w:author="Unknown" w:date="0-00-00T00:00:00Z">
        <w:r>
          <w:rPr>
            <w:rFonts w:eastAsia="Times New Roman" w:cs="Courier New" w:ascii="Courier New" w:hAnsi="Courier New"/>
            <w:color w:val="000000"/>
            <w:sz w:val="24"/>
            <w:szCs w:val="24"/>
          </w:rPr>
          <w:t xml:space="preserve">            </w:t>
        </w:r>
      </w:ins>
      <w:ins w:id="1512" w:author="Unknown" w:date="0-00-00T00:00:00Z">
        <w:r>
          <w:rPr>
            <w:rFonts w:eastAsia="Times New Roman" w:cs="Courier New" w:ascii="Courier New" w:hAnsi="Courier New"/>
            <w:color w:val="000000"/>
            <w:sz w:val="24"/>
            <w:szCs w:val="24"/>
          </w:rPr>
          <w:t xml:space="preserve">//manual bootstrap process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13" w:author="Unknown" w:date="0-00-00T00:00:00Z">
        <w:r>
          <w:rPr>
            <w:rFonts w:eastAsia="Times New Roman" w:cs="Courier New" w:ascii="Courier New" w:hAnsi="Courier New"/>
            <w:color w:val="000000"/>
            <w:sz w:val="24"/>
            <w:szCs w:val="24"/>
          </w:rPr>
          <w:t xml:space="preserve">            </w:t>
        </w:r>
      </w:ins>
      <w:ins w:id="1514" w:author="Unknown" w:date="0-00-00T00:00:00Z">
        <w:r>
          <w:rPr>
            <w:rFonts w:eastAsia="Times New Roman" w:cs="Courier New" w:ascii="Courier New" w:hAnsi="Courier New"/>
            <w:color w:val="000000"/>
            <w:sz w:val="24"/>
            <w:szCs w:val="24"/>
          </w:rPr>
          <w:t>angular.element(document).ready(function () { angular.bootstrap(document, ['myApp']);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15" w:author="Unknown" w:date="0-00-00T00:00:00Z">
        <w:r>
          <w:rPr>
            <w:rFonts w:eastAsia="Times New Roman" w:cs="Courier New" w:ascii="Courier New" w:hAnsi="Courier New"/>
            <w:color w:val="000000"/>
            <w:sz w:val="24"/>
            <w:szCs w:val="24"/>
          </w:rPr>
          <w:t xml:space="preserve">        </w:t>
        </w:r>
      </w:ins>
      <w:ins w:id="1516"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17" w:author="Unknown" w:date="0-00-00T00:00:00Z">
        <w:r>
          <w:rPr>
            <w:rFonts w:eastAsia="Times New Roman" w:cs="Courier New" w:ascii="Courier New" w:hAnsi="Courier New"/>
            <w:color w:val="000000"/>
            <w:sz w:val="24"/>
            <w:szCs w:val="24"/>
          </w:rPr>
          <w:t xml:space="preserve">    </w:t>
        </w:r>
      </w:ins>
      <w:ins w:id="1518" w:author="Unknown" w:date="0-00-00T00:00:00Z">
        <w:r>
          <w:rPr>
            <w:rFonts w:eastAsia="Times New Roman" w:cs="Courier New" w:ascii="Courier New" w:hAnsi="Courier New"/>
            <w:color w:val="000000"/>
            <w:sz w:val="24"/>
            <w:szCs w:val="24"/>
          </w:rPr>
          <w:t>&lt;/body&gt;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519" w:author="Unknown" w:date="0-00-00T00:00:00Z">
        <w:r>
          <w:rPr>
            <w:rFonts w:eastAsia="Times New Roman" w:cs="Courier New" w:ascii="Courier New" w:hAnsi="Courier New"/>
            <w:color w:val="000000"/>
            <w:sz w:val="24"/>
            <w:szCs w:val="24"/>
          </w:rPr>
          <w:t>&lt;/html&gt;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520" w:author="Unknown" w:date="0-00-00T00:00:00Z">
        <w:r>
          <w:rPr>
            <w:rFonts w:eastAsia="Times New Roman" w:cs="Times New Roman" w:ascii="Helvetica" w:hAnsi="Helvetica"/>
            <w:color w:val="000000"/>
            <w:sz w:val="32"/>
            <w:szCs w:val="32"/>
          </w:rPr>
          <w:t>How Does Automatic Bootstrap Of Multiple Modules Happen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521" w:author="Unknown" w:date="0-00-00T00:00:00Z">
        <w:r>
          <w:rPr>
            <w:rFonts w:eastAsia="Times New Roman" w:cs="Times New Roman" w:ascii="Helvetica" w:hAnsi="Helvetica"/>
            <w:color w:val="000000"/>
            <w:sz w:val="24"/>
            <w:szCs w:val="24"/>
          </w:rPr>
          <w:t>AngularJS gets initialized for the first module by default. If there are many modules, then we combine them into one, and the angular app automatically initializes it. Other modules act as dependencies for this newly created module.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522" w:author="Unknown" w:date="0-00-00T00:00:00Z">
        <w:r>
          <w:rPr>
            <w:rFonts w:eastAsia="Times New Roman" w:cs="Times New Roman" w:ascii="Helvetica" w:hAnsi="Helvetica"/>
            <w:color w:val="000000"/>
            <w:sz w:val="24"/>
            <w:szCs w:val="24"/>
          </w:rPr>
          <w:t>Let’s take an example, suppose we have two modules: module1 and model2. To initialize the app automatically, based on these two modules following code is used:</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23" w:author="Unknown" w:date="0-00-00T00:00:00Z">
        <w:r>
          <w:rPr>
            <w:rFonts w:eastAsia="Times New Roman" w:cs="Courier New" w:ascii="Courier New" w:hAnsi="Courier New"/>
            <w:color w:val="000000"/>
            <w:sz w:val="24"/>
            <w:szCs w:val="24"/>
          </w:rPr>
          <w:t>&lt;html&gt;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24" w:author="Unknown" w:date="0-00-00T00:00:00Z">
        <w:r>
          <w:rPr>
            <w:rFonts w:eastAsia="Times New Roman" w:cs="Courier New" w:ascii="Courier New" w:hAnsi="Courier New"/>
            <w:color w:val="000000"/>
            <w:sz w:val="24"/>
            <w:szCs w:val="24"/>
          </w:rPr>
          <w:t>&lt;head&gt;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25" w:author="Unknown" w:date="0-00-00T00:00:00Z">
        <w:r>
          <w:rPr>
            <w:rFonts w:eastAsia="Times New Roman" w:cs="Courier New" w:ascii="Courier New" w:hAnsi="Courier New"/>
            <w:color w:val="000000"/>
            <w:sz w:val="24"/>
            <w:szCs w:val="24"/>
          </w:rPr>
          <w:t xml:space="preserve"> </w:t>
        </w:r>
      </w:ins>
      <w:ins w:id="1526" w:author="Unknown" w:date="0-00-00T00:00:00Z">
        <w:r>
          <w:rPr>
            <w:rFonts w:eastAsia="Times New Roman" w:cs="Courier New" w:ascii="Courier New" w:hAnsi="Courier New"/>
            <w:color w:val="000000"/>
            <w:sz w:val="24"/>
            <w:szCs w:val="24"/>
          </w:rPr>
          <w:t>&lt;title&gt;Multiple modules bootstrap&lt;/title&gt;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27" w:author="Unknown" w:date="0-00-00T00:00:00Z">
        <w:r>
          <w:rPr>
            <w:rFonts w:eastAsia="Times New Roman" w:cs="Courier New" w:ascii="Courier New" w:hAnsi="Courier New"/>
            <w:color w:val="000000"/>
            <w:sz w:val="24"/>
            <w:szCs w:val="24"/>
          </w:rPr>
          <w:t xml:space="preserve"> </w:t>
        </w:r>
      </w:ins>
      <w:ins w:id="1528" w:author="Unknown" w:date="0-00-00T00:00:00Z">
        <w:r>
          <w:rPr>
            <w:rFonts w:eastAsia="Times New Roman" w:cs="Courier New" w:ascii="Courier New" w:hAnsi="Courier New"/>
            <w:color w:val="000000"/>
            <w:sz w:val="24"/>
            <w:szCs w:val="24"/>
          </w:rPr>
          <w:t>&lt;script src="lib/angular.js"&gt;&lt;/script&gt;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29" w:author="Unknown" w:date="0-00-00T00:00:00Z">
        <w:r>
          <w:rPr>
            <w:rFonts w:eastAsia="Times New Roman" w:cs="Courier New" w:ascii="Courier New" w:hAnsi="Courier New"/>
            <w:color w:val="000000"/>
            <w:sz w:val="24"/>
            <w:szCs w:val="24"/>
          </w:rPr>
          <w:t xml:space="preserve"> </w:t>
        </w:r>
      </w:ins>
      <w:ins w:id="1530"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31" w:author="Unknown" w:date="0-00-00T00:00:00Z">
        <w:r>
          <w:rPr>
            <w:rFonts w:eastAsia="Times New Roman" w:cs="Courier New" w:ascii="Courier New" w:hAnsi="Courier New"/>
            <w:color w:val="000000"/>
            <w:sz w:val="24"/>
            <w:szCs w:val="24"/>
          </w:rPr>
          <w:t xml:space="preserve"> </w:t>
        </w:r>
      </w:ins>
      <w:ins w:id="1532" w:author="Unknown" w:date="0-00-00T00:00:00Z">
        <w:r>
          <w:rPr>
            <w:rFonts w:eastAsia="Times New Roman" w:cs="Courier New" w:ascii="Courier New" w:hAnsi="Courier New"/>
            <w:color w:val="000000"/>
            <w:sz w:val="24"/>
            <w:szCs w:val="24"/>
          </w:rPr>
          <w:t>//module1</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33" w:author="Unknown" w:date="0-00-00T00:00:00Z">
        <w:r>
          <w:rPr>
            <w:rFonts w:eastAsia="Times New Roman" w:cs="Courier New" w:ascii="Courier New" w:hAnsi="Courier New"/>
            <w:color w:val="000000"/>
            <w:sz w:val="24"/>
            <w:szCs w:val="24"/>
          </w:rPr>
          <w:t xml:space="preserve"> </w:t>
        </w:r>
      </w:ins>
      <w:ins w:id="1534" w:author="Unknown" w:date="0-00-00T00:00:00Z">
        <w:r>
          <w:rPr>
            <w:rFonts w:eastAsia="Times New Roman" w:cs="Courier New" w:ascii="Courier New" w:hAnsi="Courier New"/>
            <w:color w:val="000000"/>
            <w:sz w:val="24"/>
            <w:szCs w:val="24"/>
          </w:rPr>
          <w:t>var app1 = angular.module("module1",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35" w:author="Unknown" w:date="0-00-00T00:00:00Z">
        <w:r>
          <w:rPr>
            <w:rFonts w:eastAsia="Times New Roman" w:cs="Courier New" w:ascii="Courier New" w:hAnsi="Courier New"/>
            <w:color w:val="000000"/>
            <w:sz w:val="24"/>
            <w:szCs w:val="24"/>
          </w:rPr>
          <w:t xml:space="preserve"> </w:t>
        </w:r>
      </w:ins>
      <w:ins w:id="1536" w:author="Unknown" w:date="0-00-00T00:00:00Z">
        <w:r>
          <w:rPr>
            <w:rFonts w:eastAsia="Times New Roman" w:cs="Courier New" w:ascii="Courier New" w:hAnsi="Courier New"/>
            <w:color w:val="000000"/>
            <w:sz w:val="24"/>
            <w:szCs w:val="24"/>
          </w:rPr>
          <w:t>app1.controller("Controller1", function ($scope)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37" w:author="Unknown" w:date="0-00-00T00:00:00Z">
        <w:r>
          <w:rPr>
            <w:rFonts w:eastAsia="Times New Roman" w:cs="Courier New" w:ascii="Courier New" w:hAnsi="Courier New"/>
            <w:color w:val="000000"/>
            <w:sz w:val="24"/>
            <w:szCs w:val="24"/>
          </w:rPr>
          <w:t xml:space="preserve"> </w:t>
        </w:r>
      </w:ins>
      <w:ins w:id="1538" w:author="Unknown" w:date="0-00-00T00:00:00Z">
        <w:r>
          <w:rPr>
            <w:rFonts w:eastAsia="Times New Roman" w:cs="Courier New" w:ascii="Courier New" w:hAnsi="Courier New"/>
            <w:color w:val="000000"/>
            <w:sz w:val="24"/>
            <w:szCs w:val="24"/>
          </w:rPr>
          <w:t>$scope.name = "Welcome";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39" w:author="Unknown" w:date="0-00-00T00:00:00Z">
        <w:r>
          <w:rPr>
            <w:rFonts w:eastAsia="Times New Roman" w:cs="Courier New" w:ascii="Courier New" w:hAnsi="Courier New"/>
            <w:color w:val="000000"/>
            <w:sz w:val="24"/>
            <w:szCs w:val="24"/>
          </w:rPr>
          <w:t xml:space="preserve"> </w:t>
        </w:r>
      </w:ins>
      <w:ins w:id="1540"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41"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42" w:author="Unknown" w:date="0-00-00T00:00:00Z">
        <w:r>
          <w:rPr>
            <w:rFonts w:eastAsia="Times New Roman" w:cs="Courier New" w:ascii="Courier New" w:hAnsi="Courier New"/>
            <w:color w:val="000000"/>
            <w:sz w:val="24"/>
            <w:szCs w:val="24"/>
          </w:rPr>
          <w:t xml:space="preserve"> </w:t>
        </w:r>
      </w:ins>
      <w:ins w:id="1543" w:author="Unknown" w:date="0-00-00T00:00:00Z">
        <w:r>
          <w:rPr>
            <w:rFonts w:eastAsia="Times New Roman" w:cs="Courier New" w:ascii="Courier New" w:hAnsi="Courier New"/>
            <w:color w:val="000000"/>
            <w:sz w:val="24"/>
            <w:szCs w:val="24"/>
          </w:rPr>
          <w:t>//module2</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44" w:author="Unknown" w:date="0-00-00T00:00:00Z">
        <w:r>
          <w:rPr>
            <w:rFonts w:eastAsia="Times New Roman" w:cs="Courier New" w:ascii="Courier New" w:hAnsi="Courier New"/>
            <w:color w:val="000000"/>
            <w:sz w:val="24"/>
            <w:szCs w:val="24"/>
          </w:rPr>
          <w:t xml:space="preserve"> </w:t>
        </w:r>
      </w:ins>
      <w:ins w:id="1545" w:author="Unknown" w:date="0-00-00T00:00:00Z">
        <w:r>
          <w:rPr>
            <w:rFonts w:eastAsia="Times New Roman" w:cs="Courier New" w:ascii="Courier New" w:hAnsi="Courier New"/>
            <w:color w:val="000000"/>
            <w:sz w:val="24"/>
            <w:szCs w:val="24"/>
          </w:rPr>
          <w:t>var app2 = angular.module("module2",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46" w:author="Unknown" w:date="0-00-00T00:00:00Z">
        <w:r>
          <w:rPr>
            <w:rFonts w:eastAsia="Times New Roman" w:cs="Courier New" w:ascii="Courier New" w:hAnsi="Courier New"/>
            <w:color w:val="000000"/>
            <w:sz w:val="24"/>
            <w:szCs w:val="24"/>
          </w:rPr>
          <w:t xml:space="preserve"> </w:t>
        </w:r>
      </w:ins>
      <w:ins w:id="1547" w:author="Unknown" w:date="0-00-00T00:00:00Z">
        <w:r>
          <w:rPr>
            <w:rFonts w:eastAsia="Times New Roman" w:cs="Courier New" w:ascii="Courier New" w:hAnsi="Courier New"/>
            <w:color w:val="000000"/>
            <w:sz w:val="24"/>
            <w:szCs w:val="24"/>
          </w:rPr>
          <w:t>app2.controller("Controller2", function ($scope)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48" w:author="Unknown" w:date="0-00-00T00:00:00Z">
        <w:r>
          <w:rPr>
            <w:rFonts w:eastAsia="Times New Roman" w:cs="Courier New" w:ascii="Courier New" w:hAnsi="Courier New"/>
            <w:color w:val="000000"/>
            <w:sz w:val="24"/>
            <w:szCs w:val="24"/>
          </w:rPr>
          <w:t xml:space="preserve"> </w:t>
        </w:r>
      </w:ins>
      <w:ins w:id="1549" w:author="Unknown" w:date="0-00-00T00:00:00Z">
        <w:r>
          <w:rPr>
            <w:rFonts w:eastAsia="Times New Roman" w:cs="Courier New" w:ascii="Courier New" w:hAnsi="Courier New"/>
            <w:color w:val="000000"/>
            <w:sz w:val="24"/>
            <w:szCs w:val="24"/>
          </w:rPr>
          <w:t>$scope.name = "World";</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50" w:author="Unknown" w:date="0-00-00T00:00:00Z">
        <w:r>
          <w:rPr>
            <w:rFonts w:eastAsia="Times New Roman" w:cs="Courier New" w:ascii="Courier New" w:hAnsi="Courier New"/>
            <w:color w:val="000000"/>
            <w:sz w:val="24"/>
            <w:szCs w:val="24"/>
          </w:rPr>
          <w:t xml:space="preserve"> </w:t>
        </w:r>
      </w:ins>
      <w:ins w:id="1551"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52"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53" w:author="Unknown" w:date="0-00-00T00:00:00Z">
        <w:r>
          <w:rPr>
            <w:rFonts w:eastAsia="Times New Roman" w:cs="Courier New" w:ascii="Courier New" w:hAnsi="Courier New"/>
            <w:color w:val="000000"/>
            <w:sz w:val="24"/>
            <w:szCs w:val="24"/>
          </w:rPr>
          <w:t xml:space="preserve"> </w:t>
        </w:r>
      </w:ins>
      <w:ins w:id="1554" w:author="Unknown" w:date="0-00-00T00:00:00Z">
        <w:r>
          <w:rPr>
            <w:rFonts w:eastAsia="Times New Roman" w:cs="Courier New" w:ascii="Courier New" w:hAnsi="Courier New"/>
            <w:color w:val="000000"/>
            <w:sz w:val="24"/>
            <w:szCs w:val="24"/>
          </w:rPr>
          <w:t>//module3 dependent on module1 &amp; module2</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55" w:author="Unknown" w:date="0-00-00T00:00:00Z">
        <w:r>
          <w:rPr>
            <w:rFonts w:eastAsia="Times New Roman" w:cs="Courier New" w:ascii="Courier New" w:hAnsi="Courier New"/>
            <w:color w:val="000000"/>
            <w:sz w:val="24"/>
            <w:szCs w:val="24"/>
          </w:rPr>
          <w:t xml:space="preserve"> </w:t>
        </w:r>
      </w:ins>
      <w:ins w:id="1556" w:author="Unknown" w:date="0-00-00T00:00:00Z">
        <w:r>
          <w:rPr>
            <w:rFonts w:eastAsia="Times New Roman" w:cs="Courier New" w:ascii="Courier New" w:hAnsi="Courier New"/>
            <w:color w:val="000000"/>
            <w:sz w:val="24"/>
            <w:szCs w:val="24"/>
          </w:rPr>
          <w:t>angular.module("app", ["module1", "module2"]);</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57" w:author="Unknown" w:date="0-00-00T00:00:00Z">
        <w:r>
          <w:rPr>
            <w:rFonts w:eastAsia="Times New Roman" w:cs="Courier New" w:ascii="Courier New" w:hAnsi="Courier New"/>
            <w:color w:val="000000"/>
            <w:sz w:val="24"/>
            <w:szCs w:val="24"/>
          </w:rPr>
          <w:t xml:space="preserve"> </w:t>
        </w:r>
      </w:ins>
      <w:ins w:id="1558"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59" w:author="Unknown" w:date="0-00-00T00:00:00Z">
        <w:r>
          <w:rPr>
            <w:rFonts w:eastAsia="Times New Roman" w:cs="Courier New" w:ascii="Courier New" w:hAnsi="Courier New"/>
            <w:color w:val="000000"/>
            <w:sz w:val="24"/>
            <w:szCs w:val="24"/>
          </w:rPr>
          <w:t>&lt;/head&gt;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60" w:author="Unknown" w:date="0-00-00T00:00:00Z">
        <w:r>
          <w:rPr>
            <w:rFonts w:eastAsia="Times New Roman" w:cs="Courier New" w:ascii="Courier New" w:hAnsi="Courier New"/>
            <w:color w:val="000000"/>
            <w:sz w:val="24"/>
            <w:szCs w:val="24"/>
          </w:rPr>
          <w:t>&lt;body&gt;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61" w:author="Unknown" w:date="0-00-00T00:00:00Z">
        <w:r>
          <w:rPr>
            <w:rFonts w:eastAsia="Times New Roman" w:cs="Courier New" w:ascii="Courier New" w:hAnsi="Courier New"/>
            <w:color w:val="000000"/>
            <w:sz w:val="24"/>
            <w:szCs w:val="24"/>
          </w:rPr>
          <w:t xml:space="preserve"> </w:t>
        </w:r>
      </w:ins>
      <w:ins w:id="1562" w:author="Unknown" w:date="0-00-00T00:00:00Z">
        <w:r>
          <w:rPr>
            <w:rFonts w:eastAsia="Times New Roman" w:cs="Courier New" w:ascii="Courier New" w:hAnsi="Courier New"/>
            <w:color w:val="000000"/>
            <w:sz w:val="24"/>
            <w:szCs w:val="24"/>
          </w:rPr>
          <w:t>&lt;!--angularjs autobootstap process--&gt;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63" w:author="Unknown" w:date="0-00-00T00:00:00Z">
        <w:r>
          <w:rPr>
            <w:rFonts w:eastAsia="Times New Roman" w:cs="Courier New" w:ascii="Courier New" w:hAnsi="Courier New"/>
            <w:color w:val="000000"/>
            <w:sz w:val="24"/>
            <w:szCs w:val="24"/>
          </w:rPr>
          <w:t xml:space="preserve"> </w:t>
        </w:r>
      </w:ins>
      <w:ins w:id="1564" w:author="Unknown" w:date="0-00-00T00:00:00Z">
        <w:r>
          <w:rPr>
            <w:rFonts w:eastAsia="Times New Roman" w:cs="Courier New" w:ascii="Courier New" w:hAnsi="Courier New"/>
            <w:color w:val="000000"/>
            <w:sz w:val="24"/>
            <w:szCs w:val="24"/>
          </w:rPr>
          <w:t>&lt;div ng-app="app"&gt;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65" w:author="Unknown" w:date="0-00-00T00:00:00Z">
        <w:r>
          <w:rPr>
            <w:rFonts w:eastAsia="Times New Roman" w:cs="Courier New" w:ascii="Courier New" w:hAnsi="Courier New"/>
            <w:color w:val="000000"/>
            <w:sz w:val="24"/>
            <w:szCs w:val="24"/>
          </w:rPr>
          <w:t xml:space="preserve"> </w:t>
        </w:r>
      </w:ins>
      <w:ins w:id="1566" w:author="Unknown" w:date="0-00-00T00:00:00Z">
        <w:r>
          <w:rPr>
            <w:rFonts w:eastAsia="Times New Roman" w:cs="Courier New" w:ascii="Courier New" w:hAnsi="Courier New"/>
            <w:color w:val="000000"/>
            <w:sz w:val="24"/>
            <w:szCs w:val="24"/>
          </w:rPr>
          <w:t>&lt;h1&gt;Multiple modules bootstrap&lt;/h1&gt;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67" w:author="Unknown" w:date="0-00-00T00:00:00Z">
        <w:r>
          <w:rPr>
            <w:rFonts w:eastAsia="Times New Roman" w:cs="Courier New" w:ascii="Courier New" w:hAnsi="Courier New"/>
            <w:color w:val="000000"/>
            <w:sz w:val="24"/>
            <w:szCs w:val="24"/>
          </w:rPr>
          <w:t xml:space="preserve"> </w:t>
        </w:r>
      </w:ins>
      <w:ins w:id="1568" w:author="Unknown" w:date="0-00-00T00:00:00Z">
        <w:r>
          <w:rPr>
            <w:rFonts w:eastAsia="Times New Roman" w:cs="Courier New" w:ascii="Courier New" w:hAnsi="Courier New"/>
            <w:color w:val="000000"/>
            <w:sz w:val="24"/>
            <w:szCs w:val="24"/>
          </w:rPr>
          <w:t>&lt;div ng-controller="Controller2"&gt;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69" w:author="Unknown" w:date="0-00-00T00:00:00Z">
        <w:r>
          <w:rPr>
            <w:rFonts w:eastAsia="Times New Roman" w:cs="Courier New" w:ascii="Courier New" w:hAnsi="Courier New"/>
            <w:color w:val="000000"/>
            <w:sz w:val="24"/>
            <w:szCs w:val="24"/>
          </w:rPr>
          <w:t xml:space="preserve">  </w:t>
        </w:r>
      </w:ins>
      <w:ins w:id="1570" w:author="Unknown" w:date="0-00-00T00:00:00Z">
        <w:r>
          <w:rPr>
            <w:rFonts w:eastAsia="Times New Roman" w:cs="Courier New" w:ascii="Courier New" w:hAnsi="Courier New"/>
            <w:color w:val="000000"/>
            <w:sz w:val="24"/>
            <w:szCs w:val="24"/>
          </w:rPr>
          <w:t>&lt;/div&gt;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71" w:author="Unknown" w:date="0-00-00T00:00:00Z">
        <w:r>
          <w:rPr>
            <w:rFonts w:eastAsia="Times New Roman" w:cs="Courier New" w:ascii="Courier New" w:hAnsi="Courier New"/>
            <w:color w:val="000000"/>
            <w:sz w:val="24"/>
            <w:szCs w:val="24"/>
          </w:rPr>
          <w:t xml:space="preserve"> </w:t>
        </w:r>
      </w:ins>
      <w:ins w:id="1572" w:author="Unknown" w:date="0-00-00T00:00:00Z">
        <w:r>
          <w:rPr>
            <w:rFonts w:eastAsia="Times New Roman" w:cs="Courier New" w:ascii="Courier New" w:hAnsi="Courier New"/>
            <w:color w:val="000000"/>
            <w:sz w:val="24"/>
            <w:szCs w:val="24"/>
          </w:rPr>
          <w:t>&lt;div ng-controller="Controller1"&gt;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73" w:author="Unknown" w:date="0-00-00T00:00:00Z">
        <w:r>
          <w:rPr>
            <w:rFonts w:eastAsia="Times New Roman" w:cs="Courier New" w:ascii="Courier New" w:hAnsi="Courier New"/>
            <w:color w:val="000000"/>
            <w:sz w:val="24"/>
            <w:szCs w:val="24"/>
          </w:rPr>
          <w:t xml:space="preserve">  </w:t>
        </w:r>
      </w:ins>
      <w:ins w:id="1574" w:author="Unknown" w:date="0-00-00T00:00:00Z">
        <w:r>
          <w:rPr>
            <w:rFonts w:eastAsia="Times New Roman" w:cs="Courier New" w:ascii="Courier New" w:hAnsi="Courier New"/>
            <w:color w:val="000000"/>
            <w:sz w:val="24"/>
            <w:szCs w:val="24"/>
          </w:rPr>
          <w:t>&lt;/div&gt;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75" w:author="Unknown" w:date="0-00-00T00:00:00Z">
        <w:r>
          <w:rPr>
            <w:rFonts w:eastAsia="Times New Roman" w:cs="Courier New" w:ascii="Courier New" w:hAnsi="Courier New"/>
            <w:color w:val="000000"/>
            <w:sz w:val="24"/>
            <w:szCs w:val="24"/>
          </w:rPr>
          <w:t xml:space="preserve"> </w:t>
        </w:r>
      </w:ins>
      <w:ins w:id="1576" w:author="Unknown" w:date="0-00-00T00:00:00Z">
        <w:r>
          <w:rPr>
            <w:rFonts w:eastAsia="Times New Roman" w:cs="Courier New" w:ascii="Courier New" w:hAnsi="Courier New"/>
            <w:color w:val="000000"/>
            <w:sz w:val="24"/>
            <w:szCs w:val="24"/>
          </w:rPr>
          <w:t>&lt;/div&gt;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77" w:author="Unknown" w:date="0-00-00T00:00:00Z">
        <w:r>
          <w:rPr>
            <w:rFonts w:eastAsia="Times New Roman" w:cs="Courier New" w:ascii="Courier New" w:hAnsi="Courier New"/>
            <w:color w:val="000000"/>
            <w:sz w:val="24"/>
            <w:szCs w:val="24"/>
          </w:rPr>
          <w:t>&lt;/body&gt;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578" w:author="Unknown" w:date="0-00-00T00:00:00Z">
        <w:r>
          <w:rPr>
            <w:rFonts w:eastAsia="Times New Roman" w:cs="Courier New" w:ascii="Courier New" w:hAnsi="Courier New"/>
            <w:color w:val="000000"/>
            <w:sz w:val="24"/>
            <w:szCs w:val="24"/>
          </w:rPr>
          <w:t>&lt;/html&gt;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579" w:author="Unknown" w:date="0-00-00T00:00:00Z">
        <w:r>
          <w:rPr>
            <w:rFonts w:eastAsia="Times New Roman" w:cs="Times New Roman" w:ascii="Helvetica" w:hAnsi="Helvetica"/>
            <w:color w:val="000000"/>
            <w:sz w:val="32"/>
            <w:szCs w:val="32"/>
          </w:rPr>
          <w:t>How Does Manual Bootstrap Of Multiple Modules Happen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580" w:author="Unknown" w:date="0-00-00T00:00:00Z">
        <w:r>
          <w:rPr>
            <w:rFonts w:eastAsia="Times New Roman" w:cs="Times New Roman" w:ascii="Helvetica" w:hAnsi="Helvetica"/>
            <w:color w:val="000000"/>
            <w:sz w:val="24"/>
            <w:szCs w:val="24"/>
          </w:rPr>
          <w:t>We can manually bootstrap the app by using angular.bootstrap() function for multiple modules.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581" w:author="Unknown" w:date="0-00-00T00:00:00Z">
        <w:r>
          <w:rPr>
            <w:rFonts w:eastAsia="Times New Roman" w:cs="Times New Roman" w:ascii="Helvetica" w:hAnsi="Helvetica"/>
            <w:color w:val="000000"/>
            <w:sz w:val="24"/>
            <w:szCs w:val="24"/>
          </w:rPr>
          <w:t>Let’s modify the example in the previous question for a manual bootstrap process.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82" w:author="Unknown" w:date="0-00-00T00:00:00Z">
        <w:r>
          <w:rPr>
            <w:rFonts w:eastAsia="Times New Roman" w:cs="Courier New" w:ascii="Courier New" w:hAnsi="Courier New"/>
            <w:color w:val="000000"/>
            <w:sz w:val="24"/>
            <w:szCs w:val="24"/>
          </w:rPr>
          <w:t>&lt;html&gt;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83" w:author="Unknown" w:date="0-00-00T00:00:00Z">
        <w:r>
          <w:rPr>
            <w:rFonts w:eastAsia="Times New Roman" w:cs="Courier New" w:ascii="Courier New" w:hAnsi="Courier New"/>
            <w:color w:val="000000"/>
            <w:sz w:val="24"/>
            <w:szCs w:val="24"/>
          </w:rPr>
          <w:t>&lt;head&gt;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84" w:author="Unknown" w:date="0-00-00T00:00:00Z">
        <w:r>
          <w:rPr>
            <w:rFonts w:eastAsia="Times New Roman" w:cs="Courier New" w:ascii="Courier New" w:hAnsi="Courier New"/>
            <w:color w:val="000000"/>
            <w:sz w:val="24"/>
            <w:szCs w:val="24"/>
          </w:rPr>
          <w:t xml:space="preserve"> </w:t>
        </w:r>
      </w:ins>
      <w:ins w:id="1585" w:author="Unknown" w:date="0-00-00T00:00:00Z">
        <w:r>
          <w:rPr>
            <w:rFonts w:eastAsia="Times New Roman" w:cs="Courier New" w:ascii="Courier New" w:hAnsi="Courier New"/>
            <w:color w:val="000000"/>
            <w:sz w:val="24"/>
            <w:szCs w:val="24"/>
          </w:rPr>
          <w:t>&lt;title&gt;Multiple modules bootstrap&lt;/title&gt;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86" w:author="Unknown" w:date="0-00-00T00:00:00Z">
        <w:r>
          <w:rPr>
            <w:rFonts w:eastAsia="Times New Roman" w:cs="Courier New" w:ascii="Courier New" w:hAnsi="Courier New"/>
            <w:color w:val="000000"/>
            <w:sz w:val="24"/>
            <w:szCs w:val="24"/>
          </w:rPr>
          <w:t xml:space="preserve"> </w:t>
        </w:r>
      </w:ins>
      <w:ins w:id="1587" w:author="Unknown" w:date="0-00-00T00:00:00Z">
        <w:r>
          <w:rPr>
            <w:rFonts w:eastAsia="Times New Roman" w:cs="Courier New" w:ascii="Courier New" w:hAnsi="Courier New"/>
            <w:color w:val="000000"/>
            <w:sz w:val="24"/>
            <w:szCs w:val="24"/>
          </w:rPr>
          <w:t>&lt;script src="lib/angular.js"&gt;&lt;/script&gt;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88" w:author="Unknown" w:date="0-00-00T00:00:00Z">
        <w:r>
          <w:rPr>
            <w:rFonts w:eastAsia="Times New Roman" w:cs="Courier New" w:ascii="Courier New" w:hAnsi="Courier New"/>
            <w:color w:val="000000"/>
            <w:sz w:val="24"/>
            <w:szCs w:val="24"/>
          </w:rPr>
          <w:t xml:space="preserve"> </w:t>
        </w:r>
      </w:ins>
      <w:ins w:id="1589"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90" w:author="Unknown" w:date="0-00-00T00:00:00Z">
        <w:r>
          <w:rPr>
            <w:rFonts w:eastAsia="Times New Roman" w:cs="Courier New" w:ascii="Courier New" w:hAnsi="Courier New"/>
            <w:color w:val="000000"/>
            <w:sz w:val="24"/>
            <w:szCs w:val="24"/>
          </w:rPr>
          <w:t xml:space="preserve"> </w:t>
        </w:r>
      </w:ins>
      <w:ins w:id="1591" w:author="Unknown" w:date="0-00-00T00:00:00Z">
        <w:r>
          <w:rPr>
            <w:rFonts w:eastAsia="Times New Roman" w:cs="Courier New" w:ascii="Courier New" w:hAnsi="Courier New"/>
            <w:color w:val="000000"/>
            <w:sz w:val="24"/>
            <w:szCs w:val="24"/>
          </w:rPr>
          <w:t>//module1</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92" w:author="Unknown" w:date="0-00-00T00:00:00Z">
        <w:r>
          <w:rPr>
            <w:rFonts w:eastAsia="Times New Roman" w:cs="Courier New" w:ascii="Courier New" w:hAnsi="Courier New"/>
            <w:color w:val="000000"/>
            <w:sz w:val="24"/>
            <w:szCs w:val="24"/>
          </w:rPr>
          <w:t xml:space="preserve"> </w:t>
        </w:r>
      </w:ins>
      <w:ins w:id="1593" w:author="Unknown" w:date="0-00-00T00:00:00Z">
        <w:r>
          <w:rPr>
            <w:rFonts w:eastAsia="Times New Roman" w:cs="Courier New" w:ascii="Courier New" w:hAnsi="Courier New"/>
            <w:color w:val="000000"/>
            <w:sz w:val="24"/>
            <w:szCs w:val="24"/>
          </w:rPr>
          <w:t>var app1 = angular.module("module1",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94" w:author="Unknown" w:date="0-00-00T00:00:00Z">
        <w:r>
          <w:rPr>
            <w:rFonts w:eastAsia="Times New Roman" w:cs="Courier New" w:ascii="Courier New" w:hAnsi="Courier New"/>
            <w:color w:val="000000"/>
            <w:sz w:val="24"/>
            <w:szCs w:val="24"/>
          </w:rPr>
          <w:t xml:space="preserve"> </w:t>
        </w:r>
      </w:ins>
      <w:ins w:id="1595" w:author="Unknown" w:date="0-00-00T00:00:00Z">
        <w:r>
          <w:rPr>
            <w:rFonts w:eastAsia="Times New Roman" w:cs="Courier New" w:ascii="Courier New" w:hAnsi="Courier New"/>
            <w:color w:val="000000"/>
            <w:sz w:val="24"/>
            <w:szCs w:val="24"/>
          </w:rPr>
          <w:t>app1.controller("Controller1", function ($scope)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96" w:author="Unknown" w:date="0-00-00T00:00:00Z">
        <w:r>
          <w:rPr>
            <w:rFonts w:eastAsia="Times New Roman" w:cs="Courier New" w:ascii="Courier New" w:hAnsi="Courier New"/>
            <w:color w:val="000000"/>
            <w:sz w:val="24"/>
            <w:szCs w:val="24"/>
          </w:rPr>
          <w:t xml:space="preserve"> </w:t>
        </w:r>
      </w:ins>
      <w:ins w:id="1597" w:author="Unknown" w:date="0-00-00T00:00:00Z">
        <w:r>
          <w:rPr>
            <w:rFonts w:eastAsia="Times New Roman" w:cs="Courier New" w:ascii="Courier New" w:hAnsi="Courier New"/>
            <w:color w:val="000000"/>
            <w:sz w:val="24"/>
            <w:szCs w:val="24"/>
          </w:rPr>
          <w:t>$scope.name = "Welcome";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598" w:author="Unknown" w:date="0-00-00T00:00:00Z">
        <w:r>
          <w:rPr>
            <w:rFonts w:eastAsia="Times New Roman" w:cs="Courier New" w:ascii="Courier New" w:hAnsi="Courier New"/>
            <w:color w:val="000000"/>
            <w:sz w:val="24"/>
            <w:szCs w:val="24"/>
          </w:rPr>
          <w:t xml:space="preserve"> </w:t>
        </w:r>
      </w:ins>
      <w:ins w:id="1599"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00"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01" w:author="Unknown" w:date="0-00-00T00:00:00Z">
        <w:r>
          <w:rPr>
            <w:rFonts w:eastAsia="Times New Roman" w:cs="Courier New" w:ascii="Courier New" w:hAnsi="Courier New"/>
            <w:color w:val="000000"/>
            <w:sz w:val="24"/>
            <w:szCs w:val="24"/>
          </w:rPr>
          <w:t xml:space="preserve"> </w:t>
        </w:r>
      </w:ins>
      <w:ins w:id="1602" w:author="Unknown" w:date="0-00-00T00:00:00Z">
        <w:r>
          <w:rPr>
            <w:rFonts w:eastAsia="Times New Roman" w:cs="Courier New" w:ascii="Courier New" w:hAnsi="Courier New"/>
            <w:color w:val="000000"/>
            <w:sz w:val="24"/>
            <w:szCs w:val="24"/>
          </w:rPr>
          <w:t>//module2</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03" w:author="Unknown" w:date="0-00-00T00:00:00Z">
        <w:r>
          <w:rPr>
            <w:rFonts w:eastAsia="Times New Roman" w:cs="Courier New" w:ascii="Courier New" w:hAnsi="Courier New"/>
            <w:color w:val="000000"/>
            <w:sz w:val="24"/>
            <w:szCs w:val="24"/>
          </w:rPr>
          <w:t xml:space="preserve"> </w:t>
        </w:r>
      </w:ins>
      <w:ins w:id="1604" w:author="Unknown" w:date="0-00-00T00:00:00Z">
        <w:r>
          <w:rPr>
            <w:rFonts w:eastAsia="Times New Roman" w:cs="Courier New" w:ascii="Courier New" w:hAnsi="Courier New"/>
            <w:color w:val="000000"/>
            <w:sz w:val="24"/>
            <w:szCs w:val="24"/>
          </w:rPr>
          <w:t>var app2 = angular.module("module2",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05" w:author="Unknown" w:date="0-00-00T00:00:00Z">
        <w:r>
          <w:rPr>
            <w:rFonts w:eastAsia="Times New Roman" w:cs="Courier New" w:ascii="Courier New" w:hAnsi="Courier New"/>
            <w:color w:val="000000"/>
            <w:sz w:val="24"/>
            <w:szCs w:val="24"/>
          </w:rPr>
          <w:t xml:space="preserve"> </w:t>
        </w:r>
      </w:ins>
      <w:ins w:id="1606" w:author="Unknown" w:date="0-00-00T00:00:00Z">
        <w:r>
          <w:rPr>
            <w:rFonts w:eastAsia="Times New Roman" w:cs="Courier New" w:ascii="Courier New" w:hAnsi="Courier New"/>
            <w:color w:val="000000"/>
            <w:sz w:val="24"/>
            <w:szCs w:val="24"/>
          </w:rPr>
          <w:t>app2.controller("Controller2", function ($scope)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07" w:author="Unknown" w:date="0-00-00T00:00:00Z">
        <w:r>
          <w:rPr>
            <w:rFonts w:eastAsia="Times New Roman" w:cs="Courier New" w:ascii="Courier New" w:hAnsi="Courier New"/>
            <w:color w:val="000000"/>
            <w:sz w:val="24"/>
            <w:szCs w:val="24"/>
          </w:rPr>
          <w:t xml:space="preserve"> </w:t>
        </w:r>
      </w:ins>
      <w:ins w:id="1608" w:author="Unknown" w:date="0-00-00T00:00:00Z">
        <w:r>
          <w:rPr>
            <w:rFonts w:eastAsia="Times New Roman" w:cs="Courier New" w:ascii="Courier New" w:hAnsi="Courier New"/>
            <w:color w:val="000000"/>
            <w:sz w:val="24"/>
            <w:szCs w:val="24"/>
          </w:rPr>
          <w:t>$scope.name = "World";</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09" w:author="Unknown" w:date="0-00-00T00:00:00Z">
        <w:r>
          <w:rPr>
            <w:rFonts w:eastAsia="Times New Roman" w:cs="Courier New" w:ascii="Courier New" w:hAnsi="Courier New"/>
            <w:color w:val="000000"/>
            <w:sz w:val="24"/>
            <w:szCs w:val="24"/>
          </w:rPr>
          <w:t xml:space="preserve"> </w:t>
        </w:r>
      </w:ins>
      <w:ins w:id="1610"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11"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12" w:author="Unknown" w:date="0-00-00T00:00:00Z">
        <w:r>
          <w:rPr>
            <w:rFonts w:eastAsia="Times New Roman" w:cs="Courier New" w:ascii="Courier New" w:hAnsi="Courier New"/>
            <w:color w:val="000000"/>
            <w:sz w:val="24"/>
            <w:szCs w:val="24"/>
          </w:rPr>
          <w:t xml:space="preserve"> </w:t>
        </w:r>
      </w:ins>
      <w:ins w:id="1613" w:author="Unknown" w:date="0-00-00T00:00:00Z">
        <w:r>
          <w:rPr>
            <w:rFonts w:eastAsia="Times New Roman" w:cs="Courier New" w:ascii="Courier New" w:hAnsi="Courier New"/>
            <w:color w:val="000000"/>
            <w:sz w:val="24"/>
            <w:szCs w:val="24"/>
          </w:rPr>
          <w:t>//manual bootstrap process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14" w:author="Unknown" w:date="0-00-00T00:00:00Z">
        <w:r>
          <w:rPr>
            <w:rFonts w:eastAsia="Times New Roman" w:cs="Courier New" w:ascii="Courier New" w:hAnsi="Courier New"/>
            <w:color w:val="000000"/>
            <w:sz w:val="24"/>
            <w:szCs w:val="24"/>
          </w:rPr>
          <w:t xml:space="preserve"> </w:t>
        </w:r>
      </w:ins>
      <w:ins w:id="1615" w:author="Unknown" w:date="0-00-00T00:00:00Z">
        <w:r>
          <w:rPr>
            <w:rFonts w:eastAsia="Times New Roman" w:cs="Courier New" w:ascii="Courier New" w:hAnsi="Courier New"/>
            <w:color w:val="000000"/>
            <w:sz w:val="24"/>
            <w:szCs w:val="24"/>
          </w:rPr>
          <w:t>angular.element(document).ready(function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16" w:author="Unknown" w:date="0-00-00T00:00:00Z">
        <w:r>
          <w:rPr>
            <w:rFonts w:eastAsia="Times New Roman" w:cs="Courier New" w:ascii="Courier New" w:hAnsi="Courier New"/>
            <w:color w:val="000000"/>
            <w:sz w:val="24"/>
            <w:szCs w:val="24"/>
          </w:rPr>
          <w:t xml:space="preserve"> </w:t>
        </w:r>
      </w:ins>
      <w:ins w:id="1617" w:author="Unknown" w:date="0-00-00T00:00:00Z">
        <w:r>
          <w:rPr>
            <w:rFonts w:eastAsia="Times New Roman" w:cs="Courier New" w:ascii="Courier New" w:hAnsi="Courier New"/>
            <w:color w:val="000000"/>
            <w:sz w:val="24"/>
            <w:szCs w:val="24"/>
          </w:rPr>
          <w:t>var div1 = document.getElementById('div1');</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18" w:author="Unknown" w:date="0-00-00T00:00:00Z">
        <w:r>
          <w:rPr>
            <w:rFonts w:eastAsia="Times New Roman" w:cs="Courier New" w:ascii="Courier New" w:hAnsi="Courier New"/>
            <w:color w:val="000000"/>
            <w:sz w:val="24"/>
            <w:szCs w:val="24"/>
          </w:rPr>
          <w:t xml:space="preserve"> </w:t>
        </w:r>
      </w:ins>
      <w:ins w:id="1619" w:author="Unknown" w:date="0-00-00T00:00:00Z">
        <w:r>
          <w:rPr>
            <w:rFonts w:eastAsia="Times New Roman" w:cs="Courier New" w:ascii="Courier New" w:hAnsi="Courier New"/>
            <w:color w:val="000000"/>
            <w:sz w:val="24"/>
            <w:szCs w:val="24"/>
          </w:rPr>
          <w:t>var div2 = document.getElementById('div2');</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20"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21" w:author="Unknown" w:date="0-00-00T00:00:00Z">
        <w:r>
          <w:rPr>
            <w:rFonts w:eastAsia="Times New Roman" w:cs="Courier New" w:ascii="Courier New" w:hAnsi="Courier New"/>
            <w:color w:val="000000"/>
            <w:sz w:val="24"/>
            <w:szCs w:val="24"/>
          </w:rPr>
          <w:t xml:space="preserve"> </w:t>
        </w:r>
      </w:ins>
      <w:ins w:id="1622" w:author="Unknown" w:date="0-00-00T00:00:00Z">
        <w:r>
          <w:rPr>
            <w:rFonts w:eastAsia="Times New Roman" w:cs="Courier New" w:ascii="Courier New" w:hAnsi="Courier New"/>
            <w:color w:val="000000"/>
            <w:sz w:val="24"/>
            <w:szCs w:val="24"/>
          </w:rPr>
          <w:t>//bootstrap div1 for module1 and module2</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23" w:author="Unknown" w:date="0-00-00T00:00:00Z">
        <w:r>
          <w:rPr>
            <w:rFonts w:eastAsia="Times New Roman" w:cs="Courier New" w:ascii="Courier New" w:hAnsi="Courier New"/>
            <w:color w:val="000000"/>
            <w:sz w:val="24"/>
            <w:szCs w:val="24"/>
          </w:rPr>
          <w:t xml:space="preserve"> </w:t>
        </w:r>
      </w:ins>
      <w:ins w:id="1624" w:author="Unknown" w:date="0-00-00T00:00:00Z">
        <w:r>
          <w:rPr>
            <w:rFonts w:eastAsia="Times New Roman" w:cs="Courier New" w:ascii="Courier New" w:hAnsi="Courier New"/>
            <w:color w:val="000000"/>
            <w:sz w:val="24"/>
            <w:szCs w:val="24"/>
          </w:rPr>
          <w:t>angular.bootstrap(div1, ['module1', 'module2']);</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25"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26" w:author="Unknown" w:date="0-00-00T00:00:00Z">
        <w:r>
          <w:rPr>
            <w:rFonts w:eastAsia="Times New Roman" w:cs="Courier New" w:ascii="Courier New" w:hAnsi="Courier New"/>
            <w:color w:val="000000"/>
            <w:sz w:val="24"/>
            <w:szCs w:val="24"/>
          </w:rPr>
          <w:t xml:space="preserve"> </w:t>
        </w:r>
      </w:ins>
      <w:ins w:id="1627" w:author="Unknown" w:date="0-00-00T00:00:00Z">
        <w:r>
          <w:rPr>
            <w:rFonts w:eastAsia="Times New Roman" w:cs="Courier New" w:ascii="Courier New" w:hAnsi="Courier New"/>
            <w:color w:val="000000"/>
            <w:sz w:val="24"/>
            <w:szCs w:val="24"/>
          </w:rPr>
          <w:t>//bootstrap div2 only for module1</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28" w:author="Unknown" w:date="0-00-00T00:00:00Z">
        <w:r>
          <w:rPr>
            <w:rFonts w:eastAsia="Times New Roman" w:cs="Courier New" w:ascii="Courier New" w:hAnsi="Courier New"/>
            <w:color w:val="000000"/>
            <w:sz w:val="24"/>
            <w:szCs w:val="24"/>
          </w:rPr>
          <w:t xml:space="preserve"> </w:t>
        </w:r>
      </w:ins>
      <w:ins w:id="1629" w:author="Unknown" w:date="0-00-00T00:00:00Z">
        <w:r>
          <w:rPr>
            <w:rFonts w:eastAsia="Times New Roman" w:cs="Courier New" w:ascii="Courier New" w:hAnsi="Courier New"/>
            <w:color w:val="000000"/>
            <w:sz w:val="24"/>
            <w:szCs w:val="24"/>
          </w:rPr>
          <w:t>angular.bootstrap(div2, ['module1']);</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630" w:author="Unknown" w:date="0-00-00T00:00:00Z">
        <w:r>
          <w:rPr>
            <w:rFonts w:eastAsia="Times New Roman" w:cs="Courier New" w:ascii="Courier New" w:hAnsi="Courier New"/>
            <w:color w:val="000000"/>
            <w:sz w:val="24"/>
            <w:szCs w:val="24"/>
          </w:rPr>
          <w:t xml:space="preserve"> </w:t>
        </w:r>
      </w:ins>
      <w:ins w:id="1631" w:author="Unknown" w:date="0-00-00T00:00:00Z">
        <w:r>
          <w:rPr>
            <w:rFonts w:eastAsia="Times New Roman" w:cs="Courier New" w:ascii="Courier New" w:hAnsi="Courier New"/>
            <w:color w:val="0000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632" w:author="Unknown" w:date="0-00-00T00:00:00Z">
        <w:r>
          <w:rPr>
            <w:rFonts w:eastAsia="Times New Roman" w:cs="Times New Roman" w:ascii="Helvetica" w:hAnsi="Helvetica"/>
            <w:color w:val="000000"/>
            <w:sz w:val="32"/>
            <w:szCs w:val="32"/>
          </w:rPr>
          <w:t>What Is Compile-Time Linking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33" w:author="Unknown" w:date="0-00-00T00:00:00Z">
        <w:r>
          <w:rPr>
            <w:rFonts w:eastAsia="Times New Roman" w:cs="Times New Roman" w:ascii="Helvetica" w:hAnsi="Helvetica"/>
            <w:color w:val="000000"/>
            <w:sz w:val="24"/>
            <w:szCs w:val="24"/>
          </w:rPr>
          <w:t>It collects an HTML string or DOM into a template and produces a template function.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34" w:author="Unknown" w:date="0-00-00T00:00:00Z">
        <w:r>
          <w:rPr>
            <w:rFonts w:eastAsia="Times New Roman" w:cs="Times New Roman" w:ascii="Helvetica" w:hAnsi="Helvetica"/>
            <w:color w:val="000000"/>
            <w:sz w:val="24"/>
            <w:szCs w:val="24"/>
          </w:rPr>
          <w:t>It can then be used to link the scope and the template together.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35" w:author="Unknown" w:date="0-00-00T00:00:00Z">
        <w:r>
          <w:rPr>
            <w:rFonts w:eastAsia="Times New Roman" w:cs="Times New Roman" w:ascii="Helvetica" w:hAnsi="Helvetica"/>
            <w:color w:val="000000"/>
            <w:sz w:val="24"/>
            <w:szCs w:val="24"/>
          </w:rPr>
          <w:t>AngularJS uses the compile function to change the original DOM before creating its instance and before the creation of scope.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36" w:author="Unknown" w:date="0-00-00T00:00:00Z">
        <w:r>
          <w:rPr>
            <w:rFonts w:eastAsia="Times New Roman" w:cs="Times New Roman" w:ascii="Helvetica" w:hAnsi="Helvetica"/>
            <w:color w:val="000000"/>
            <w:sz w:val="24"/>
            <w:szCs w:val="24"/>
          </w:rPr>
          <w:t>Let’s see the Link function in detail.</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37" w:author="Unknown" w:date="0-00-00T00:00:00Z">
        <w:r>
          <w:rPr>
            <w:rFonts w:eastAsia="Times New Roman" w:cs="Times New Roman" w:ascii="Helvetica" w:hAnsi="Helvetica"/>
            <w:color w:val="000000"/>
            <w:sz w:val="24"/>
            <w:szCs w:val="24"/>
          </w:rPr>
          <w:t>It has the duty of linking the model to the available templates. AngularJS does the data binding to the compiled templates using Link.</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38" w:author="Unknown" w:date="0-00-00T00:00:00Z">
        <w:r>
          <w:rPr>
            <w:rFonts w:eastAsia="Times New Roman" w:cs="Times New Roman" w:ascii="Helvetica" w:hAnsi="Helvetica"/>
            <w:color w:val="000000"/>
            <w:sz w:val="24"/>
            <w:szCs w:val="24"/>
          </w:rPr>
          <w:t>Following is the Link syntax.</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639" w:author="Unknown" w:date="0-00-00T00:00:00Z">
        <w:r>
          <w:rPr>
            <w:rFonts w:eastAsia="Times New Roman" w:cs="Courier New" w:ascii="Courier New" w:hAnsi="Courier New"/>
            <w:color w:val="000000"/>
            <w:sz w:val="24"/>
            <w:szCs w:val="24"/>
          </w:rPr>
          <w:t>link: function LinkFn(scope, element, attr, ctrl){}</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40" w:author="Unknown" w:date="0-00-00T00:00:00Z">
        <w:r>
          <w:rPr>
            <w:rFonts w:eastAsia="Times New Roman" w:cs="Times New Roman" w:ascii="Helvetica" w:hAnsi="Helvetica"/>
            <w:color w:val="000000"/>
            <w:sz w:val="24"/>
            <w:szCs w:val="24"/>
          </w:rPr>
          <w:t>Where each of the four parameters is as follows-</w:t>
        </w:r>
      </w:ins>
    </w:p>
    <w:p>
      <w:pPr>
        <w:pStyle w:val="Normal"/>
        <w:numPr>
          <w:ilvl w:val="0"/>
          <w:numId w:val="26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641" w:author="Unknown" w:date="0-00-00T00:00:00Z">
        <w:r>
          <w:rPr>
            <w:rFonts w:eastAsia="Times New Roman" w:cs="Times New Roman" w:ascii="inherit" w:hAnsi="inherit"/>
            <w:b/>
            <w:bCs/>
            <w:color w:val="000000"/>
            <w:sz w:val="24"/>
            <w:szCs w:val="24"/>
          </w:rPr>
          <w:t>Scope –</w:t>
        </w:r>
      </w:ins>
      <w:ins w:id="1642" w:author="Unknown" w:date="0-00-00T00:00:00Z">
        <w:r>
          <w:rPr>
            <w:rFonts w:eastAsia="Times New Roman" w:cs="Times New Roman" w:ascii="Helvetica" w:hAnsi="Helvetica"/>
            <w:color w:val="000000"/>
            <w:sz w:val="24"/>
            <w:szCs w:val="24"/>
          </w:rPr>
          <w:t> It is the scope of the directive.</w:t>
        </w:r>
      </w:ins>
    </w:p>
    <w:p>
      <w:pPr>
        <w:pStyle w:val="Normal"/>
        <w:numPr>
          <w:ilvl w:val="0"/>
          <w:numId w:val="26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643" w:author="Unknown" w:date="0-00-00T00:00:00Z">
        <w:r>
          <w:rPr>
            <w:rFonts w:eastAsia="Times New Roman" w:cs="Times New Roman" w:ascii="inherit" w:hAnsi="inherit"/>
            <w:b/>
            <w:bCs/>
            <w:color w:val="000000"/>
            <w:sz w:val="24"/>
            <w:szCs w:val="24"/>
          </w:rPr>
          <w:t>Element –</w:t>
        </w:r>
      </w:ins>
      <w:ins w:id="1644" w:author="Unknown" w:date="0-00-00T00:00:00Z">
        <w:r>
          <w:rPr>
            <w:rFonts w:eastAsia="Times New Roman" w:cs="Times New Roman" w:ascii="Helvetica" w:hAnsi="Helvetica"/>
            <w:color w:val="000000"/>
            <w:sz w:val="24"/>
            <w:szCs w:val="24"/>
          </w:rPr>
          <w:t> It is the DOM element to go for processing.</w:t>
        </w:r>
      </w:ins>
    </w:p>
    <w:p>
      <w:pPr>
        <w:pStyle w:val="Normal"/>
        <w:numPr>
          <w:ilvl w:val="0"/>
          <w:numId w:val="26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645" w:author="Unknown" w:date="0-00-00T00:00:00Z">
        <w:r>
          <w:rPr>
            <w:rFonts w:eastAsia="Times New Roman" w:cs="Times New Roman" w:ascii="inherit" w:hAnsi="inherit"/>
            <w:b/>
            <w:bCs/>
            <w:color w:val="000000"/>
            <w:sz w:val="24"/>
            <w:szCs w:val="24"/>
          </w:rPr>
          <w:t>Attr-</w:t>
        </w:r>
      </w:ins>
      <w:ins w:id="1646" w:author="Unknown" w:date="0-00-00T00:00:00Z">
        <w:r>
          <w:rPr>
            <w:rFonts w:eastAsia="Times New Roman" w:cs="Times New Roman" w:ascii="Helvetica" w:hAnsi="Helvetica"/>
            <w:color w:val="000000"/>
            <w:sz w:val="24"/>
            <w:szCs w:val="24"/>
          </w:rPr>
          <w:t> It is the collection of attributes of the DOM element.</w:t>
        </w:r>
      </w:ins>
    </w:p>
    <w:p>
      <w:pPr>
        <w:pStyle w:val="Normal"/>
        <w:numPr>
          <w:ilvl w:val="0"/>
          <w:numId w:val="266"/>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647" w:author="Unknown" w:date="0-00-00T00:00:00Z">
        <w:r>
          <w:rPr>
            <w:rFonts w:eastAsia="Times New Roman" w:cs="Times New Roman" w:ascii="inherit" w:hAnsi="inherit"/>
            <w:b/>
            <w:bCs/>
            <w:color w:val="000000"/>
            <w:sz w:val="24"/>
            <w:szCs w:val="24"/>
          </w:rPr>
          <w:t>Ctrl – </w:t>
        </w:r>
      </w:ins>
      <w:ins w:id="1648" w:author="Unknown" w:date="0-00-00T00:00:00Z">
        <w:r>
          <w:rPr>
            <w:rFonts w:eastAsia="Times New Roman" w:cs="Times New Roman" w:ascii="Helvetica" w:hAnsi="Helvetica"/>
            <w:color w:val="000000"/>
            <w:sz w:val="24"/>
            <w:szCs w:val="24"/>
          </w:rPr>
          <w:t>It is the array of controllers required by the directive.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49" w:author="Unknown" w:date="0-00-00T00:00:00Z">
        <w:r>
          <w:rPr>
            <w:rFonts w:eastAsia="Times New Roman" w:cs="Times New Roman" w:ascii="Helvetica" w:hAnsi="Helvetica"/>
            <w:color w:val="000000"/>
            <w:sz w:val="24"/>
            <w:szCs w:val="24"/>
          </w:rPr>
          <w:t>AngularJS allows setting the link property to an object also. The advantage of having an object is that we can split the link function into two separate methods called, pre-link and post-link.</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650" w:author="Unknown" w:date="0-00-00T00:00:00Z">
        <w:r>
          <w:rPr>
            <w:rFonts w:eastAsia="Times New Roman" w:cs="Times New Roman" w:ascii="Helvetica" w:hAnsi="Helvetica"/>
            <w:color w:val="000000"/>
            <w:sz w:val="32"/>
            <w:szCs w:val="32"/>
          </w:rPr>
          <w:t>When Does The Pre And Post Linking Happen In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51" w:author="Unknown" w:date="0-00-00T00:00:00Z">
        <w:r>
          <w:rPr>
            <w:rFonts w:eastAsia="Times New Roman" w:cs="Times New Roman" w:ascii="Helvetica" w:hAnsi="Helvetica"/>
            <w:color w:val="000000"/>
            <w:sz w:val="24"/>
            <w:szCs w:val="24"/>
          </w:rPr>
          <w:t>Execution of Post-Link function starts after the linking of child elements. It is safer to do DOM transformation during the link time. The post-link function is suitable to execute the logic.</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52" w:author="Unknown" w:date="0-00-00T00:00:00Z">
        <w:r>
          <w:rPr>
            <w:rFonts w:eastAsia="Times New Roman" w:cs="Times New Roman" w:ascii="Helvetica" w:hAnsi="Helvetica"/>
            <w:color w:val="000000"/>
            <w:sz w:val="24"/>
            <w:szCs w:val="24"/>
          </w:rPr>
          <w:t>It gets executed before the child elements are linked. It is not safe to do DOM transformation as the compiler linking function will fail to locate the correct fields.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53" w:author="Unknown" w:date="0-00-00T00:00:00Z">
        <w:r>
          <w:rPr>
            <w:rFonts w:eastAsia="Times New Roman" w:cs="Times New Roman" w:ascii="Helvetica" w:hAnsi="Helvetica"/>
            <w:color w:val="000000"/>
            <w:sz w:val="24"/>
            <w:szCs w:val="24"/>
          </w:rPr>
          <w:t>It is good to use the pre-link function to implement the logic that runs when AngularJS has already compiled the child elements. Also, before any of the child element’s post-link functions have been called.</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654" w:author="Unknown" w:date="0-00-00T00:00:00Z">
        <w:r>
          <w:rPr>
            <w:rFonts w:eastAsia="Times New Roman" w:cs="Times New Roman" w:ascii="Helvetica" w:hAnsi="Helvetica"/>
            <w:color w:val="000000"/>
            <w:sz w:val="32"/>
            <w:szCs w:val="32"/>
          </w:rPr>
          <w:t>Give An Example Of The Compile, Pre-Link, And Post-Link Functions?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655" w:author="Unknown" w:date="0-00-00T00:00:00Z">
        <w:r>
          <w:rPr>
            <w:rFonts w:eastAsia="Times New Roman" w:cs="Times New Roman" w:ascii="Helvetica" w:hAnsi="Helvetica"/>
            <w:color w:val="000000"/>
            <w:sz w:val="24"/>
            <w:szCs w:val="24"/>
          </w:rPr>
          <w:t>Let’s see an example that talks about Compile, Pre-Link, and Post-Link functions.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56" w:author="Unknown" w:date="0-00-00T00:00:00Z">
        <w:r>
          <w:rPr>
            <w:rFonts w:eastAsia="Times New Roman" w:cs="Courier New" w:ascii="Courier New" w:hAnsi="Courier New"/>
            <w:color w:val="000000"/>
            <w:sz w:val="24"/>
            <w:szCs w:val="24"/>
          </w:rPr>
          <w:t>&lt;html&gt;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57" w:author="Unknown" w:date="0-00-00T00:00:00Z">
        <w:r>
          <w:rPr>
            <w:rFonts w:eastAsia="Times New Roman" w:cs="Courier New" w:ascii="Courier New" w:hAnsi="Courier New"/>
            <w:color w:val="000000"/>
            <w:sz w:val="24"/>
            <w:szCs w:val="24"/>
          </w:rPr>
          <w:t>&lt;head&gt;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58" w:author="Unknown" w:date="0-00-00T00:00:00Z">
        <w:r>
          <w:rPr>
            <w:rFonts w:eastAsia="Times New Roman" w:cs="Courier New" w:ascii="Courier New" w:hAnsi="Courier New"/>
            <w:color w:val="000000"/>
            <w:sz w:val="24"/>
            <w:szCs w:val="24"/>
          </w:rPr>
          <w:t>&lt;title&gt;Compile vs Link&lt;/title&gt;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59" w:author="Unknown" w:date="0-00-00T00:00:00Z">
        <w:r>
          <w:rPr>
            <w:rFonts w:eastAsia="Times New Roman" w:cs="Courier New" w:ascii="Courier New" w:hAnsi="Courier New"/>
            <w:color w:val="000000"/>
            <w:sz w:val="24"/>
            <w:szCs w:val="24"/>
          </w:rPr>
          <w:t>&lt;script src="lib/angular.js"&gt;&lt;/script&gt;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60" w:author="Unknown" w:date="0-00-00T00:00:00Z">
        <w:r>
          <w:rPr>
            <w:rFonts w:eastAsia="Times New Roman" w:cs="Courier New" w:ascii="Courier New" w:hAnsi="Courier New"/>
            <w:color w:val="000000"/>
            <w:sz w:val="24"/>
            <w:szCs w:val="24"/>
          </w:rPr>
          <w:t>&lt;script type="text/javascript"&gt;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61" w:author="Unknown" w:date="0-00-00T00:00:00Z">
        <w:r>
          <w:rPr>
            <w:rFonts w:eastAsia="Times New Roman" w:cs="Courier New" w:ascii="Courier New" w:hAnsi="Courier New"/>
            <w:color w:val="000000"/>
            <w:sz w:val="24"/>
            <w:szCs w:val="24"/>
          </w:rPr>
          <w:t xml:space="preserve">         </w:t>
        </w:r>
      </w:ins>
      <w:ins w:id="1662" w:author="Unknown" w:date="0-00-00T00:00:00Z">
        <w:r>
          <w:rPr>
            <w:rFonts w:eastAsia="Times New Roman" w:cs="Courier New" w:ascii="Courier New" w:hAnsi="Courier New"/>
            <w:color w:val="000000"/>
            <w:sz w:val="24"/>
            <w:szCs w:val="24"/>
          </w:rPr>
          <w:t>var app = angular.module('app',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63" w:author="Unknown" w:date="0-00-00T00:00:00Z">
        <w:r>
          <w:rPr>
            <w:rFonts w:eastAsia="Times New Roman" w:cs="Courier New" w:ascii="Courier New" w:hAnsi="Courier New"/>
            <w:color w:val="000000"/>
            <w:sz w:val="24"/>
            <w:szCs w:val="24"/>
          </w:rPr>
          <w:t xml:space="preserve">function createDirective(name){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64" w:author="Unknown" w:date="0-00-00T00:00:00Z">
        <w:r>
          <w:rPr>
            <w:rFonts w:eastAsia="Times New Roman" w:cs="Courier New" w:ascii="Courier New" w:hAnsi="Courier New"/>
            <w:color w:val="000000"/>
            <w:sz w:val="24"/>
            <w:szCs w:val="24"/>
          </w:rPr>
          <w:t xml:space="preserve">  </w:t>
        </w:r>
      </w:ins>
      <w:ins w:id="1665" w:author="Unknown" w:date="0-00-00T00:00:00Z">
        <w:r>
          <w:rPr>
            <w:rFonts w:eastAsia="Times New Roman" w:cs="Courier New" w:ascii="Courier New" w:hAnsi="Courier New"/>
            <w:color w:val="000000"/>
            <w:sz w:val="24"/>
            <w:szCs w:val="24"/>
          </w:rPr>
          <w:t>return function(){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66" w:author="Unknown" w:date="0-00-00T00:00:00Z">
        <w:r>
          <w:rPr>
            <w:rFonts w:eastAsia="Times New Roman" w:cs="Courier New" w:ascii="Courier New" w:hAnsi="Courier New"/>
            <w:color w:val="000000"/>
            <w:sz w:val="24"/>
            <w:szCs w:val="24"/>
          </w:rPr>
          <w:t xml:space="preserve">    </w:t>
        </w:r>
      </w:ins>
      <w:ins w:id="1667" w:author="Unknown" w:date="0-00-00T00:00:00Z">
        <w:r>
          <w:rPr>
            <w:rFonts w:eastAsia="Times New Roman" w:cs="Courier New" w:ascii="Courier New" w:hAnsi="Courier New"/>
            <w:color w:val="000000"/>
            <w:sz w:val="24"/>
            <w:szCs w:val="24"/>
          </w:rPr>
          <w:t>return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68" w:author="Unknown" w:date="0-00-00T00:00:00Z">
        <w:r>
          <w:rPr>
            <w:rFonts w:eastAsia="Times New Roman" w:cs="Courier New" w:ascii="Courier New" w:hAnsi="Courier New"/>
            <w:color w:val="000000"/>
            <w:sz w:val="24"/>
            <w:szCs w:val="24"/>
          </w:rPr>
          <w:t xml:space="preserve">      </w:t>
        </w:r>
      </w:ins>
      <w:ins w:id="1669" w:author="Unknown" w:date="0-00-00T00:00:00Z">
        <w:r>
          <w:rPr>
            <w:rFonts w:eastAsia="Times New Roman" w:cs="Courier New" w:ascii="Courier New" w:hAnsi="Courier New"/>
            <w:color w:val="000000"/>
            <w:sz w:val="24"/>
            <w:szCs w:val="24"/>
          </w:rPr>
          <w:t>restrict: 'E',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70" w:author="Unknown" w:date="0-00-00T00:00:00Z">
        <w:r>
          <w:rPr>
            <w:rFonts w:eastAsia="Times New Roman" w:cs="Courier New" w:ascii="Courier New" w:hAnsi="Courier New"/>
            <w:color w:val="000000"/>
            <w:sz w:val="24"/>
            <w:szCs w:val="24"/>
          </w:rPr>
          <w:t xml:space="preserve">      </w:t>
        </w:r>
      </w:ins>
      <w:ins w:id="1671" w:author="Unknown" w:date="0-00-00T00:00:00Z">
        <w:r>
          <w:rPr>
            <w:rFonts w:eastAsia="Times New Roman" w:cs="Courier New" w:ascii="Courier New" w:hAnsi="Courier New"/>
            <w:color w:val="000000"/>
            <w:sz w:val="24"/>
            <w:szCs w:val="24"/>
          </w:rPr>
          <w:t>compile: function(tElem, tAttrs){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72" w:author="Unknown" w:date="0-00-00T00:00:00Z">
        <w:r>
          <w:rPr>
            <w:rFonts w:eastAsia="Times New Roman" w:cs="Courier New" w:ascii="Courier New" w:hAnsi="Courier New"/>
            <w:color w:val="000000"/>
            <w:sz w:val="24"/>
            <w:szCs w:val="24"/>
          </w:rPr>
          <w:t xml:space="preserve">        </w:t>
        </w:r>
      </w:ins>
      <w:ins w:id="1673" w:author="Unknown" w:date="0-00-00T00:00:00Z">
        <w:r>
          <w:rPr>
            <w:rFonts w:eastAsia="Times New Roman" w:cs="Courier New" w:ascii="Courier New" w:hAnsi="Courier New"/>
            <w:color w:val="000000"/>
            <w:sz w:val="24"/>
            <w:szCs w:val="24"/>
          </w:rPr>
          <w:t>console.log(name + ': compile');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74" w:author="Unknown" w:date="0-00-00T00:00:00Z">
        <w:r>
          <w:rPr>
            <w:rFonts w:eastAsia="Times New Roman" w:cs="Courier New" w:ascii="Courier New" w:hAnsi="Courier New"/>
            <w:color w:val="000000"/>
            <w:sz w:val="24"/>
            <w:szCs w:val="24"/>
          </w:rPr>
          <w:t xml:space="preserve">        </w:t>
        </w:r>
      </w:ins>
      <w:ins w:id="1675" w:author="Unknown" w:date="0-00-00T00:00:00Z">
        <w:r>
          <w:rPr>
            <w:rFonts w:eastAsia="Times New Roman" w:cs="Courier New" w:ascii="Courier New" w:hAnsi="Courier New"/>
            <w:color w:val="000000"/>
            <w:sz w:val="24"/>
            <w:szCs w:val="24"/>
          </w:rPr>
          <w:t>return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76" w:author="Unknown" w:date="0-00-00T00:00:00Z">
        <w:r>
          <w:rPr>
            <w:rFonts w:eastAsia="Times New Roman" w:cs="Courier New" w:ascii="Courier New" w:hAnsi="Courier New"/>
            <w:color w:val="000000"/>
            <w:sz w:val="24"/>
            <w:szCs w:val="24"/>
          </w:rPr>
          <w:t xml:space="preserve">          </w:t>
        </w:r>
      </w:ins>
      <w:ins w:id="1677" w:author="Unknown" w:date="0-00-00T00:00:00Z">
        <w:r>
          <w:rPr>
            <w:rFonts w:eastAsia="Times New Roman" w:cs="Courier New" w:ascii="Courier New" w:hAnsi="Courier New"/>
            <w:color w:val="000000"/>
            <w:sz w:val="24"/>
            <w:szCs w:val="24"/>
          </w:rPr>
          <w:t>pre: function(scope, iElem, iAttrs){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78" w:author="Unknown" w:date="0-00-00T00:00:00Z">
        <w:r>
          <w:rPr>
            <w:rFonts w:eastAsia="Times New Roman" w:cs="Courier New" w:ascii="Courier New" w:hAnsi="Courier New"/>
            <w:color w:val="000000"/>
            <w:sz w:val="24"/>
            <w:szCs w:val="24"/>
          </w:rPr>
          <w:t xml:space="preserve">            </w:t>
        </w:r>
      </w:ins>
      <w:ins w:id="1679" w:author="Unknown" w:date="0-00-00T00:00:00Z">
        <w:r>
          <w:rPr>
            <w:rFonts w:eastAsia="Times New Roman" w:cs="Courier New" w:ascii="Courier New" w:hAnsi="Courier New"/>
            <w:color w:val="000000"/>
            <w:sz w:val="24"/>
            <w:szCs w:val="24"/>
          </w:rPr>
          <w:t>console.log(name + ': pre link');</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80" w:author="Unknown" w:date="0-00-00T00:00:00Z">
        <w:r>
          <w:rPr>
            <w:rFonts w:eastAsia="Times New Roman" w:cs="Courier New" w:ascii="Courier New" w:hAnsi="Courier New"/>
            <w:color w:val="000000"/>
            <w:sz w:val="24"/>
            <w:szCs w:val="24"/>
          </w:rPr>
          <w:t xml:space="preserve">          </w:t>
        </w:r>
      </w:ins>
      <w:ins w:id="1681"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82" w:author="Unknown" w:date="0-00-00T00:00:00Z">
        <w:r>
          <w:rPr>
            <w:rFonts w:eastAsia="Times New Roman" w:cs="Courier New" w:ascii="Courier New" w:hAnsi="Courier New"/>
            <w:color w:val="000000"/>
            <w:sz w:val="24"/>
            <w:szCs w:val="24"/>
          </w:rPr>
          <w:t xml:space="preserve">          </w:t>
        </w:r>
      </w:ins>
      <w:ins w:id="1683" w:author="Unknown" w:date="0-00-00T00:00:00Z">
        <w:r>
          <w:rPr>
            <w:rFonts w:eastAsia="Times New Roman" w:cs="Courier New" w:ascii="Courier New" w:hAnsi="Courier New"/>
            <w:color w:val="000000"/>
            <w:sz w:val="24"/>
            <w:szCs w:val="24"/>
          </w:rPr>
          <w:t>post: function(scope, iElem, iAttrs){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84" w:author="Unknown" w:date="0-00-00T00:00:00Z">
        <w:r>
          <w:rPr>
            <w:rFonts w:eastAsia="Times New Roman" w:cs="Courier New" w:ascii="Courier New" w:hAnsi="Courier New"/>
            <w:color w:val="000000"/>
            <w:sz w:val="24"/>
            <w:szCs w:val="24"/>
          </w:rPr>
          <w:t xml:space="preserve">            </w:t>
        </w:r>
      </w:ins>
      <w:ins w:id="1685" w:author="Unknown" w:date="0-00-00T00:00:00Z">
        <w:r>
          <w:rPr>
            <w:rFonts w:eastAsia="Times New Roman" w:cs="Courier New" w:ascii="Courier New" w:hAnsi="Courier New"/>
            <w:color w:val="000000"/>
            <w:sz w:val="24"/>
            <w:szCs w:val="24"/>
          </w:rPr>
          <w:t>console.log(name + ': post link');</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86" w:author="Unknown" w:date="0-00-00T00:00:00Z">
        <w:r>
          <w:rPr>
            <w:rFonts w:eastAsia="Times New Roman" w:cs="Courier New" w:ascii="Courier New" w:hAnsi="Courier New"/>
            <w:color w:val="000000"/>
            <w:sz w:val="24"/>
            <w:szCs w:val="24"/>
          </w:rPr>
          <w:t xml:space="preserve">          </w:t>
        </w:r>
      </w:ins>
      <w:ins w:id="1687"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88" w:author="Unknown" w:date="0-00-00T00:00:00Z">
        <w:r>
          <w:rPr>
            <w:rFonts w:eastAsia="Times New Roman" w:cs="Courier New" w:ascii="Courier New" w:hAnsi="Courier New"/>
            <w:color w:val="000000"/>
            <w:sz w:val="24"/>
            <w:szCs w:val="24"/>
          </w:rPr>
          <w:t xml:space="preserve">        </w:t>
        </w:r>
      </w:ins>
      <w:ins w:id="1689"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90" w:author="Unknown" w:date="0-00-00T00:00:00Z">
        <w:r>
          <w:rPr>
            <w:rFonts w:eastAsia="Times New Roman" w:cs="Courier New" w:ascii="Courier New" w:hAnsi="Courier New"/>
            <w:color w:val="000000"/>
            <w:sz w:val="24"/>
            <w:szCs w:val="24"/>
          </w:rPr>
          <w:t xml:space="preserve">      </w:t>
        </w:r>
      </w:ins>
      <w:ins w:id="1691"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92" w:author="Unknown" w:date="0-00-00T00:00:00Z">
        <w:r>
          <w:rPr>
            <w:rFonts w:eastAsia="Times New Roman" w:cs="Courier New" w:ascii="Courier New" w:hAnsi="Courier New"/>
            <w:color w:val="000000"/>
            <w:sz w:val="24"/>
            <w:szCs w:val="24"/>
          </w:rPr>
          <w:t xml:space="preserve">    </w:t>
        </w:r>
      </w:ins>
      <w:ins w:id="1693"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94" w:author="Unknown" w:date="0-00-00T00:00:00Z">
        <w:r>
          <w:rPr>
            <w:rFonts w:eastAsia="Times New Roman" w:cs="Courier New" w:ascii="Courier New" w:hAnsi="Courier New"/>
            <w:color w:val="000000"/>
            <w:sz w:val="24"/>
            <w:szCs w:val="24"/>
          </w:rPr>
          <w:t xml:space="preserve">  </w:t>
        </w:r>
      </w:ins>
      <w:ins w:id="1695"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96"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97" w:author="Unknown" w:date="0-00-00T00:00:00Z">
        <w:r>
          <w:rPr>
            <w:rFonts w:eastAsia="Times New Roman" w:cs="Courier New" w:ascii="Courier New" w:hAnsi="Courier New"/>
            <w:color w:val="000000"/>
            <w:sz w:val="24"/>
            <w:szCs w:val="24"/>
          </w:rPr>
          <w:t xml:space="preserve">app.directive('levelOne', createDirective('levelOne'));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98" w:author="Unknown" w:date="0-00-00T00:00:00Z">
        <w:r>
          <w:rPr>
            <w:rFonts w:eastAsia="Times New Roman" w:cs="Courier New" w:ascii="Courier New" w:hAnsi="Courier New"/>
            <w:color w:val="000000"/>
            <w:sz w:val="24"/>
            <w:szCs w:val="24"/>
          </w:rPr>
          <w:t xml:space="preserve">app.directive('levelTwo', createDirective('levelTwo'));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699" w:author="Unknown" w:date="0-00-00T00:00:00Z">
        <w:r>
          <w:rPr>
            <w:rFonts w:eastAsia="Times New Roman" w:cs="Courier New" w:ascii="Courier New" w:hAnsi="Courier New"/>
            <w:color w:val="000000"/>
            <w:sz w:val="24"/>
            <w:szCs w:val="24"/>
          </w:rPr>
          <w:t xml:space="preserve">app.directive('levelThree', createDirective('levelThree'));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00"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01" w:author="Unknown" w:date="0-00-00T00:00:00Z">
        <w:r>
          <w:rPr>
            <w:rFonts w:eastAsia="Times New Roman" w:cs="Courier New" w:ascii="Courier New" w:hAnsi="Courier New"/>
            <w:color w:val="000000"/>
            <w:sz w:val="24"/>
            <w:szCs w:val="24"/>
          </w:rPr>
          <w:t>&lt;/head&gt;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02" w:author="Unknown" w:date="0-00-00T00:00:00Z">
        <w:r>
          <w:rPr>
            <w:rFonts w:eastAsia="Times New Roman" w:cs="Courier New" w:ascii="Courier New" w:hAnsi="Courier New"/>
            <w:color w:val="000000"/>
            <w:sz w:val="24"/>
            <w:szCs w:val="24"/>
          </w:rPr>
          <w:t>&lt;body ng-app="app"&gt;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03" w:author="Unknown" w:date="0-00-00T00:00:00Z">
        <w:r>
          <w:rPr>
            <w:rFonts w:eastAsia="Times New Roman" w:cs="Courier New" w:ascii="Courier New" w:hAnsi="Courier New"/>
            <w:color w:val="000000"/>
            <w:sz w:val="24"/>
            <w:szCs w:val="24"/>
          </w:rPr>
          <w:t xml:space="preserve">&lt;level-one&gt;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04" w:author="Unknown" w:date="0-00-00T00:00:00Z">
        <w:r>
          <w:rPr>
            <w:rFonts w:eastAsia="Times New Roman" w:cs="Courier New" w:ascii="Courier New" w:hAnsi="Courier New"/>
            <w:color w:val="000000"/>
            <w:sz w:val="24"/>
            <w:szCs w:val="24"/>
          </w:rPr>
          <w:t xml:space="preserve">    </w:t>
        </w:r>
      </w:ins>
      <w:ins w:id="1705" w:author="Unknown" w:date="0-00-00T00:00:00Z">
        <w:r>
          <w:rPr>
            <w:rFonts w:eastAsia="Times New Roman" w:cs="Courier New" w:ascii="Courier New" w:hAnsi="Courier New"/>
            <w:color w:val="000000"/>
            <w:sz w:val="24"/>
            <w:szCs w:val="24"/>
          </w:rPr>
          <w:t>&lt;level-two&gt;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06" w:author="Unknown" w:date="0-00-00T00:00:00Z">
        <w:r>
          <w:rPr>
            <w:rFonts w:eastAsia="Times New Roman" w:cs="Courier New" w:ascii="Courier New" w:hAnsi="Courier New"/>
            <w:color w:val="000000"/>
            <w:sz w:val="24"/>
            <w:szCs w:val="24"/>
          </w:rPr>
          <w:t xml:space="preserve">        </w:t>
        </w:r>
      </w:ins>
      <w:ins w:id="1707" w:author="Unknown" w:date="0-00-00T00:00:00Z">
        <w:r>
          <w:rPr>
            <w:rFonts w:eastAsia="Times New Roman" w:cs="Courier New" w:ascii="Courier New" w:hAnsi="Courier New"/>
            <w:color w:val="000000"/>
            <w:sz w:val="24"/>
            <w:szCs w:val="24"/>
          </w:rPr>
          <w:t>&lt;level-three&gt;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08" w:author="Unknown" w:date="0-00-00T00:00:00Z">
        <w:r>
          <w:rPr>
            <w:rFonts w:eastAsia="Times New Roman" w:cs="Courier New" w:ascii="Courier New" w:hAnsi="Courier New"/>
            <w:color w:val="000000"/>
            <w:sz w:val="24"/>
            <w:szCs w:val="24"/>
          </w:rPr>
          <w:t xml:space="preserve">            </w:t>
        </w:r>
      </w:ins>
      <w:ins w:id="1709" w:author="Unknown" w:date="0-00-00T00:00:00Z">
        <w:r>
          <w:rPr>
            <w:rFonts w:eastAsia="Times New Roman" w:cs="Courier New" w:ascii="Courier New" w:hAnsi="Courier New"/>
            <w:color w:val="000000"/>
            <w:sz w:val="24"/>
            <w:szCs w:val="24"/>
          </w:rPr>
          <w:t xml:space="preserve">Hello {{name}}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10" w:author="Unknown" w:date="0-00-00T00:00:00Z">
        <w:r>
          <w:rPr>
            <w:rFonts w:eastAsia="Times New Roman" w:cs="Courier New" w:ascii="Courier New" w:hAnsi="Courier New"/>
            <w:color w:val="000000"/>
            <w:sz w:val="24"/>
            <w:szCs w:val="24"/>
          </w:rPr>
          <w:t xml:space="preserve">        </w:t>
        </w:r>
      </w:ins>
      <w:ins w:id="1711" w:author="Unknown" w:date="0-00-00T00:00:00Z">
        <w:r>
          <w:rPr>
            <w:rFonts w:eastAsia="Times New Roman" w:cs="Courier New" w:ascii="Courier New" w:hAnsi="Courier New"/>
            <w:color w:val="000000"/>
            <w:sz w:val="24"/>
            <w:szCs w:val="24"/>
          </w:rPr>
          <w:t>&lt;/level-three&gt;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12" w:author="Unknown" w:date="0-00-00T00:00:00Z">
        <w:r>
          <w:rPr>
            <w:rFonts w:eastAsia="Times New Roman" w:cs="Courier New" w:ascii="Courier New" w:hAnsi="Courier New"/>
            <w:color w:val="000000"/>
            <w:sz w:val="24"/>
            <w:szCs w:val="24"/>
          </w:rPr>
          <w:t xml:space="preserve">    </w:t>
        </w:r>
      </w:ins>
      <w:ins w:id="1713" w:author="Unknown" w:date="0-00-00T00:00:00Z">
        <w:r>
          <w:rPr>
            <w:rFonts w:eastAsia="Times New Roman" w:cs="Courier New" w:ascii="Courier New" w:hAnsi="Courier New"/>
            <w:color w:val="000000"/>
            <w:sz w:val="24"/>
            <w:szCs w:val="24"/>
          </w:rPr>
          <w:t>&lt;/level-two&gt;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14" w:author="Unknown" w:date="0-00-00T00:00:00Z">
        <w:r>
          <w:rPr>
            <w:rFonts w:eastAsia="Times New Roman" w:cs="Courier New" w:ascii="Courier New" w:hAnsi="Courier New"/>
            <w:color w:val="000000"/>
            <w:sz w:val="24"/>
            <w:szCs w:val="24"/>
          </w:rPr>
          <w:t xml:space="preserve">&lt;/level-one&gt;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15" w:author="Unknown" w:date="0-00-00T00:00:00Z">
        <w:r>
          <w:rPr>
            <w:rFonts w:eastAsia="Times New Roman" w:cs="Courier New" w:ascii="Courier New" w:hAnsi="Courier New"/>
            <w:color w:val="000000"/>
            <w:sz w:val="24"/>
            <w:szCs w:val="24"/>
          </w:rPr>
          <w:t>&lt;/body&gt;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716" w:author="Unknown" w:date="0-00-00T00:00:00Z">
        <w:r>
          <w:rPr>
            <w:rFonts w:eastAsia="Times New Roman" w:cs="Courier New" w:ascii="Courier New" w:hAnsi="Courier New"/>
            <w:color w:val="000000"/>
            <w:sz w:val="24"/>
            <w:szCs w:val="24"/>
          </w:rPr>
          <w:t>&lt;/html&gt;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17" w:author="Unknown" w:date="0-00-00T00:00:00Z">
        <w:r>
          <w:rPr>
            <w:rFonts w:eastAsia="Times New Roman" w:cs="Courier New" w:ascii="Courier New" w:hAnsi="Courier New"/>
            <w:color w:val="000000"/>
            <w:sz w:val="24"/>
            <w:szCs w:val="24"/>
          </w:rPr>
          <w:t>Output: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718" w:author="Unknown" w:date="0-00-00T00:00:00Z">
        <w:r>
          <w:rPr>
            <w:rFonts w:eastAsia="Times New Roman" w:cs="Courier New" w:ascii="Courier New" w:hAnsi="Courier New"/>
            <w:color w:val="000000"/>
            <w:sz w:val="24"/>
            <w:szCs w:val="24"/>
          </w:rPr>
          <w:t>Hello</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719" w:author="Unknown" w:date="0-00-00T00:00:00Z">
        <w:r>
          <w:rPr>
            <w:rFonts w:eastAsia="Times New Roman" w:cs="Times New Roman" w:ascii="Helvetica" w:hAnsi="Helvetica"/>
            <w:color w:val="000000"/>
            <w:sz w:val="32"/>
            <w:szCs w:val="32"/>
          </w:rPr>
          <w:t>What Are The Rules Does A Controller Enforce In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20" w:author="Unknown" w:date="0-00-00T00:00:00Z">
        <w:r>
          <w:rPr>
            <w:rFonts w:eastAsia="Times New Roman" w:cs="Times New Roman" w:ascii="Helvetica" w:hAnsi="Helvetica"/>
            <w:color w:val="000000"/>
            <w:sz w:val="24"/>
            <w:szCs w:val="24"/>
          </w:rPr>
          <w:t>A Controller is a set of JavaScript functions which is bound to a specified scope, the ng-controller directive.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21" w:author="Unknown" w:date="0-00-00T00:00:00Z">
        <w:r>
          <w:rPr>
            <w:rFonts w:eastAsia="Times New Roman" w:cs="Times New Roman" w:ascii="Helvetica" w:hAnsi="Helvetica"/>
            <w:color w:val="000000"/>
            <w:sz w:val="24"/>
            <w:szCs w:val="24"/>
          </w:rPr>
          <w:t>Angular creates a new instance of the Controller object to inject the new scope as a dependency. The role of the Controller is to expose data to our view via $scope and add functions to it, which contains business logic to enhance view behavior.</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722" w:author="Unknown" w:date="0-00-00T00:00:00Z">
        <w:r>
          <w:rPr>
            <w:rFonts w:eastAsia="Times New Roman" w:cs="Times New Roman" w:ascii="inherit" w:hAnsi="inherit"/>
            <w:b/>
            <w:bCs/>
            <w:color w:val="000000"/>
            <w:sz w:val="24"/>
            <w:szCs w:val="24"/>
          </w:rPr>
          <w:t>Controller Rules</w:t>
        </w:r>
      </w:ins>
    </w:p>
    <w:p>
      <w:pPr>
        <w:pStyle w:val="Normal"/>
        <w:numPr>
          <w:ilvl w:val="0"/>
          <w:numId w:val="26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23" w:author="Unknown" w:date="0-00-00T00:00:00Z">
        <w:r>
          <w:rPr>
            <w:rFonts w:eastAsia="Times New Roman" w:cs="Times New Roman" w:ascii="Helvetica" w:hAnsi="Helvetica"/>
            <w:color w:val="000000"/>
            <w:sz w:val="24"/>
            <w:szCs w:val="24"/>
          </w:rPr>
          <w:t>A Controller helps in setting up the initial state of the scope object and define its behavior.</w:t>
        </w:r>
      </w:ins>
    </w:p>
    <w:p>
      <w:pPr>
        <w:pStyle w:val="Normal"/>
        <w:numPr>
          <w:ilvl w:val="0"/>
          <w:numId w:val="26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24" w:author="Unknown" w:date="0-00-00T00:00:00Z">
        <w:r>
          <w:rPr>
            <w:rFonts w:eastAsia="Times New Roman" w:cs="Times New Roman" w:ascii="Helvetica" w:hAnsi="Helvetica"/>
            <w:color w:val="000000"/>
            <w:sz w:val="24"/>
            <w:szCs w:val="24"/>
          </w:rPr>
          <w:t>The Controller should not be used to manipulate the DOM as it contains only business logic. Instead, for managing the DOM, we should use data binding and directives.</w:t>
        </w:r>
      </w:ins>
    </w:p>
    <w:p>
      <w:pPr>
        <w:pStyle w:val="Normal"/>
        <w:numPr>
          <w:ilvl w:val="0"/>
          <w:numId w:val="26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25" w:author="Unknown" w:date="0-00-00T00:00:00Z">
        <w:r>
          <w:rPr>
            <w:rFonts w:eastAsia="Times New Roman" w:cs="Times New Roman" w:ascii="Helvetica" w:hAnsi="Helvetica"/>
            <w:color w:val="000000"/>
            <w:sz w:val="24"/>
            <w:szCs w:val="24"/>
          </w:rPr>
          <w:t>Do not use Controllers to format input. Instead, using angular form controls is recommended for that.</w:t>
        </w:r>
      </w:ins>
    </w:p>
    <w:p>
      <w:pPr>
        <w:pStyle w:val="Normal"/>
        <w:numPr>
          <w:ilvl w:val="0"/>
          <w:numId w:val="267"/>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26" w:author="Unknown" w:date="0-00-00T00:00:00Z">
        <w:r>
          <w:rPr>
            <w:rFonts w:eastAsia="Times New Roman" w:cs="Times New Roman" w:ascii="Helvetica" w:hAnsi="Helvetica"/>
            <w:color w:val="000000"/>
            <w:sz w:val="24"/>
            <w:szCs w:val="24"/>
          </w:rPr>
          <w:t>Controllers should not be used to share code or states. Instead, use angular services for it.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727" w:author="Unknown" w:date="0-00-00T00:00:00Z">
        <w:r>
          <w:rPr>
            <w:rFonts w:eastAsia="Times New Roman" w:cs="Times New Roman" w:ascii="Helvetica" w:hAnsi="Helvetica"/>
            <w:color w:val="000000"/>
            <w:sz w:val="32"/>
            <w:szCs w:val="32"/>
          </w:rPr>
          <w:t>What Are The Steps To Create A Controller In AngularJS?</w:t>
        </w:r>
      </w:ins>
    </w:p>
    <w:p>
      <w:pPr>
        <w:pStyle w:val="Normal"/>
        <w:numPr>
          <w:ilvl w:val="0"/>
          <w:numId w:val="26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28" w:author="Unknown" w:date="0-00-00T00:00:00Z">
        <w:r>
          <w:rPr>
            <w:rFonts w:eastAsia="Times New Roman" w:cs="Times New Roman" w:ascii="Helvetica" w:hAnsi="Helvetica"/>
            <w:color w:val="000000"/>
            <w:sz w:val="24"/>
            <w:szCs w:val="24"/>
          </w:rPr>
          <w:t>It needs ng-controller directive.</w:t>
        </w:r>
      </w:ins>
    </w:p>
    <w:p>
      <w:pPr>
        <w:pStyle w:val="Normal"/>
        <w:numPr>
          <w:ilvl w:val="0"/>
          <w:numId w:val="26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29" w:author="Unknown" w:date="0-00-00T00:00:00Z">
        <w:r>
          <w:rPr>
            <w:rFonts w:eastAsia="Times New Roman" w:cs="Times New Roman" w:ascii="Helvetica" w:hAnsi="Helvetica"/>
            <w:color w:val="000000"/>
            <w:sz w:val="24"/>
            <w:szCs w:val="24"/>
          </w:rPr>
          <w:t>Next step is to add Controller code to a module.</w:t>
        </w:r>
      </w:ins>
    </w:p>
    <w:p>
      <w:pPr>
        <w:pStyle w:val="Normal"/>
        <w:numPr>
          <w:ilvl w:val="0"/>
          <w:numId w:val="26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30" w:author="Unknown" w:date="0-00-00T00:00:00Z">
        <w:r>
          <w:rPr>
            <w:rFonts w:eastAsia="Times New Roman" w:cs="Times New Roman" w:ascii="Helvetica" w:hAnsi="Helvetica"/>
            <w:color w:val="000000"/>
            <w:sz w:val="24"/>
            <w:szCs w:val="24"/>
          </w:rPr>
          <w:t>Name your Controller based on functionality. Its name should follow the camel case format (i.e., SampleController).</w:t>
        </w:r>
      </w:ins>
    </w:p>
    <w:p>
      <w:pPr>
        <w:pStyle w:val="Normal"/>
        <w:numPr>
          <w:ilvl w:val="0"/>
          <w:numId w:val="268"/>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31" w:author="Unknown" w:date="0-00-00T00:00:00Z">
        <w:r>
          <w:rPr>
            <w:rFonts w:eastAsia="Times New Roman" w:cs="Times New Roman" w:ascii="Helvetica" w:hAnsi="Helvetica"/>
            <w:color w:val="000000"/>
            <w:sz w:val="24"/>
            <w:szCs w:val="24"/>
          </w:rPr>
          <w:t>Set up the initial state of the scope object.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732" w:author="Unknown" w:date="0-00-00T00:00:00Z">
        <w:r>
          <w:rPr>
            <w:rFonts w:eastAsia="Times New Roman" w:cs="Times New Roman" w:ascii="inherit" w:hAnsi="inherit"/>
            <w:b/>
            <w:bCs/>
            <w:color w:val="000000"/>
            <w:sz w:val="24"/>
            <w:szCs w:val="24"/>
          </w:rPr>
          <w:t>Example-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33" w:author="Unknown" w:date="0-00-00T00:00:00Z">
        <w:r>
          <w:rPr>
            <w:rFonts w:eastAsia="Times New Roman" w:cs="Times New Roman" w:ascii="Helvetica" w:hAnsi="Helvetica"/>
            <w:color w:val="000000"/>
            <w:sz w:val="24"/>
            <w:szCs w:val="24"/>
          </w:rPr>
          <w:t>Declaring a Controller using ng-Controller directive-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34" w:author="Unknown" w:date="0-00-00T00:00:00Z">
        <w:r>
          <w:rPr>
            <w:rFonts w:eastAsia="Times New Roman" w:cs="Courier New" w:ascii="Courier New" w:hAnsi="Courier New"/>
            <w:color w:val="000000"/>
            <w:sz w:val="24"/>
            <w:szCs w:val="24"/>
          </w:rPr>
          <w:t xml:space="preserve">&lt;div ng-app="mainApp" ng-controller="SampleController"&gt;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735" w:author="Unknown" w:date="0-00-00T00:00:00Z">
        <w:r>
          <w:rPr>
            <w:rFonts w:eastAsia="Times New Roman" w:cs="Courier New" w:ascii="Courier New" w:hAnsi="Courier New"/>
            <w:color w:val="000000"/>
            <w:sz w:val="24"/>
            <w:szCs w:val="24"/>
          </w:rPr>
          <w:t>&lt;/div&gt;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36" w:author="Unknown" w:date="0-00-00T00:00:00Z">
        <w:r>
          <w:rPr>
            <w:rFonts w:eastAsia="Times New Roman" w:cs="Times New Roman" w:ascii="Helvetica" w:hAnsi="Helvetica"/>
            <w:color w:val="000000"/>
            <w:sz w:val="24"/>
            <w:szCs w:val="24"/>
          </w:rPr>
          <w:t>Following code displays the definition of SampleController.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37" w:author="Unknown" w:date="0-00-00T00:00:00Z">
        <w:r>
          <w:rPr>
            <w:rFonts w:eastAsia="Times New Roman" w:cs="Courier New" w:ascii="Courier New" w:hAnsi="Courier New"/>
            <w:color w:val="000000"/>
            <w:sz w:val="24"/>
            <w:szCs w:val="24"/>
          </w:rPr>
          <w: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38" w:author="Unknown" w:date="0-00-00T00:00:00Z">
        <w:r>
          <w:rPr>
            <w:rFonts w:eastAsia="Times New Roman" w:cs="Courier New" w:ascii="Courier New" w:hAnsi="Courier New"/>
            <w:color w:val="000000"/>
            <w:sz w:val="24"/>
            <w:szCs w:val="24"/>
          </w:rPr>
          <w:t xml:space="preserve">   </w:t>
        </w:r>
      </w:ins>
      <w:ins w:id="1739" w:author="Unknown" w:date="0-00-00T00:00:00Z">
        <w:r>
          <w:rPr>
            <w:rFonts w:eastAsia="Times New Roman" w:cs="Courier New" w:ascii="Courier New" w:hAnsi="Courier New"/>
            <w:color w:val="000000"/>
            <w:sz w:val="24"/>
            <w:szCs w:val="24"/>
          </w:rPr>
          <w:t>function SampleController($scope)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40" w:author="Unknown" w:date="0-00-00T00:00:00Z">
        <w:r>
          <w:rPr>
            <w:rFonts w:eastAsia="Times New Roman" w:cs="Courier New" w:ascii="Courier New" w:hAnsi="Courier New"/>
            <w:color w:val="000000"/>
            <w:sz w:val="24"/>
            <w:szCs w:val="24"/>
          </w:rPr>
          <w:t xml:space="preserve">      </w:t>
        </w:r>
      </w:ins>
      <w:ins w:id="1741" w:author="Unknown" w:date="0-00-00T00:00:00Z">
        <w:r>
          <w:rPr>
            <w:rFonts w:eastAsia="Times New Roman" w:cs="Courier New" w:ascii="Courier New" w:hAnsi="Courier New"/>
            <w:color w:val="000000"/>
            <w:sz w:val="24"/>
            <w:szCs w:val="24"/>
          </w:rPr>
          <w:t>$scope.sample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42" w:author="Unknown" w:date="0-00-00T00:00:00Z">
        <w:r>
          <w:rPr>
            <w:rFonts w:eastAsia="Times New Roman" w:cs="Courier New" w:ascii="Courier New" w:hAnsi="Courier New"/>
            <w:color w:val="000000"/>
            <w:sz w:val="24"/>
            <w:szCs w:val="24"/>
          </w:rPr>
          <w:t xml:space="preserve">         </w:t>
        </w:r>
      </w:ins>
      <w:ins w:id="1743" w:author="Unknown" w:date="0-00-00T00:00:00Z">
        <w:r>
          <w:rPr>
            <w:rFonts w:eastAsia="Times New Roman" w:cs="Courier New" w:ascii="Courier New" w:hAnsi="Courier New"/>
            <w:color w:val="000000"/>
            <w:sz w:val="24"/>
            <w:szCs w:val="24"/>
          </w:rPr>
          <w:t>firstSample: "INITIAL",</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44" w:author="Unknown" w:date="0-00-00T00:00:00Z">
        <w:r>
          <w:rPr>
            <w:rFonts w:eastAsia="Times New Roman" w:cs="Courier New" w:ascii="Courier New" w:hAnsi="Courier New"/>
            <w:color w:val="000000"/>
            <w:sz w:val="24"/>
            <w:szCs w:val="24"/>
          </w:rPr>
          <w:t xml:space="preserve">         </w:t>
        </w:r>
      </w:ins>
      <w:ins w:id="1745" w:author="Unknown" w:date="0-00-00T00:00:00Z">
        <w:r>
          <w:rPr>
            <w:rFonts w:eastAsia="Times New Roman" w:cs="Courier New" w:ascii="Courier New" w:hAnsi="Courier New"/>
            <w:color w:val="000000"/>
            <w:sz w:val="24"/>
            <w:szCs w:val="24"/>
          </w:rPr>
          <w:t>lastSample: "Initial",</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46"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47" w:author="Unknown" w:date="0-00-00T00:00:00Z">
        <w:r>
          <w:rPr>
            <w:rFonts w:eastAsia="Times New Roman" w:cs="Courier New" w:ascii="Courier New" w:hAnsi="Courier New"/>
            <w:color w:val="000000"/>
            <w:sz w:val="24"/>
            <w:szCs w:val="24"/>
          </w:rPr>
          <w:t xml:space="preserve">         </w:t>
        </w:r>
      </w:ins>
      <w:ins w:id="1748" w:author="Unknown" w:date="0-00-00T00:00:00Z">
        <w:r>
          <w:rPr>
            <w:rFonts w:eastAsia="Times New Roman" w:cs="Courier New" w:ascii="Courier New" w:hAnsi="Courier New"/>
            <w:color w:val="000000"/>
            <w:sz w:val="24"/>
            <w:szCs w:val="24"/>
          </w:rPr>
          <w:t>fullName: function()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49" w:author="Unknown" w:date="0-00-00T00:00:00Z">
        <w:r>
          <w:rPr>
            <w:rFonts w:eastAsia="Times New Roman" w:cs="Courier New" w:ascii="Courier New" w:hAnsi="Courier New"/>
            <w:color w:val="000000"/>
            <w:sz w:val="24"/>
            <w:szCs w:val="24"/>
          </w:rPr>
          <w:t xml:space="preserve">            </w:t>
        </w:r>
      </w:ins>
      <w:ins w:id="1750" w:author="Unknown" w:date="0-00-00T00:00:00Z">
        <w:r>
          <w:rPr>
            <w:rFonts w:eastAsia="Times New Roman" w:cs="Courier New" w:ascii="Courier New" w:hAnsi="Courier New"/>
            <w:color w:val="000000"/>
            <w:sz w:val="24"/>
            <w:szCs w:val="24"/>
          </w:rPr>
          <w:t>var sampleObject;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51" w:author="Unknown" w:date="0-00-00T00:00:00Z">
        <w:r>
          <w:rPr>
            <w:rFonts w:eastAsia="Times New Roman" w:cs="Courier New" w:ascii="Courier New" w:hAnsi="Courier New"/>
            <w:color w:val="000000"/>
            <w:sz w:val="24"/>
            <w:szCs w:val="24"/>
          </w:rPr>
          <w:t xml:space="preserve">            </w:t>
        </w:r>
      </w:ins>
      <w:ins w:id="1752" w:author="Unknown" w:date="0-00-00T00:00:00Z">
        <w:r>
          <w:rPr>
            <w:rFonts w:eastAsia="Times New Roman" w:cs="Courier New" w:ascii="Courier New" w:hAnsi="Courier New"/>
            <w:color w:val="000000"/>
            <w:sz w:val="24"/>
            <w:szCs w:val="24"/>
          </w:rPr>
          <w:t>sampleObject = $scope.sample;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53" w:author="Unknown" w:date="0-00-00T00:00:00Z">
        <w:r>
          <w:rPr>
            <w:rFonts w:eastAsia="Times New Roman" w:cs="Courier New" w:ascii="Courier New" w:hAnsi="Courier New"/>
            <w:color w:val="000000"/>
            <w:sz w:val="24"/>
            <w:szCs w:val="24"/>
          </w:rPr>
          <w:t xml:space="preserve">            </w:t>
        </w:r>
      </w:ins>
      <w:ins w:id="1754" w:author="Unknown" w:date="0-00-00T00:00:00Z">
        <w:r>
          <w:rPr>
            <w:rFonts w:eastAsia="Times New Roman" w:cs="Courier New" w:ascii="Courier New" w:hAnsi="Courier New"/>
            <w:color w:val="000000"/>
            <w:sz w:val="24"/>
            <w:szCs w:val="24"/>
          </w:rPr>
          <w:t>return sampleObject.firstSample + " " + sampleObject.lastSample;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55" w:author="Unknown" w:date="0-00-00T00:00:00Z">
        <w:r>
          <w:rPr>
            <w:rFonts w:eastAsia="Times New Roman" w:cs="Courier New" w:ascii="Courier New" w:hAnsi="Courier New"/>
            <w:color w:val="000000"/>
            <w:sz w:val="24"/>
            <w:szCs w:val="24"/>
          </w:rPr>
          <w:t xml:space="preserve">         </w:t>
        </w:r>
      </w:ins>
      <w:ins w:id="1756"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57" w:author="Unknown" w:date="0-00-00T00:00:00Z">
        <w:r>
          <w:rPr>
            <w:rFonts w:eastAsia="Times New Roman" w:cs="Courier New" w:ascii="Courier New" w:hAnsi="Courier New"/>
            <w:color w:val="000000"/>
            <w:sz w:val="24"/>
            <w:szCs w:val="24"/>
          </w:rPr>
          <w:t xml:space="preserve">      </w:t>
        </w:r>
      </w:ins>
      <w:ins w:id="1758"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59" w:author="Unknown" w:date="0-00-00T00:00:00Z">
        <w:r>
          <w:rPr>
            <w:rFonts w:eastAsia="Times New Roman" w:cs="Courier New" w:ascii="Courier New" w:hAnsi="Courier New"/>
            <w:color w:val="000000"/>
            <w:sz w:val="24"/>
            <w:szCs w:val="24"/>
          </w:rPr>
          <w:t xml:space="preserve">   </w:t>
        </w:r>
      </w:ins>
      <w:ins w:id="1760"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761" w:author="Unknown" w:date="0-00-00T00:00:00Z">
        <w:r>
          <w:rPr>
            <w:rFonts w:eastAsia="Times New Roman" w:cs="Courier New" w:ascii="Courier New" w:hAnsi="Courier New"/>
            <w:color w:val="000000"/>
            <w:sz w:val="24"/>
            <w:szCs w:val="24"/>
          </w:rPr>
          <w:t>&lt;/script&gt;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762" w:author="Unknown" w:date="0-00-00T00:00:00Z">
        <w:r>
          <w:rPr>
            <w:rFonts w:eastAsia="Times New Roman" w:cs="Times New Roman" w:ascii="Helvetica" w:hAnsi="Helvetica"/>
            <w:color w:val="000000"/>
            <w:sz w:val="32"/>
            <w:szCs w:val="32"/>
          </w:rPr>
          <w:t>What Does Service Mean In Angular?</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763" w:author="Unknown" w:date="0-00-00T00:00:00Z">
        <w:r>
          <w:rPr>
            <w:rFonts w:eastAsia="Times New Roman" w:cs="Times New Roman" w:ascii="inherit" w:hAnsi="inherit"/>
            <w:b/>
            <w:bCs/>
            <w:color w:val="000000"/>
            <w:sz w:val="24"/>
            <w:szCs w:val="24"/>
          </w:rPr>
          <w:t>Answer.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64" w:author="Unknown" w:date="0-00-00T00:00:00Z">
        <w:r>
          <w:rPr>
            <w:rFonts w:eastAsia="Times New Roman" w:cs="Times New Roman" w:ascii="Helvetica" w:hAnsi="Helvetica"/>
            <w:color w:val="000000"/>
            <w:sz w:val="24"/>
            <w:szCs w:val="24"/>
          </w:rPr>
          <w:t>Services are functions that are bound to perform specific tasks in an application.</w:t>
        </w:r>
      </w:ins>
    </w:p>
    <w:p>
      <w:pPr>
        <w:pStyle w:val="Normal"/>
        <w:numPr>
          <w:ilvl w:val="0"/>
          <w:numId w:val="26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65" w:author="Unknown" w:date="0-00-00T00:00:00Z">
        <w:r>
          <w:rPr>
            <w:rFonts w:eastAsia="Times New Roman" w:cs="Times New Roman" w:ascii="Helvetica" w:hAnsi="Helvetica"/>
            <w:color w:val="000000"/>
            <w:sz w:val="24"/>
            <w:szCs w:val="24"/>
          </w:rPr>
          <w:t>It gives us a method that helps in maintaining the angular app data for its lifetime.</w:t>
        </w:r>
      </w:ins>
    </w:p>
    <w:p>
      <w:pPr>
        <w:pStyle w:val="Normal"/>
        <w:numPr>
          <w:ilvl w:val="0"/>
          <w:numId w:val="26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66" w:author="Unknown" w:date="0-00-00T00:00:00Z">
        <w:r>
          <w:rPr>
            <w:rFonts w:eastAsia="Times New Roman" w:cs="Times New Roman" w:ascii="Helvetica" w:hAnsi="Helvetica"/>
            <w:color w:val="000000"/>
            <w:sz w:val="24"/>
            <w:szCs w:val="24"/>
          </w:rPr>
          <w:t>It gives us methods that facilitate to transfer data across the controllers in a consistent way.</w:t>
        </w:r>
      </w:ins>
    </w:p>
    <w:p>
      <w:pPr>
        <w:pStyle w:val="Normal"/>
        <w:numPr>
          <w:ilvl w:val="0"/>
          <w:numId w:val="26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67" w:author="Unknown" w:date="0-00-00T00:00:00Z">
        <w:r>
          <w:rPr>
            <w:rFonts w:eastAsia="Times New Roman" w:cs="Times New Roman" w:ascii="Helvetica" w:hAnsi="Helvetica"/>
            <w:color w:val="000000"/>
            <w:sz w:val="24"/>
            <w:szCs w:val="24"/>
          </w:rPr>
          <w:t>It is a singleton object, and its instance is created only once per application.</w:t>
        </w:r>
      </w:ins>
    </w:p>
    <w:p>
      <w:pPr>
        <w:pStyle w:val="Normal"/>
        <w:numPr>
          <w:ilvl w:val="0"/>
          <w:numId w:val="269"/>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68" w:author="Unknown" w:date="0-00-00T00:00:00Z">
        <w:r>
          <w:rPr>
            <w:rFonts w:eastAsia="Times New Roman" w:cs="Times New Roman" w:ascii="Helvetica" w:hAnsi="Helvetica"/>
            <w:color w:val="000000"/>
            <w:sz w:val="24"/>
            <w:szCs w:val="24"/>
          </w:rPr>
          <w:t>It is used to organize and share, data and function across the application.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69" w:author="Unknown" w:date="0-00-00T00:00:00Z">
        <w:r>
          <w:rPr>
            <w:rFonts w:eastAsia="Times New Roman" w:cs="Times New Roman" w:ascii="Helvetica" w:hAnsi="Helvetica"/>
            <w:color w:val="000000"/>
            <w:sz w:val="24"/>
            <w:szCs w:val="24"/>
          </w:rPr>
          <w:t>Two main execution characteristics of angular services are that they are Singleton and lazy instantiated.</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770" w:author="Unknown" w:date="0-00-00T00:00:00Z">
        <w:r>
          <w:rPr>
            <w:rFonts w:eastAsia="Times New Roman" w:cs="Times New Roman" w:ascii="Helvetica" w:hAnsi="Helvetica"/>
            <w:color w:val="000000"/>
            <w:sz w:val="32"/>
            <w:szCs w:val="32"/>
          </w:rPr>
          <w:t>What Does Lazy Instantiation Mean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71" w:author="Unknown" w:date="0-00-00T00:00:00Z">
        <w:r>
          <w:rPr>
            <w:rFonts w:eastAsia="Times New Roman" w:cs="Times New Roman" w:ascii="Helvetica" w:hAnsi="Helvetica"/>
            <w:color w:val="000000"/>
            <w:sz w:val="24"/>
            <w:szCs w:val="24"/>
          </w:rPr>
          <w:t>It means that AngularJS instantiates a service only when a component of an application needs it. The dependency injection method gets used here which makes the Angular codes, robust and less error-prone.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772" w:author="Unknown" w:date="0-00-00T00:00:00Z">
        <w:r>
          <w:rPr>
            <w:rFonts w:eastAsia="Times New Roman" w:cs="Times New Roman" w:ascii="Helvetica" w:hAnsi="Helvetica"/>
            <w:color w:val="000000"/>
            <w:sz w:val="32"/>
            <w:szCs w:val="32"/>
          </w:rPr>
          <w:t>What Are Singletons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73" w:author="Unknown" w:date="0-00-00T00:00:00Z">
        <w:r>
          <w:rPr>
            <w:rFonts w:eastAsia="Times New Roman" w:cs="Times New Roman" w:ascii="Helvetica" w:hAnsi="Helvetica"/>
            <w:color w:val="000000"/>
            <w:sz w:val="24"/>
            <w:szCs w:val="24"/>
          </w:rPr>
          <w:t>Each application component dependent on the service, work with the single instance of the service created by the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74" w:author="Unknown" w:date="0-00-00T00:00:00Z">
        <w:r>
          <w:rPr>
            <w:rFonts w:eastAsia="Times New Roman" w:cs="Times New Roman" w:ascii="Helvetica" w:hAnsi="Helvetica"/>
            <w:color w:val="000000"/>
            <w:sz w:val="24"/>
            <w:szCs w:val="24"/>
          </w:rPr>
          <w:t>Let us take an example of a straightforward service that calculates the square of a given number: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75" w:author="Unknown" w:date="0-00-00T00:00:00Z">
        <w:r>
          <w:rPr>
            <w:rFonts w:eastAsia="Times New Roman" w:cs="Courier New" w:ascii="Courier New" w:hAnsi="Courier New"/>
            <w:color w:val="000000"/>
            <w:sz w:val="24"/>
            <w:szCs w:val="24"/>
          </w:rPr>
          <w:t>var CalculationService = angular.module('CalculationService',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76" w:author="Unknown" w:date="0-00-00T00:00:00Z">
        <w:r>
          <w:rPr>
            <w:rFonts w:eastAsia="Times New Roman" w:cs="Courier New" w:ascii="Courier New" w:hAnsi="Courier New"/>
            <w:color w:val="000000"/>
            <w:sz w:val="24"/>
            <w:szCs w:val="24"/>
          </w:rPr>
          <w:t>.service('Calculation', function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777" w:author="Unknown" w:date="0-00-00T00:00:00Z">
        <w:r>
          <w:rPr>
            <w:rFonts w:eastAsia="Times New Roman" w:cs="Courier New" w:ascii="Courier New" w:hAnsi="Courier New"/>
            <w:color w:val="000000"/>
            <w:sz w:val="24"/>
            <w:szCs w:val="24"/>
          </w:rPr>
          <w:t xml:space="preserve">    </w:t>
        </w:r>
      </w:ins>
      <w:ins w:id="1778" w:author="Unknown" w:date="0-00-00T00:00:00Z">
        <w:r>
          <w:rPr>
            <w:rFonts w:eastAsia="Times New Roman" w:cs="Courier New" w:ascii="Courier New" w:hAnsi="Courier New"/>
            <w:color w:val="000000"/>
            <w:sz w:val="24"/>
            <w:szCs w:val="24"/>
          </w:rPr>
          <w:t>this.square = function (a) { return a*a};</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779" w:author="Unknown" w:date="0-00-00T00:00:00Z">
        <w:r>
          <w:rPr>
            <w:rFonts w:eastAsia="Times New Roman" w:cs="Courier New" w:ascii="Courier New" w:hAnsi="Courier New"/>
            <w:color w:val="0000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780" w:author="Unknown" w:date="0-00-00T00:00:00Z">
        <w:r>
          <w:rPr>
            <w:rFonts w:eastAsia="Times New Roman" w:cs="Times New Roman" w:ascii="Helvetica" w:hAnsi="Helvetica"/>
            <w:color w:val="000000"/>
            <w:sz w:val="32"/>
            <w:szCs w:val="32"/>
          </w:rPr>
          <w:t>What Are The Built-In Services Provided By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81" w:author="Unknown" w:date="0-00-00T00:00:00Z">
        <w:r>
          <w:rPr>
            <w:rFonts w:eastAsia="Times New Roman" w:cs="Times New Roman" w:ascii="Helvetica" w:hAnsi="Helvetica"/>
            <w:color w:val="000000"/>
            <w:sz w:val="24"/>
            <w:szCs w:val="24"/>
          </w:rPr>
          <w:t>AngularJS provides many built-in services. Each of them is responsible for a specific task. They always have prefixed with the $ symbol.</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782" w:author="Unknown" w:date="0-00-00T00:00:00Z">
        <w:r>
          <w:rPr>
            <w:rFonts w:eastAsia="Times New Roman" w:cs="Times New Roman" w:ascii="Helvetica" w:hAnsi="Helvetica"/>
            <w:color w:val="000000"/>
            <w:sz w:val="24"/>
            <w:szCs w:val="24"/>
          </w:rPr>
          <w:t>Some of the commonly used services in any AngularJS application are as follows:</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83" w:author="Unknown" w:date="0-00-00T00:00:00Z">
        <w:r>
          <w:rPr>
            <w:rFonts w:eastAsia="Times New Roman" w:cs="Times New Roman" w:ascii="inherit" w:hAnsi="inherit"/>
            <w:b/>
            <w:bCs/>
            <w:color w:val="000000"/>
            <w:sz w:val="24"/>
            <w:szCs w:val="24"/>
          </w:rPr>
          <w:t>$http –</w:t>
        </w:r>
      </w:ins>
      <w:ins w:id="1784" w:author="Unknown" w:date="0-00-00T00:00:00Z">
        <w:r>
          <w:rPr>
            <w:rFonts w:eastAsia="Times New Roman" w:cs="Times New Roman" w:ascii="Helvetica" w:hAnsi="Helvetica"/>
            <w:color w:val="000000"/>
            <w:sz w:val="24"/>
            <w:szCs w:val="24"/>
          </w:rPr>
          <w:t> used to make an Ajax call to get the server data.</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85" w:author="Unknown" w:date="0-00-00T00:00:00Z">
        <w:r>
          <w:rPr>
            <w:rFonts w:eastAsia="Times New Roman" w:cs="Times New Roman" w:ascii="inherit" w:hAnsi="inherit"/>
            <w:b/>
            <w:bCs/>
            <w:color w:val="000000"/>
            <w:sz w:val="24"/>
            <w:szCs w:val="24"/>
          </w:rPr>
          <w:t>$window –</w:t>
        </w:r>
      </w:ins>
      <w:ins w:id="1786" w:author="Unknown" w:date="0-00-00T00:00:00Z">
        <w:r>
          <w:rPr>
            <w:rFonts w:eastAsia="Times New Roman" w:cs="Times New Roman" w:ascii="Helvetica" w:hAnsi="Helvetica"/>
            <w:color w:val="000000"/>
            <w:sz w:val="24"/>
            <w:szCs w:val="24"/>
          </w:rPr>
          <w:t> Provides a reference to a DOM object.</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87" w:author="Unknown" w:date="0-00-00T00:00:00Z">
        <w:r>
          <w:rPr>
            <w:rFonts w:eastAsia="Times New Roman" w:cs="Times New Roman" w:ascii="inherit" w:hAnsi="inherit"/>
            <w:b/>
            <w:bCs/>
            <w:color w:val="000000"/>
            <w:sz w:val="24"/>
            <w:szCs w:val="24"/>
          </w:rPr>
          <w:t>$Location –</w:t>
        </w:r>
      </w:ins>
      <w:ins w:id="1788" w:author="Unknown" w:date="0-00-00T00:00:00Z">
        <w:r>
          <w:rPr>
            <w:rFonts w:eastAsia="Times New Roman" w:cs="Times New Roman" w:ascii="Helvetica" w:hAnsi="Helvetica"/>
            <w:color w:val="000000"/>
            <w:sz w:val="24"/>
            <w:szCs w:val="24"/>
          </w:rPr>
          <w:t> Provides reference to the browser location.</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89" w:author="Unknown" w:date="0-00-00T00:00:00Z">
        <w:r>
          <w:rPr>
            <w:rFonts w:eastAsia="Times New Roman" w:cs="Times New Roman" w:ascii="inherit" w:hAnsi="inherit"/>
            <w:b/>
            <w:bCs/>
            <w:color w:val="000000"/>
            <w:sz w:val="24"/>
            <w:szCs w:val="24"/>
          </w:rPr>
          <w:t>$timeout –</w:t>
        </w:r>
      </w:ins>
      <w:ins w:id="1790" w:author="Unknown" w:date="0-00-00T00:00:00Z">
        <w:r>
          <w:rPr>
            <w:rFonts w:eastAsia="Times New Roman" w:cs="Times New Roman" w:ascii="Helvetica" w:hAnsi="Helvetica"/>
            <w:color w:val="000000"/>
            <w:sz w:val="24"/>
            <w:szCs w:val="24"/>
          </w:rPr>
          <w:t> Provides a reference to the window.set timeout function.</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91" w:author="Unknown" w:date="0-00-00T00:00:00Z">
        <w:r>
          <w:rPr>
            <w:rFonts w:eastAsia="Times New Roman" w:cs="Times New Roman" w:ascii="inherit" w:hAnsi="inherit"/>
            <w:b/>
            <w:bCs/>
            <w:color w:val="000000"/>
            <w:sz w:val="24"/>
            <w:szCs w:val="24"/>
          </w:rPr>
          <w:t>$Log –</w:t>
        </w:r>
      </w:ins>
      <w:ins w:id="1792" w:author="Unknown" w:date="0-00-00T00:00:00Z">
        <w:r>
          <w:rPr>
            <w:rFonts w:eastAsia="Times New Roman" w:cs="Times New Roman" w:ascii="Helvetica" w:hAnsi="Helvetica"/>
            <w:color w:val="000000"/>
            <w:sz w:val="24"/>
            <w:szCs w:val="24"/>
          </w:rPr>
          <w:t> used for logging.</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93" w:author="Unknown" w:date="0-00-00T00:00:00Z">
        <w:r>
          <w:rPr>
            <w:rFonts w:eastAsia="Times New Roman" w:cs="Times New Roman" w:ascii="inherit" w:hAnsi="inherit"/>
            <w:b/>
            <w:bCs/>
            <w:color w:val="000000"/>
            <w:sz w:val="24"/>
            <w:szCs w:val="24"/>
          </w:rPr>
          <w:t>$sanitize –</w:t>
        </w:r>
      </w:ins>
      <w:ins w:id="1794" w:author="Unknown" w:date="0-00-00T00:00:00Z">
        <w:r>
          <w:rPr>
            <w:rFonts w:eastAsia="Times New Roman" w:cs="Times New Roman" w:ascii="Helvetica" w:hAnsi="Helvetica"/>
            <w:color w:val="000000"/>
            <w:sz w:val="24"/>
            <w:szCs w:val="24"/>
          </w:rPr>
          <w:t> Used to avoid script injections and display raw HTML in the page.</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95" w:author="Unknown" w:date="0-00-00T00:00:00Z">
        <w:r>
          <w:rPr>
            <w:rFonts w:eastAsia="Times New Roman" w:cs="Times New Roman" w:ascii="inherit" w:hAnsi="inherit"/>
            <w:b/>
            <w:bCs/>
            <w:color w:val="000000"/>
            <w:sz w:val="24"/>
            <w:szCs w:val="24"/>
          </w:rPr>
          <w:t>$Rootscope –</w:t>
        </w:r>
      </w:ins>
      <w:ins w:id="1796" w:author="Unknown" w:date="0-00-00T00:00:00Z">
        <w:r>
          <w:rPr>
            <w:rFonts w:eastAsia="Times New Roman" w:cs="Times New Roman" w:ascii="Helvetica" w:hAnsi="Helvetica"/>
            <w:color w:val="000000"/>
            <w:sz w:val="24"/>
            <w:szCs w:val="24"/>
          </w:rPr>
          <w:t> Used for scope hierarchy manipulation.</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97" w:author="Unknown" w:date="0-00-00T00:00:00Z">
        <w:r>
          <w:rPr>
            <w:rFonts w:eastAsia="Times New Roman" w:cs="Times New Roman" w:ascii="inherit" w:hAnsi="inherit"/>
            <w:b/>
            <w:bCs/>
            <w:color w:val="000000"/>
            <w:sz w:val="24"/>
            <w:szCs w:val="24"/>
          </w:rPr>
          <w:t>$Route –</w:t>
        </w:r>
      </w:ins>
      <w:ins w:id="1798" w:author="Unknown" w:date="0-00-00T00:00:00Z">
        <w:r>
          <w:rPr>
            <w:rFonts w:eastAsia="Times New Roman" w:cs="Times New Roman" w:ascii="Helvetica" w:hAnsi="Helvetica"/>
            <w:color w:val="000000"/>
            <w:sz w:val="24"/>
            <w:szCs w:val="24"/>
          </w:rPr>
          <w:t> Used to display browser-based path in browser URL.</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799" w:author="Unknown" w:date="0-00-00T00:00:00Z">
        <w:r>
          <w:rPr>
            <w:rFonts w:eastAsia="Times New Roman" w:cs="Times New Roman" w:ascii="inherit" w:hAnsi="inherit"/>
            <w:b/>
            <w:bCs/>
            <w:color w:val="000000"/>
            <w:sz w:val="24"/>
            <w:szCs w:val="24"/>
          </w:rPr>
          <w:t>$Filter –</w:t>
        </w:r>
      </w:ins>
      <w:ins w:id="1800" w:author="Unknown" w:date="0-00-00T00:00:00Z">
        <w:r>
          <w:rPr>
            <w:rFonts w:eastAsia="Times New Roman" w:cs="Times New Roman" w:ascii="Helvetica" w:hAnsi="Helvetica"/>
            <w:color w:val="000000"/>
            <w:sz w:val="24"/>
            <w:szCs w:val="24"/>
          </w:rPr>
          <w:t> Used for providing filter access.</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01" w:author="Unknown" w:date="0-00-00T00:00:00Z">
        <w:r>
          <w:rPr>
            <w:rFonts w:eastAsia="Times New Roman" w:cs="Times New Roman" w:ascii="inherit" w:hAnsi="inherit"/>
            <w:b/>
            <w:bCs/>
            <w:color w:val="000000"/>
            <w:sz w:val="24"/>
            <w:szCs w:val="24"/>
          </w:rPr>
          <w:t>$resource –</w:t>
        </w:r>
      </w:ins>
      <w:ins w:id="1802" w:author="Unknown" w:date="0-00-00T00:00:00Z">
        <w:r>
          <w:rPr>
            <w:rFonts w:eastAsia="Times New Roman" w:cs="Times New Roman" w:ascii="Helvetica" w:hAnsi="Helvetica"/>
            <w:color w:val="000000"/>
            <w:sz w:val="24"/>
            <w:szCs w:val="24"/>
          </w:rPr>
          <w:t> Used to work with Restful API.</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03" w:author="Unknown" w:date="0-00-00T00:00:00Z">
        <w:r>
          <w:rPr>
            <w:rFonts w:eastAsia="Times New Roman" w:cs="Times New Roman" w:ascii="inherit" w:hAnsi="inherit"/>
            <w:b/>
            <w:bCs/>
            <w:color w:val="000000"/>
            <w:sz w:val="24"/>
            <w:szCs w:val="24"/>
          </w:rPr>
          <w:t>$document –</w:t>
        </w:r>
      </w:ins>
      <w:ins w:id="1804" w:author="Unknown" w:date="0-00-00T00:00:00Z">
        <w:r>
          <w:rPr>
            <w:rFonts w:eastAsia="Times New Roman" w:cs="Times New Roman" w:ascii="Helvetica" w:hAnsi="Helvetica"/>
            <w:color w:val="000000"/>
            <w:sz w:val="24"/>
            <w:szCs w:val="24"/>
          </w:rPr>
          <w:t> Used to access the window. Document object.</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05" w:author="Unknown" w:date="0-00-00T00:00:00Z">
        <w:r>
          <w:rPr>
            <w:rFonts w:eastAsia="Times New Roman" w:cs="Times New Roman" w:ascii="inherit" w:hAnsi="inherit"/>
            <w:b/>
            <w:bCs/>
            <w:color w:val="000000"/>
            <w:sz w:val="24"/>
            <w:szCs w:val="24"/>
          </w:rPr>
          <w:t>$exceptionHandler –</w:t>
        </w:r>
      </w:ins>
      <w:ins w:id="1806" w:author="Unknown" w:date="0-00-00T00:00:00Z">
        <w:r>
          <w:rPr>
            <w:rFonts w:eastAsia="Times New Roman" w:cs="Times New Roman" w:ascii="Helvetica" w:hAnsi="Helvetica"/>
            <w:color w:val="000000"/>
            <w:sz w:val="24"/>
            <w:szCs w:val="24"/>
          </w:rPr>
          <w:t> Used for handling exceptions.</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07" w:author="Unknown" w:date="0-00-00T00:00:00Z">
        <w:r>
          <w:rPr>
            <w:rFonts w:eastAsia="Times New Roman" w:cs="Times New Roman" w:ascii="inherit" w:hAnsi="inherit"/>
            <w:b/>
            <w:bCs/>
            <w:color w:val="000000"/>
            <w:sz w:val="24"/>
            <w:szCs w:val="24"/>
          </w:rPr>
          <w:t>$q –</w:t>
        </w:r>
      </w:ins>
      <w:ins w:id="1808" w:author="Unknown" w:date="0-00-00T00:00:00Z">
        <w:r>
          <w:rPr>
            <w:rFonts w:eastAsia="Times New Roman" w:cs="Times New Roman" w:ascii="Helvetica" w:hAnsi="Helvetica"/>
            <w:color w:val="000000"/>
            <w:sz w:val="24"/>
            <w:szCs w:val="24"/>
          </w:rPr>
          <w:t> Provides a promise object.</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09" w:author="Unknown" w:date="0-00-00T00:00:00Z">
        <w:r>
          <w:rPr>
            <w:rFonts w:eastAsia="Times New Roman" w:cs="Times New Roman" w:ascii="inherit" w:hAnsi="inherit"/>
            <w:b/>
            <w:bCs/>
            <w:color w:val="000000"/>
            <w:sz w:val="24"/>
            <w:szCs w:val="24"/>
          </w:rPr>
          <w:t>$cookies –</w:t>
        </w:r>
      </w:ins>
      <w:ins w:id="1810" w:author="Unknown" w:date="0-00-00T00:00:00Z">
        <w:r>
          <w:rPr>
            <w:rFonts w:eastAsia="Times New Roman" w:cs="Times New Roman" w:ascii="Helvetica" w:hAnsi="Helvetica"/>
            <w:color w:val="000000"/>
            <w:sz w:val="24"/>
            <w:szCs w:val="24"/>
          </w:rPr>
          <w:t> Use this service for reading, writing and deleting the browser cookies.</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11" w:author="Unknown" w:date="0-00-00T00:00:00Z">
        <w:r>
          <w:rPr>
            <w:rFonts w:eastAsia="Times New Roman" w:cs="Times New Roman" w:ascii="inherit" w:hAnsi="inherit"/>
            <w:b/>
            <w:bCs/>
            <w:color w:val="000000"/>
            <w:sz w:val="24"/>
            <w:szCs w:val="24"/>
          </w:rPr>
          <w:t>$parse –</w:t>
        </w:r>
      </w:ins>
      <w:ins w:id="1812" w:author="Unknown" w:date="0-00-00T00:00:00Z">
        <w:r>
          <w:rPr>
            <w:rFonts w:eastAsia="Times New Roman" w:cs="Times New Roman" w:ascii="Helvetica" w:hAnsi="Helvetica"/>
            <w:color w:val="000000"/>
            <w:sz w:val="24"/>
            <w:szCs w:val="24"/>
          </w:rPr>
          <w:t> This service intends to convert an AngularJS expression into a function.</w:t>
        </w:r>
      </w:ins>
    </w:p>
    <w:p>
      <w:pPr>
        <w:pStyle w:val="Normal"/>
        <w:numPr>
          <w:ilvl w:val="0"/>
          <w:numId w:val="270"/>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13" w:author="Unknown" w:date="0-00-00T00:00:00Z">
        <w:r>
          <w:rPr>
            <w:rFonts w:eastAsia="Times New Roman" w:cs="Times New Roman" w:ascii="inherit" w:hAnsi="inherit"/>
            <w:b/>
            <w:bCs/>
            <w:color w:val="000000"/>
            <w:sz w:val="24"/>
            <w:szCs w:val="24"/>
          </w:rPr>
          <w:t>$cacheFactory –</w:t>
        </w:r>
      </w:ins>
      <w:ins w:id="1814" w:author="Unknown" w:date="0-00-00T00:00:00Z">
        <w:r>
          <w:rPr>
            <w:rFonts w:eastAsia="Times New Roman" w:cs="Times New Roman" w:ascii="Helvetica" w:hAnsi="Helvetica"/>
            <w:color w:val="000000"/>
            <w:sz w:val="24"/>
            <w:szCs w:val="24"/>
          </w:rPr>
          <w:t> This service evaluates the specified expression when the user changes the input.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815" w:author="Unknown" w:date="0-00-00T00:00:00Z">
        <w:r>
          <w:rPr>
            <w:rFonts w:eastAsia="Times New Roman" w:cs="Times New Roman" w:ascii="Helvetica" w:hAnsi="Helvetica"/>
            <w:color w:val="000000"/>
            <w:sz w:val="32"/>
            <w:szCs w:val="32"/>
          </w:rPr>
          <w:t>What Are Different Ways To Create A Service In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16" w:author="Unknown" w:date="0-00-00T00:00:00Z">
        <w:r>
          <w:rPr>
            <w:rFonts w:eastAsia="Times New Roman" w:cs="Times New Roman" w:ascii="Helvetica" w:hAnsi="Helvetica"/>
            <w:color w:val="000000"/>
            <w:sz w:val="24"/>
            <w:szCs w:val="24"/>
          </w:rPr>
          <w:t>There are five different ways to create services in AngularJS.</w:t>
        </w:r>
      </w:ins>
    </w:p>
    <w:p>
      <w:pPr>
        <w:pStyle w:val="Normal"/>
        <w:numPr>
          <w:ilvl w:val="0"/>
          <w:numId w:val="27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17" w:author="Unknown" w:date="0-00-00T00:00:00Z">
        <w:r>
          <w:rPr>
            <w:rFonts w:eastAsia="Times New Roman" w:cs="Times New Roman" w:ascii="Helvetica" w:hAnsi="Helvetica"/>
            <w:color w:val="000000"/>
            <w:sz w:val="24"/>
            <w:szCs w:val="24"/>
          </w:rPr>
          <w:t>Value</w:t>
        </w:r>
      </w:ins>
    </w:p>
    <w:p>
      <w:pPr>
        <w:pStyle w:val="Normal"/>
        <w:numPr>
          <w:ilvl w:val="0"/>
          <w:numId w:val="27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18" w:author="Unknown" w:date="0-00-00T00:00:00Z">
        <w:r>
          <w:rPr>
            <w:rFonts w:eastAsia="Times New Roman" w:cs="Times New Roman" w:ascii="Helvetica" w:hAnsi="Helvetica"/>
            <w:color w:val="000000"/>
            <w:sz w:val="24"/>
            <w:szCs w:val="24"/>
          </w:rPr>
          <w:t>Factory</w:t>
        </w:r>
      </w:ins>
    </w:p>
    <w:p>
      <w:pPr>
        <w:pStyle w:val="Normal"/>
        <w:numPr>
          <w:ilvl w:val="0"/>
          <w:numId w:val="27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19" w:author="Unknown" w:date="0-00-00T00:00:00Z">
        <w:r>
          <w:rPr>
            <w:rFonts w:eastAsia="Times New Roman" w:cs="Times New Roman" w:ascii="Helvetica" w:hAnsi="Helvetica"/>
            <w:color w:val="000000"/>
            <w:sz w:val="24"/>
            <w:szCs w:val="24"/>
          </w:rPr>
          <w:t>Service</w:t>
        </w:r>
      </w:ins>
    </w:p>
    <w:p>
      <w:pPr>
        <w:pStyle w:val="Normal"/>
        <w:numPr>
          <w:ilvl w:val="0"/>
          <w:numId w:val="27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20" w:author="Unknown" w:date="0-00-00T00:00:00Z">
        <w:r>
          <w:rPr>
            <w:rFonts w:eastAsia="Times New Roman" w:cs="Times New Roman" w:ascii="Helvetica" w:hAnsi="Helvetica"/>
            <w:color w:val="000000"/>
            <w:sz w:val="24"/>
            <w:szCs w:val="24"/>
          </w:rPr>
          <w:t>Provider</w:t>
        </w:r>
      </w:ins>
    </w:p>
    <w:p>
      <w:pPr>
        <w:pStyle w:val="Normal"/>
        <w:numPr>
          <w:ilvl w:val="0"/>
          <w:numId w:val="271"/>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1821" w:author="Unknown" w:date="0-00-00T00:00:00Z">
        <w:r>
          <w:rPr>
            <w:rFonts w:eastAsia="Times New Roman" w:cs="Times New Roman" w:ascii="Helvetica" w:hAnsi="Helvetica"/>
            <w:color w:val="000000"/>
            <w:sz w:val="24"/>
            <w:szCs w:val="24"/>
          </w:rPr>
          <w:t>Constant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822" w:author="Unknown" w:date="0-00-00T00:00:00Z">
        <w:r>
          <w:rPr>
            <w:rFonts w:eastAsia="Times New Roman" w:cs="Times New Roman" w:ascii="Helvetica" w:hAnsi="Helvetica"/>
            <w:color w:val="000000"/>
            <w:sz w:val="32"/>
            <w:szCs w:val="32"/>
          </w:rPr>
          <w:t>How To Create A Service Using Angular Value?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23" w:author="Unknown" w:date="0-00-00T00:00:00Z">
        <w:r>
          <w:rPr>
            <w:rFonts w:eastAsia="Times New Roman" w:cs="Times New Roman" w:ascii="Helvetica" w:hAnsi="Helvetica"/>
            <w:color w:val="000000"/>
            <w:sz w:val="24"/>
            <w:szCs w:val="24"/>
          </w:rPr>
          <w:t>It is the simplest service type supported by AngularJS that we can create and use. It is similar to a key-value pair or like a variable having a value. It can store only a single value. Let’s take an example and create a service that displays the username: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24" w:author="Unknown" w:date="0-00-00T00:00:00Z">
        <w:r>
          <w:rPr>
            <w:rFonts w:eastAsia="Times New Roman" w:cs="Courier New" w:ascii="Courier New" w:hAnsi="Courier New"/>
            <w:color w:val="000000"/>
            <w:sz w:val="24"/>
            <w:szCs w:val="24"/>
          </w:rPr>
          <w:t>var app=angular.module("app",[]);</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825" w:author="Unknown" w:date="0-00-00T00:00:00Z">
        <w:r>
          <w:rPr>
            <w:rFonts w:eastAsia="Times New Roman" w:cs="Courier New" w:ascii="Courier New" w:hAnsi="Courier New"/>
            <w:color w:val="000000"/>
            <w:sz w:val="24"/>
            <w:szCs w:val="24"/>
          </w:rPr>
          <w:t>app.value("username","Madhav");</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826" w:author="Unknown" w:date="0-00-00T00:00:00Z">
        <w:r>
          <w:rPr>
            <w:rFonts w:eastAsia="Times New Roman" w:cs="Times New Roman" w:ascii="inherit" w:hAnsi="inherit"/>
            <w:b/>
            <w:bCs/>
            <w:color w:val="000000"/>
            <w:sz w:val="24"/>
            <w:szCs w:val="24"/>
          </w:rPr>
          <w:t>Code to use “Value”: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27" w:author="Unknown" w:date="0-00-00T00:00:00Z">
        <w:r>
          <w:rPr>
            <w:rFonts w:eastAsia="Times New Roman" w:cs="Times New Roman" w:ascii="Helvetica" w:hAnsi="Helvetica"/>
            <w:color w:val="000000"/>
            <w:sz w:val="24"/>
            <w:szCs w:val="24"/>
          </w:rPr>
          <w:t>We can use this service anywhere by using dependency injection. Following example injects the service in a controller: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28" w:author="Unknown" w:date="0-00-00T00:00:00Z">
        <w:r>
          <w:rPr>
            <w:rFonts w:eastAsia="Times New Roman" w:cs="Courier New" w:ascii="Courier New" w:hAnsi="Courier New"/>
            <w:color w:val="000000"/>
            <w:sz w:val="24"/>
            <w:szCs w:val="24"/>
          </w:rPr>
          <w:t>app.controller("MainController",function($scope, username){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29" w:author="Unknown" w:date="0-00-00T00:00:00Z">
        <w:r>
          <w:rPr>
            <w:rFonts w:eastAsia="Times New Roman" w:cs="Courier New" w:ascii="Courier New" w:hAnsi="Courier New"/>
            <w:color w:val="000000"/>
            <w:sz w:val="24"/>
            <w:szCs w:val="24"/>
          </w:rPr>
          <w:t>$scope.username=username;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830"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31" w:author="Unknown" w:date="0-00-00T00:00:00Z">
        <w:r>
          <w:rPr>
            <w:rFonts w:eastAsia="Times New Roman" w:cs="Times New Roman" w:ascii="Helvetica" w:hAnsi="Helvetica"/>
            <w:color w:val="000000"/>
            <w:sz w:val="24"/>
            <w:szCs w:val="24"/>
          </w:rPr>
          <w:t>In the above example, we have created a Value service “username” and used it in MainController.</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832" w:author="Unknown" w:date="0-00-00T00:00:00Z">
        <w:r>
          <w:rPr>
            <w:rFonts w:eastAsia="Times New Roman" w:cs="Times New Roman" w:ascii="Helvetica" w:hAnsi="Helvetica"/>
            <w:color w:val="000000"/>
            <w:sz w:val="32"/>
            <w:szCs w:val="32"/>
          </w:rPr>
          <w:t>How To Create A Service Using Angular Factory?</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33" w:author="Unknown" w:date="0-00-00T00:00:00Z">
        <w:r>
          <w:rPr>
            <w:rFonts w:eastAsia="Times New Roman" w:cs="Times New Roman" w:ascii="Helvetica" w:hAnsi="Helvetica"/>
            <w:color w:val="000000"/>
            <w:sz w:val="24"/>
            <w:szCs w:val="24"/>
          </w:rPr>
          <w:t>Value service is simple to write, but they may lack many essential features. So, the next service type we will look at is “Factory” service. After its creation, we can even inject other services into it. Unlike Value service, we cannot add any dependency on it.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34" w:author="Unknown" w:date="0-00-00T00:00:00Z">
        <w:r>
          <w:rPr>
            <w:rFonts w:eastAsia="Times New Roman" w:cs="Times New Roman" w:ascii="Helvetica" w:hAnsi="Helvetica"/>
            <w:color w:val="000000"/>
            <w:sz w:val="24"/>
            <w:szCs w:val="24"/>
          </w:rPr>
          <w:t>Let’s take an example to create the Factory service.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35" w:author="Unknown" w:date="0-00-00T00:00:00Z">
        <w:r>
          <w:rPr>
            <w:rFonts w:eastAsia="Times New Roman" w:cs="Courier New" w:ascii="Courier New" w:hAnsi="Courier New"/>
            <w:color w:val="000000"/>
            <w:sz w:val="24"/>
            <w:szCs w:val="24"/>
          </w:rPr>
          <w:t>app.factory("username",function(){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36" w:author="Unknown" w:date="0-00-00T00:00:00Z">
        <w:r>
          <w:rPr>
            <w:rFonts w:eastAsia="Times New Roman" w:cs="Courier New" w:ascii="Courier New" w:hAnsi="Courier New"/>
            <w:color w:val="000000"/>
            <w:sz w:val="24"/>
            <w:szCs w:val="24"/>
          </w:rPr>
          <w:t>var name="John";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37" w:author="Unknown" w:date="0-00-00T00:00:00Z">
        <w:r>
          <w:rPr>
            <w:rFonts w:eastAsia="Times New Roman" w:cs="Courier New" w:ascii="Courier New" w:hAnsi="Courier New"/>
            <w:color w:val="000000"/>
            <w:sz w:val="24"/>
            <w:szCs w:val="24"/>
          </w:rPr>
          <w:t>return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38" w:author="Unknown" w:date="0-00-00T00:00:00Z">
        <w:r>
          <w:rPr>
            <w:rFonts w:eastAsia="Times New Roman" w:cs="Courier New" w:ascii="Courier New" w:hAnsi="Courier New"/>
            <w:color w:val="000000"/>
            <w:sz w:val="24"/>
            <w:szCs w:val="24"/>
          </w:rPr>
          <w:t>name:name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39"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840"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41" w:author="Unknown" w:date="0-00-00T00:00:00Z">
        <w:r>
          <w:rPr>
            <w:rFonts w:eastAsia="Times New Roman" w:cs="Times New Roman" w:ascii="Helvetica" w:hAnsi="Helvetica"/>
            <w:color w:val="000000"/>
            <w:sz w:val="24"/>
            <w:szCs w:val="24"/>
          </w:rPr>
          <w:t>The above code shows that the Factory service takes “function” as an argument. We can inject any number of dependencies or methods in this “function” as required by this service. This function must return some object. In our example, it returns an object with the property name. Now, let us look, as to how we can use this service:</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842" w:author="Unknown" w:date="0-00-00T00:00:00Z">
        <w:r>
          <w:rPr>
            <w:rFonts w:eastAsia="Times New Roman" w:cs="Times New Roman" w:ascii="inherit" w:hAnsi="inherit"/>
            <w:b/>
            <w:bCs/>
            <w:color w:val="000000"/>
            <w:sz w:val="24"/>
            <w:szCs w:val="24"/>
          </w:rPr>
          <w:t>Code to use “Factory”:</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43" w:author="Unknown" w:date="0-00-00T00:00:00Z">
        <w:r>
          <w:rPr>
            <w:rFonts w:eastAsia="Times New Roman" w:cs="Times New Roman" w:ascii="Helvetica" w:hAnsi="Helvetica"/>
            <w:color w:val="000000"/>
            <w:sz w:val="24"/>
            <w:szCs w:val="24"/>
          </w:rPr>
          <w:t>The function returns an object from service which has a property name so we can access it and use it anywhere. Let’s see how we can use it in the controller: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44" w:author="Unknown" w:date="0-00-00T00:00:00Z">
        <w:r>
          <w:rPr>
            <w:rFonts w:eastAsia="Times New Roman" w:cs="Courier New" w:ascii="Courier New" w:hAnsi="Courier New"/>
            <w:color w:val="000000"/>
            <w:sz w:val="24"/>
            <w:szCs w:val="24"/>
          </w:rPr>
          <w:t>app.controller("MainController",function($scope, username){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45" w:author="Unknown" w:date="0-00-00T00:00:00Z">
        <w:r>
          <w:rPr>
            <w:rFonts w:eastAsia="Times New Roman" w:cs="Courier New" w:ascii="Courier New" w:hAnsi="Courier New"/>
            <w:color w:val="000000"/>
            <w:sz w:val="24"/>
            <w:szCs w:val="24"/>
          </w:rPr>
          <w:t>$scope.username=username.name;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846"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47" w:author="Unknown" w:date="0-00-00T00:00:00Z">
        <w:r>
          <w:rPr>
            <w:rFonts w:eastAsia="Times New Roman" w:cs="Times New Roman" w:ascii="Helvetica" w:hAnsi="Helvetica"/>
            <w:color w:val="000000"/>
            <w:sz w:val="24"/>
            <w:szCs w:val="24"/>
          </w:rPr>
          <w:t>We are assigning the username from factory service to our scope username.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848" w:author="Unknown" w:date="0-00-00T00:00:00Z">
        <w:r>
          <w:rPr>
            <w:rFonts w:eastAsia="Times New Roman" w:cs="Times New Roman" w:ascii="Helvetica" w:hAnsi="Helvetica"/>
            <w:color w:val="000000"/>
            <w:sz w:val="32"/>
            <w:szCs w:val="32"/>
          </w:rPr>
          <w:t>How To Create A Service From The Angular Service?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49" w:author="Unknown" w:date="0-00-00T00:00:00Z">
        <w:r>
          <w:rPr>
            <w:rFonts w:eastAsia="Times New Roman" w:cs="Times New Roman" w:ascii="Helvetica" w:hAnsi="Helvetica"/>
            <w:color w:val="000000"/>
            <w:sz w:val="24"/>
            <w:szCs w:val="24"/>
          </w:rPr>
          <w:t>It works the same as the “Factory” service. But, instead of a function, it receives a Javascript class or a constructor function as an argument. Let’s take an example. Suppose we have a function: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50" w:author="Unknown" w:date="0-00-00T00:00:00Z">
        <w:r>
          <w:rPr>
            <w:rFonts w:eastAsia="Times New Roman" w:cs="Courier New" w:ascii="Courier New" w:hAnsi="Courier New"/>
            <w:color w:val="000000"/>
            <w:sz w:val="24"/>
            <w:szCs w:val="24"/>
          </w:rPr>
          <w:t>function MyExample(num){</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51" w:author="Unknown" w:date="0-00-00T00:00:00Z">
        <w:r>
          <w:rPr>
            <w:rFonts w:eastAsia="Times New Roman" w:cs="Courier New" w:ascii="Courier New" w:hAnsi="Courier New"/>
            <w:color w:val="000000"/>
            <w:sz w:val="24"/>
            <w:szCs w:val="24"/>
          </w:rPr>
          <w:t>this.variable="value";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852"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53" w:author="Unknown" w:date="0-00-00T00:00:00Z">
        <w:r>
          <w:rPr>
            <w:rFonts w:eastAsia="Times New Roman" w:cs="Times New Roman" w:ascii="Helvetica" w:hAnsi="Helvetica"/>
            <w:color w:val="000000"/>
            <w:sz w:val="24"/>
            <w:szCs w:val="24"/>
          </w:rPr>
          <w:t>Now, we want to convert the function into a service. Let’s take a look at how we can do this with “Factory” method:</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54" w:author="Unknown" w:date="0-00-00T00:00:00Z">
        <w:r>
          <w:rPr>
            <w:rFonts w:eastAsia="Times New Roman" w:cs="Courier New" w:ascii="Courier New" w:hAnsi="Courier New"/>
            <w:color w:val="000000"/>
            <w:sz w:val="24"/>
            <w:szCs w:val="24"/>
          </w:rPr>
          <w:t>app.factory("MyExampleService",["num" ,function(num){</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55" w:author="Unknown" w:date="0-00-00T00:00:00Z">
        <w:r>
          <w:rPr>
            <w:rFonts w:eastAsia="Times New Roman" w:cs="Courier New" w:ascii="Courier New" w:hAnsi="Courier New"/>
            <w:color w:val="000000"/>
            <w:sz w:val="24"/>
            <w:szCs w:val="24"/>
          </w:rPr>
          <w:t>return new MyExample(num);</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856"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57" w:author="Unknown" w:date="0-00-00T00:00:00Z">
        <w:r>
          <w:rPr>
            <w:rFonts w:eastAsia="Times New Roman" w:cs="Times New Roman" w:ascii="Helvetica" w:hAnsi="Helvetica"/>
            <w:color w:val="000000"/>
            <w:sz w:val="24"/>
            <w:szCs w:val="24"/>
          </w:rPr>
          <w:t>Thus in this way, we will create its new instance and return it. Also, we have injected &lt;num&gt; as a dependency on Factory service. Now, let’s see how we can do this using Service type: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858" w:author="Unknown" w:date="0-00-00T00:00:00Z">
        <w:r>
          <w:rPr>
            <w:rFonts w:eastAsia="Times New Roman" w:cs="Courier New" w:ascii="Courier New" w:hAnsi="Courier New"/>
            <w:color w:val="000000"/>
            <w:sz w:val="24"/>
            <w:szCs w:val="24"/>
          </w:rPr>
          <w:t>app.service("MyExampleService",["num", MyExample]);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59" w:author="Unknown" w:date="0-00-00T00:00:00Z">
        <w:r>
          <w:rPr>
            <w:rFonts w:eastAsia="Times New Roman" w:cs="Times New Roman" w:ascii="Helvetica" w:hAnsi="Helvetica"/>
            <w:color w:val="000000"/>
            <w:sz w:val="24"/>
            <w:szCs w:val="24"/>
          </w:rPr>
          <w:t>Thus, we have called the service method on the module and provided its name, dependency, and the name of the function in an array.</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860" w:author="Unknown" w:date="0-00-00T00:00:00Z">
        <w:r>
          <w:rPr>
            <w:rFonts w:eastAsia="Times New Roman" w:cs="Times New Roman" w:ascii="Helvetica" w:hAnsi="Helvetica"/>
            <w:color w:val="000000"/>
            <w:sz w:val="32"/>
            <w:szCs w:val="32"/>
          </w:rPr>
          <w:t>How To Create A Service Using Angular Provider?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61" w:author="Unknown" w:date="0-00-00T00:00:00Z">
        <w:r>
          <w:rPr>
            <w:rFonts w:eastAsia="Times New Roman" w:cs="Times New Roman" w:ascii="Helvetica" w:hAnsi="Helvetica"/>
            <w:color w:val="000000"/>
            <w:sz w:val="24"/>
            <w:szCs w:val="24"/>
          </w:rPr>
          <w:t>It is the parent of all the service types supported by AngularJS, except the “Constant” that we will discuss in the next section. It is the core of all the service types. Thus we can say that other services work on top of it. It allows us to create a configurable service that must implement the &lt;$get&gt; method.</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62" w:author="Unknown" w:date="0-00-00T00:00:00Z">
        <w:r>
          <w:rPr>
            <w:rFonts w:eastAsia="Times New Roman" w:cs="Times New Roman" w:ascii="Helvetica" w:hAnsi="Helvetica"/>
            <w:color w:val="000000"/>
            <w:sz w:val="24"/>
            <w:szCs w:val="24"/>
          </w:rPr>
          <w:t>We use this service to expose the API that is responsible for doing the application-wide configuration. The configuration should complete before starting the application.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63" w:author="Unknown" w:date="0-00-00T00:00:00Z">
        <w:r>
          <w:rPr>
            <w:rFonts w:eastAsia="Times New Roman" w:cs="Times New Roman" w:ascii="Helvetica" w:hAnsi="Helvetica"/>
            <w:color w:val="000000"/>
            <w:sz w:val="24"/>
            <w:szCs w:val="24"/>
          </w:rPr>
          <w:t>Let’s take an example.</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864" w:author="Unknown" w:date="0-00-00T00:00:00Z">
        <w:r>
          <w:rPr>
            <w:rFonts w:eastAsia="Times New Roman" w:cs="Times New Roman" w:ascii="inherit" w:hAnsi="inherit"/>
            <w:b/>
            <w:bCs/>
            <w:color w:val="000000"/>
            <w:sz w:val="24"/>
            <w:szCs w:val="24"/>
          </w:rPr>
          <w:t>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65" w:author="Unknown" w:date="0-00-00T00:00:00Z">
        <w:r>
          <w:rPr>
            <w:rFonts w:eastAsia="Times New Roman" w:cs="Courier New" w:ascii="Courier New" w:hAnsi="Courier New"/>
            <w:color w:val="000000"/>
            <w:sz w:val="24"/>
            <w:szCs w:val="24"/>
          </w:rPr>
          <w:t>app.provider('authentication', function()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66" w:author="Unknown" w:date="0-00-00T00:00:00Z">
        <w:r>
          <w:rPr>
            <w:rFonts w:eastAsia="Times New Roman" w:cs="Courier New" w:ascii="Courier New" w:hAnsi="Courier New"/>
            <w:color w:val="000000"/>
            <w:sz w:val="24"/>
            <w:szCs w:val="24"/>
          </w:rPr>
          <w:t xml:space="preserve">   </w:t>
        </w:r>
      </w:ins>
      <w:ins w:id="1867" w:author="Unknown" w:date="0-00-00T00:00:00Z">
        <w:r>
          <w:rPr>
            <w:rFonts w:eastAsia="Times New Roman" w:cs="Courier New" w:ascii="Courier New" w:hAnsi="Courier New"/>
            <w:color w:val="000000"/>
            <w:sz w:val="24"/>
            <w:szCs w:val="24"/>
          </w:rPr>
          <w:t>var username = "John";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68" w:author="Unknown" w:date="0-00-00T00:00:00Z">
        <w:r>
          <w:rPr>
            <w:rFonts w:eastAsia="Times New Roman" w:cs="Courier New" w:ascii="Courier New" w:hAnsi="Courier New"/>
            <w:color w:val="000000"/>
            <w:sz w:val="24"/>
            <w:szCs w:val="24"/>
          </w:rPr>
          <w:t xml:space="preserve">   </w:t>
        </w:r>
      </w:ins>
      <w:ins w:id="1869" w:author="Unknown" w:date="0-00-00T00:00:00Z">
        <w:r>
          <w:rPr>
            <w:rFonts w:eastAsia="Times New Roman" w:cs="Courier New" w:ascii="Courier New" w:hAnsi="Courier New"/>
            <w:color w:val="000000"/>
            <w:sz w:val="24"/>
            <w:szCs w:val="24"/>
          </w:rPr>
          <w:t>return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70" w:author="Unknown" w:date="0-00-00T00:00:00Z">
        <w:r>
          <w:rPr>
            <w:rFonts w:eastAsia="Times New Roman" w:cs="Courier New" w:ascii="Courier New" w:hAnsi="Courier New"/>
            <w:color w:val="000000"/>
            <w:sz w:val="24"/>
            <w:szCs w:val="24"/>
          </w:rPr>
          <w:t xml:space="preserve">       </w:t>
        </w:r>
      </w:ins>
      <w:ins w:id="1871" w:author="Unknown" w:date="0-00-00T00:00:00Z">
        <w:r>
          <w:rPr>
            <w:rFonts w:eastAsia="Times New Roman" w:cs="Courier New" w:ascii="Courier New" w:hAnsi="Courier New"/>
            <w:color w:val="000000"/>
            <w:sz w:val="24"/>
            <w:szCs w:val="24"/>
          </w:rPr>
          <w:t>set: function(newUserName)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72" w:author="Unknown" w:date="0-00-00T00:00:00Z">
        <w:r>
          <w:rPr>
            <w:rFonts w:eastAsia="Times New Roman" w:cs="Courier New" w:ascii="Courier New" w:hAnsi="Courier New"/>
            <w:color w:val="000000"/>
            <w:sz w:val="24"/>
            <w:szCs w:val="24"/>
          </w:rPr>
          <w:t xml:space="preserve">           </w:t>
        </w:r>
      </w:ins>
      <w:ins w:id="1873" w:author="Unknown" w:date="0-00-00T00:00:00Z">
        <w:r>
          <w:rPr>
            <w:rFonts w:eastAsia="Times New Roman" w:cs="Courier New" w:ascii="Courier New" w:hAnsi="Courier New"/>
            <w:color w:val="000000"/>
            <w:sz w:val="24"/>
            <w:szCs w:val="24"/>
          </w:rPr>
          <w:t>username = newUserName;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74" w:author="Unknown" w:date="0-00-00T00:00:00Z">
        <w:r>
          <w:rPr>
            <w:rFonts w:eastAsia="Times New Roman" w:cs="Courier New" w:ascii="Courier New" w:hAnsi="Courier New"/>
            <w:color w:val="000000"/>
            <w:sz w:val="24"/>
            <w:szCs w:val="24"/>
          </w:rPr>
          <w:t xml:space="preserve">       </w:t>
        </w:r>
      </w:ins>
      <w:ins w:id="1875"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76" w:author="Unknown" w:date="0-00-00T00:00:00Z">
        <w:r>
          <w:rPr>
            <w:rFonts w:eastAsia="Times New Roman" w:cs="Courier New" w:ascii="Courier New" w:hAnsi="Courier New"/>
            <w:color w:val="000000"/>
            <w:sz w:val="24"/>
            <w:szCs w:val="24"/>
          </w:rPr>
          <w:t xml:space="preserve">       </w:t>
        </w:r>
      </w:ins>
      <w:ins w:id="1877" w:author="Unknown" w:date="0-00-00T00:00:00Z">
        <w:r>
          <w:rPr>
            <w:rFonts w:eastAsia="Times New Roman" w:cs="Courier New" w:ascii="Courier New" w:hAnsi="Courier New"/>
            <w:color w:val="000000"/>
            <w:sz w:val="24"/>
            <w:szCs w:val="24"/>
          </w:rPr>
          <w:t>$get: function()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78" w:author="Unknown" w:date="0-00-00T00:00:00Z">
        <w:r>
          <w:rPr>
            <w:rFonts w:eastAsia="Times New Roman" w:cs="Courier New" w:ascii="Courier New" w:hAnsi="Courier New"/>
            <w:color w:val="000000"/>
            <w:sz w:val="24"/>
            <w:szCs w:val="24"/>
          </w:rPr>
          <w:t xml:space="preserve">           </w:t>
        </w:r>
      </w:ins>
      <w:ins w:id="1879" w:author="Unknown" w:date="0-00-00T00:00:00Z">
        <w:r>
          <w:rPr>
            <w:rFonts w:eastAsia="Times New Roman" w:cs="Courier New" w:ascii="Courier New" w:hAnsi="Courier New"/>
            <w:color w:val="000000"/>
            <w:sz w:val="24"/>
            <w:szCs w:val="24"/>
          </w:rPr>
          <w:t>function getUserName()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80" w:author="Unknown" w:date="0-00-00T00:00:00Z">
        <w:r>
          <w:rPr>
            <w:rFonts w:eastAsia="Times New Roman" w:cs="Courier New" w:ascii="Courier New" w:hAnsi="Courier New"/>
            <w:color w:val="000000"/>
            <w:sz w:val="24"/>
            <w:szCs w:val="24"/>
          </w:rPr>
          <w:t xml:space="preserve">               </w:t>
        </w:r>
      </w:ins>
      <w:ins w:id="1881" w:author="Unknown" w:date="0-00-00T00:00:00Z">
        <w:r>
          <w:rPr>
            <w:rFonts w:eastAsia="Times New Roman" w:cs="Courier New" w:ascii="Courier New" w:hAnsi="Courier New"/>
            <w:color w:val="000000"/>
            <w:sz w:val="24"/>
            <w:szCs w:val="24"/>
          </w:rPr>
          <w:t>return username;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82" w:author="Unknown" w:date="0-00-00T00:00:00Z">
        <w:r>
          <w:rPr>
            <w:rFonts w:eastAsia="Times New Roman" w:cs="Courier New" w:ascii="Courier New" w:hAnsi="Courier New"/>
            <w:color w:val="000000"/>
            <w:sz w:val="24"/>
            <w:szCs w:val="24"/>
          </w:rPr>
          <w:t xml:space="preserve">           </w:t>
        </w:r>
      </w:ins>
      <w:ins w:id="1883"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84" w:author="Unknown" w:date="0-00-00T00:00:00Z">
        <w:r>
          <w:rPr>
            <w:rFonts w:eastAsia="Times New Roman" w:cs="Courier New" w:ascii="Courier New" w:hAnsi="Courier New"/>
            <w:color w:val="000000"/>
            <w:sz w:val="24"/>
            <w:szCs w:val="24"/>
          </w:rPr>
          <w:t xml:space="preserve">           </w:t>
        </w:r>
      </w:ins>
      <w:ins w:id="1885" w:author="Unknown" w:date="0-00-00T00:00:00Z">
        <w:r>
          <w:rPr>
            <w:rFonts w:eastAsia="Times New Roman" w:cs="Courier New" w:ascii="Courier New" w:hAnsi="Courier New"/>
            <w:color w:val="000000"/>
            <w:sz w:val="24"/>
            <w:szCs w:val="24"/>
          </w:rPr>
          <w:t>return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86" w:author="Unknown" w:date="0-00-00T00:00:00Z">
        <w:r>
          <w:rPr>
            <w:rFonts w:eastAsia="Times New Roman" w:cs="Courier New" w:ascii="Courier New" w:hAnsi="Courier New"/>
            <w:color w:val="000000"/>
            <w:sz w:val="24"/>
            <w:szCs w:val="24"/>
          </w:rPr>
          <w:t xml:space="preserve">               </w:t>
        </w:r>
      </w:ins>
      <w:ins w:id="1887" w:author="Unknown" w:date="0-00-00T00:00:00Z">
        <w:r>
          <w:rPr>
            <w:rFonts w:eastAsia="Times New Roman" w:cs="Courier New" w:ascii="Courier New" w:hAnsi="Courier New"/>
            <w:color w:val="000000"/>
            <w:sz w:val="24"/>
            <w:szCs w:val="24"/>
          </w:rPr>
          <w:t>getUserName: getUserName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88" w:author="Unknown" w:date="0-00-00T00:00:00Z">
        <w:r>
          <w:rPr>
            <w:rFonts w:eastAsia="Times New Roman" w:cs="Courier New" w:ascii="Courier New" w:hAnsi="Courier New"/>
            <w:color w:val="000000"/>
            <w:sz w:val="24"/>
            <w:szCs w:val="24"/>
          </w:rPr>
          <w:t xml:space="preserve">           </w:t>
        </w:r>
      </w:ins>
      <w:ins w:id="1889"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90" w:author="Unknown" w:date="0-00-00T00:00:00Z">
        <w:r>
          <w:rPr>
            <w:rFonts w:eastAsia="Times New Roman" w:cs="Courier New" w:ascii="Courier New" w:hAnsi="Courier New"/>
            <w:color w:val="000000"/>
            <w:sz w:val="24"/>
            <w:szCs w:val="24"/>
          </w:rPr>
          <w:t xml:space="preserve">       </w:t>
        </w:r>
      </w:ins>
      <w:ins w:id="1891"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92" w:author="Unknown" w:date="0-00-00T00:00:00Z">
        <w:r>
          <w:rPr>
            <w:rFonts w:eastAsia="Times New Roman" w:cs="Courier New" w:ascii="Courier New" w:hAnsi="Courier New"/>
            <w:color w:val="000000"/>
            <w:sz w:val="24"/>
            <w:szCs w:val="24"/>
          </w:rPr>
          <w:t xml:space="preserve">   </w:t>
        </w:r>
      </w:ins>
      <w:ins w:id="1893"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894"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895" w:author="Unknown" w:date="0-00-00T00:00:00Z">
        <w:r>
          <w:rPr>
            <w:rFonts w:eastAsia="Times New Roman" w:cs="Times New Roman" w:ascii="Helvetica" w:hAnsi="Helvetica"/>
            <w:color w:val="000000"/>
            <w:sz w:val="24"/>
            <w:szCs w:val="24"/>
          </w:rPr>
          <w:t>This example initializes a provider with its name as “authentication.” It also implements a &lt;$get&gt; function, which returns a method “getUsername” which in turn returns the private variable called username. It also has a setter, using it we can set the username on application startup as follows: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96" w:author="Unknown" w:date="0-00-00T00:00:00Z">
        <w:r>
          <w:rPr>
            <w:rFonts w:eastAsia="Times New Roman" w:cs="Courier New" w:ascii="Courier New" w:hAnsi="Courier New"/>
            <w:color w:val="000000"/>
            <w:sz w:val="24"/>
            <w:szCs w:val="24"/>
          </w:rPr>
          <w:t>app.config(["authenticationProvider", function(authenticationProvider)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897" w:author="Unknown" w:date="0-00-00T00:00:00Z">
        <w:r>
          <w:rPr>
            <w:rFonts w:eastAsia="Times New Roman" w:cs="Courier New" w:ascii="Courier New" w:hAnsi="Courier New"/>
            <w:color w:val="000000"/>
            <w:sz w:val="24"/>
            <w:szCs w:val="24"/>
          </w:rPr>
          <w:t xml:space="preserve">   </w:t>
        </w:r>
      </w:ins>
      <w:ins w:id="1898" w:author="Unknown" w:date="0-00-00T00:00:00Z">
        <w:r>
          <w:rPr>
            <w:rFonts w:eastAsia="Times New Roman" w:cs="Courier New" w:ascii="Courier New" w:hAnsi="Courier New"/>
            <w:color w:val="000000"/>
            <w:sz w:val="24"/>
            <w:szCs w:val="24"/>
          </w:rPr>
          <w:t>authenticationProvider.set("Mihir");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899" w:author="Unknown" w:date="0-00-00T00:00:00Z">
        <w:r>
          <w:rPr>
            <w:rFonts w:eastAsia="Times New Roman" w:cs="Courier New" w:ascii="Courier New" w:hAnsi="Courier New"/>
            <w:color w:val="0000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900" w:author="Unknown" w:date="0-00-00T00:00:00Z">
        <w:r>
          <w:rPr>
            <w:rFonts w:eastAsia="Times New Roman" w:cs="Times New Roman" w:ascii="Helvetica" w:hAnsi="Helvetica"/>
            <w:color w:val="000000"/>
            <w:sz w:val="32"/>
            <w:szCs w:val="32"/>
          </w:rPr>
          <w:t>How To Create A Service Using Angular Constant?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901" w:author="Unknown" w:date="0-00-00T00:00:00Z">
        <w:r>
          <w:rPr>
            <w:rFonts w:eastAsia="Times New Roman" w:cs="Times New Roman" w:ascii="Helvetica" w:hAnsi="Helvetica"/>
            <w:color w:val="000000"/>
            <w:sz w:val="24"/>
            <w:szCs w:val="24"/>
          </w:rPr>
          <w:t>As the name suggests, this service helps us to declare constants in our application. We can then use them wherever needed, just by adding it as a dependency. There are many places, where we use constants like some base URLs, application name, etc.</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902" w:author="Unknown" w:date="0-00-00T00:00:00Z">
        <w:r>
          <w:rPr>
            <w:rFonts w:eastAsia="Times New Roman" w:cs="Times New Roman" w:ascii="Helvetica" w:hAnsi="Helvetica"/>
            <w:color w:val="000000"/>
            <w:sz w:val="24"/>
            <w:szCs w:val="24"/>
          </w:rPr>
          <w:t>We define them once and use them anywhere as per our need. Thus, this technique allows us to write the definition in one place. If there is any change in the value later, we have to do the modifications at one location only.</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903" w:author="Unknown" w:date="0-00-00T00:00:00Z">
        <w:r>
          <w:rPr>
            <w:rFonts w:eastAsia="Times New Roman" w:cs="Times New Roman" w:ascii="Helvetica" w:hAnsi="Helvetica"/>
            <w:color w:val="000000"/>
            <w:sz w:val="24"/>
            <w:szCs w:val="24"/>
          </w:rPr>
          <w:t>Here is an example of how we can create constants: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904" w:author="Unknown" w:date="0-00-00T00:00:00Z">
        <w:r>
          <w:rPr>
            <w:rFonts w:eastAsia="Times New Roman" w:cs="Courier New" w:ascii="Courier New" w:hAnsi="Courier New"/>
            <w:color w:val="000000"/>
            <w:sz w:val="24"/>
            <w:szCs w:val="24"/>
          </w:rPr>
          <w:t>app.constant('applicationName', 'Service Tutorials');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905" w:author="Unknown" w:date="0-00-00T00:00:00Z">
        <w:r>
          <w:rPr>
            <w:rFonts w:eastAsia="Times New Roman" w:cs="Times New Roman" w:ascii="Helvetica" w:hAnsi="Helvetica"/>
            <w:color w:val="000000"/>
            <w:sz w:val="32"/>
            <w:szCs w:val="32"/>
          </w:rPr>
          <w:t>What Is The Use Of $Watch()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1906" w:author="Unknown" w:date="0-00-00T00:00:00Z">
        <w:r>
          <w:rPr>
            <w:rFonts w:eastAsia="Times New Roman" w:cs="Times New Roman" w:ascii="Helvetica" w:hAnsi="Helvetica"/>
            <w:color w:val="000000"/>
            <w:sz w:val="24"/>
            <w:szCs w:val="24"/>
          </w:rPr>
          <w:t>The use of this function is to observe changes in a variable on the $scope. It triggers a function call when the value of that variable changes. It accepts three parameters: expression, listener, and equality object. Here, listener and equality objects are optional parameters.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907" w:author="Unknown" w:date="0-00-00T00:00:00Z">
        <w:r>
          <w:rPr>
            <w:rFonts w:eastAsia="Times New Roman" w:cs="Courier New" w:ascii="Courier New" w:hAnsi="Courier New"/>
            <w:color w:val="000000"/>
            <w:sz w:val="24"/>
            <w:szCs w:val="24"/>
          </w:rPr>
          <w:t>$watch(watchExpression, listener, [objectEquality]).</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908" w:author="Unknown" w:date="0-00-00T00:00:00Z">
        <w:r>
          <w:rPr>
            <w:rFonts w:eastAsia="Times New Roman" w:cs="Times New Roman" w:ascii="Helvetica" w:hAnsi="Helvetica"/>
            <w:color w:val="000000"/>
            <w:sz w:val="24"/>
            <w:szCs w:val="24"/>
          </w:rPr>
          <w:t>Following is the example of using the </w:t>
        </w:r>
      </w:ins>
      <w:ins w:id="1909" w:author="Unknown" w:date="0-00-00T00:00:00Z">
        <w:r>
          <w:rPr>
            <w:rFonts w:eastAsia="Times New Roman" w:cs="Times New Roman" w:ascii="inherit" w:hAnsi="inherit"/>
            <w:b/>
            <w:bCs/>
            <w:color w:val="000000"/>
            <w:sz w:val="24"/>
            <w:szCs w:val="24"/>
          </w:rPr>
          <w:t>$watch()</w:t>
        </w:r>
      </w:ins>
      <w:ins w:id="1910" w:author="Unknown" w:date="0-00-00T00:00:00Z">
        <w:r>
          <w:rPr>
            <w:rFonts w:eastAsia="Times New Roman" w:cs="Times New Roman" w:ascii="Helvetica" w:hAnsi="Helvetica"/>
            <w:color w:val="000000"/>
            <w:sz w:val="24"/>
            <w:szCs w:val="24"/>
          </w:rPr>
          <w:t> function in AngularJS applications.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911" w:author="Unknown" w:date="0-00-00T00:00:00Z">
        <w:r>
          <w:rPr>
            <w:rFonts w:eastAsia="Times New Roman" w:cs="Times New Roman" w:ascii="inherit" w:hAnsi="inherit"/>
            <w:b/>
            <w:bCs/>
            <w:color w:val="000000"/>
            <w:sz w:val="24"/>
            <w:szCs w:val="24"/>
          </w:rPr>
          <w:t>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12" w:author="Unknown" w:date="0-00-00T00:00:00Z">
        <w:r>
          <w:rPr>
            <w:rFonts w:eastAsia="Times New Roman" w:cs="Courier New" w:ascii="Courier New" w:hAnsi="Courier New"/>
            <w:color w:val="000000"/>
            <w:sz w:val="24"/>
            <w:szCs w:val="24"/>
          </w:rPr>
          <w:t xml:space="preserve">&lt;html&gt;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13" w:author="Unknown" w:date="0-00-00T00:00:00Z">
        <w:r>
          <w:rPr>
            <w:rFonts w:eastAsia="Times New Roman" w:cs="Courier New" w:ascii="Courier New" w:hAnsi="Courier New"/>
            <w:color w:val="000000"/>
            <w:sz w:val="24"/>
            <w:szCs w:val="24"/>
          </w:rPr>
          <w:t xml:space="preserve">&lt;head&gt;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14" w:author="Unknown" w:date="0-00-00T00:00:00Z">
        <w:r>
          <w:rPr>
            <w:rFonts w:eastAsia="Times New Roman" w:cs="Courier New" w:ascii="Courier New" w:hAnsi="Courier New"/>
            <w:color w:val="000000"/>
            <w:sz w:val="24"/>
            <w:szCs w:val="24"/>
          </w:rPr>
          <w:t xml:space="preserve">    </w:t>
        </w:r>
      </w:ins>
      <w:ins w:id="1915" w:author="Unknown" w:date="0-00-00T00:00:00Z">
        <w:r>
          <w:rPr>
            <w:rFonts w:eastAsia="Times New Roman" w:cs="Courier New" w:ascii="Courier New" w:hAnsi="Courier New"/>
            <w:color w:val="000000"/>
            <w:sz w:val="24"/>
            <w:szCs w:val="24"/>
          </w:rPr>
          <w:t>&lt;title&gt;AngularJS Watch&lt;/title&gt;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16" w:author="Unknown" w:date="0-00-00T00:00:00Z">
        <w:r>
          <w:rPr>
            <w:rFonts w:eastAsia="Times New Roman" w:cs="Courier New" w:ascii="Courier New" w:hAnsi="Courier New"/>
            <w:color w:val="000000"/>
            <w:sz w:val="24"/>
            <w:szCs w:val="24"/>
          </w:rPr>
          <w:t xml:space="preserve">    </w:t>
        </w:r>
      </w:ins>
      <w:ins w:id="1917" w:author="Unknown" w:date="0-00-00T00:00:00Z">
        <w:r>
          <w:rPr>
            <w:rFonts w:eastAsia="Times New Roman" w:cs="Courier New" w:ascii="Courier New" w:hAnsi="Courier New"/>
            <w:color w:val="000000"/>
            <w:sz w:val="24"/>
            <w:szCs w:val="24"/>
          </w:rPr>
          <w:t xml:space="preserve">&lt;script src="lib/angular.js"&gt;&lt;/script&gt;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18" w:author="Unknown" w:date="0-00-00T00:00:00Z">
        <w:r>
          <w:rPr>
            <w:rFonts w:eastAsia="Times New Roman" w:cs="Courier New" w:ascii="Courier New" w:hAnsi="Courier New"/>
            <w:color w:val="000000"/>
            <w:sz w:val="24"/>
            <w:szCs w:val="24"/>
          </w:rPr>
          <w:t xml:space="preserve">    </w:t>
        </w:r>
      </w:ins>
      <w:ins w:id="1919" w:author="Unknown" w:date="0-00-00T00:00:00Z">
        <w:r>
          <w:rPr>
            <w:rFonts w:eastAsia="Times New Roman" w:cs="Courier New" w:ascii="Courier New" w:hAnsi="Courier New"/>
            <w:color w:val="000000"/>
            <w:sz w:val="24"/>
            <w:szCs w:val="24"/>
          </w:rPr>
          <w:t xml:space="preserve">&lt;script&gt;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20" w:author="Unknown" w:date="0-00-00T00:00:00Z">
        <w:r>
          <w:rPr>
            <w:rFonts w:eastAsia="Times New Roman" w:cs="Courier New" w:ascii="Courier New" w:hAnsi="Courier New"/>
            <w:color w:val="000000"/>
            <w:sz w:val="24"/>
            <w:szCs w:val="24"/>
          </w:rPr>
          <w:t xml:space="preserve">         </w:t>
        </w:r>
      </w:ins>
      <w:ins w:id="1921" w:author="Unknown" w:date="0-00-00T00:00:00Z">
        <w:r>
          <w:rPr>
            <w:rFonts w:eastAsia="Times New Roman" w:cs="Courier New" w:ascii="Courier New" w:hAnsi="Courier New"/>
            <w:color w:val="000000"/>
            <w:sz w:val="24"/>
            <w:szCs w:val="24"/>
          </w:rPr>
          <w:t xml:space="preserve">var myapp = angular.module("myapp",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22" w:author="Unknown" w:date="0-00-00T00:00:00Z">
        <w:r>
          <w:rPr>
            <w:rFonts w:eastAsia="Times New Roman" w:cs="Courier New" w:ascii="Courier New" w:hAnsi="Courier New"/>
            <w:color w:val="000000"/>
            <w:sz w:val="24"/>
            <w:szCs w:val="24"/>
          </w:rPr>
          <w:t xml:space="preserve">         </w:t>
        </w:r>
      </w:ins>
      <w:ins w:id="1923" w:author="Unknown" w:date="0-00-00T00:00:00Z">
        <w:r>
          <w:rPr>
            <w:rFonts w:eastAsia="Times New Roman" w:cs="Courier New" w:ascii="Courier New" w:hAnsi="Courier New"/>
            <w:color w:val="000000"/>
            <w:sz w:val="24"/>
            <w:szCs w:val="24"/>
          </w:rPr>
          <w:t xml:space="preserve">var myController = myapp.controller("myController", function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24" w:author="Unknown" w:date="0-00-00T00:00:00Z">
        <w:r>
          <w:rPr>
            <w:rFonts w:eastAsia="Times New Roman" w:cs="Courier New" w:ascii="Courier New" w:hAnsi="Courier New"/>
            <w:color w:val="000000"/>
            <w:sz w:val="24"/>
            <w:szCs w:val="24"/>
          </w:rPr>
          <w:t xml:space="preserve">              </w:t>
        </w:r>
      </w:ins>
      <w:ins w:id="1925" w:author="Unknown" w:date="0-00-00T00:00:00Z">
        <w:r>
          <w:rPr>
            <w:rFonts w:eastAsia="Times New Roman" w:cs="Courier New" w:ascii="Courier New" w:hAnsi="Courier New"/>
            <w:color w:val="000000"/>
            <w:sz w:val="24"/>
            <w:szCs w:val="24"/>
          </w:rPr>
          <w:t xml:space="preserve">($scope)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26" w:author="Unknown" w:date="0-00-00T00:00:00Z">
        <w:r>
          <w:rPr>
            <w:rFonts w:eastAsia="Times New Roman" w:cs="Courier New" w:ascii="Courier New" w:hAnsi="Courier New"/>
            <w:color w:val="000000"/>
            <w:sz w:val="24"/>
            <w:szCs w:val="24"/>
          </w:rPr>
          <w:t xml:space="preserve">               </w:t>
        </w:r>
      </w:ins>
      <w:ins w:id="1927" w:author="Unknown" w:date="0-00-00T00:00:00Z">
        <w:r>
          <w:rPr>
            <w:rFonts w:eastAsia="Times New Roman" w:cs="Courier New" w:ascii="Courier New" w:hAnsi="Courier New"/>
            <w:color w:val="000000"/>
            <w:sz w:val="24"/>
            <w:szCs w:val="24"/>
          </w:rPr>
          <w:t xml:space="preserve">$scope.name = 'dotnet-tricks.com';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28" w:author="Unknown" w:date="0-00-00T00:00:00Z">
        <w:r>
          <w:rPr>
            <w:rFonts w:eastAsia="Times New Roman" w:cs="Courier New" w:ascii="Courier New" w:hAnsi="Courier New"/>
            <w:color w:val="000000"/>
            <w:sz w:val="24"/>
            <w:szCs w:val="24"/>
          </w:rPr>
          <w:t xml:space="preserve">               </w:t>
        </w:r>
      </w:ins>
      <w:ins w:id="1929" w:author="Unknown" w:date="0-00-00T00:00:00Z">
        <w:r>
          <w:rPr>
            <w:rFonts w:eastAsia="Times New Roman" w:cs="Courier New" w:ascii="Courier New" w:hAnsi="Courier New"/>
            <w:color w:val="000000"/>
            <w:sz w:val="24"/>
            <w:szCs w:val="24"/>
          </w:rPr>
          <w:t xml:space="preserve">$scope.counter = 0;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30" w:author="Unknown" w:date="0-00-00T00:00:00Z">
        <w:r>
          <w:rPr>
            <w:rFonts w:eastAsia="Times New Roman" w:cs="Courier New" w:ascii="Courier New" w:hAnsi="Courier New"/>
            <w:color w:val="000000"/>
            <w:sz w:val="24"/>
            <w:szCs w:val="24"/>
          </w:rPr>
          <w:t xml:space="preserve">              </w:t>
        </w:r>
      </w:ins>
      <w:ins w:id="1931" w:author="Unknown" w:date="0-00-00T00:00:00Z">
        <w:r>
          <w:rPr>
            <w:rFonts w:eastAsia="Times New Roman" w:cs="Courier New" w:ascii="Courier New" w:hAnsi="Courier New"/>
            <w:color w:val="000000"/>
            <w:sz w:val="24"/>
            <w:szCs w:val="24"/>
          </w:rPr>
          <w:t xml:space="preserve">//watching change in name value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32" w:author="Unknown" w:date="0-00-00T00:00:00Z">
        <w:r>
          <w:rPr>
            <w:rFonts w:eastAsia="Times New Roman" w:cs="Courier New" w:ascii="Courier New" w:hAnsi="Courier New"/>
            <w:color w:val="000000"/>
            <w:sz w:val="24"/>
            <w:szCs w:val="24"/>
          </w:rPr>
          <w:t xml:space="preserve">             </w:t>
        </w:r>
      </w:ins>
      <w:ins w:id="1933" w:author="Unknown" w:date="0-00-00T00:00:00Z">
        <w:r>
          <w:rPr>
            <w:rFonts w:eastAsia="Times New Roman" w:cs="Courier New" w:ascii="Courier New" w:hAnsi="Courier New"/>
            <w:color w:val="000000"/>
            <w:sz w:val="24"/>
            <w:szCs w:val="24"/>
          </w:rPr>
          <w:t xml:space="preserve">$scope.$watch('name', function (newValue, oldValue)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34" w:author="Unknown" w:date="0-00-00T00:00:00Z">
        <w:r>
          <w:rPr>
            <w:rFonts w:eastAsia="Times New Roman" w:cs="Courier New" w:ascii="Courier New" w:hAnsi="Courier New"/>
            <w:color w:val="000000"/>
            <w:sz w:val="24"/>
            <w:szCs w:val="24"/>
          </w:rPr>
          <w:t xml:space="preserve">                  </w:t>
        </w:r>
      </w:ins>
      <w:ins w:id="1935" w:author="Unknown" w:date="0-00-00T00:00:00Z">
        <w:r>
          <w:rPr>
            <w:rFonts w:eastAsia="Times New Roman" w:cs="Courier New" w:ascii="Courier New" w:hAnsi="Courier New"/>
            <w:color w:val="000000"/>
            <w:sz w:val="24"/>
            <w:szCs w:val="24"/>
          </w:rPr>
          <w:t xml:space="preserve">$scope.counter = $scope.counter + 1;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36" w:author="Unknown" w:date="0-00-00T00:00:00Z">
        <w:r>
          <w:rPr>
            <w:rFonts w:eastAsia="Times New Roman" w:cs="Courier New" w:ascii="Courier New" w:hAnsi="Courier New"/>
            <w:color w:val="000000"/>
            <w:sz w:val="24"/>
            <w:szCs w:val="24"/>
          </w:rPr>
          <w:t xml:space="preserve">                       </w:t>
        </w:r>
      </w:ins>
      <w:ins w:id="1937"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38"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39" w:author="Unknown" w:date="0-00-00T00:00:00Z">
        <w:r>
          <w:rPr>
            <w:rFonts w:eastAsia="Times New Roman" w:cs="Courier New" w:ascii="Courier New" w:hAnsi="Courier New"/>
            <w:color w:val="000000"/>
            <w:sz w:val="24"/>
            <w:szCs w:val="24"/>
          </w:rPr>
          <w:t xml:space="preserve">&lt;/script&gt;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40" w:author="Unknown" w:date="0-00-00T00:00:00Z">
        <w:r>
          <w:rPr>
            <w:rFonts w:eastAsia="Times New Roman" w:cs="Courier New" w:ascii="Courier New" w:hAnsi="Courier New"/>
            <w:color w:val="000000"/>
            <w:sz w:val="24"/>
            <w:szCs w:val="24"/>
          </w:rPr>
          <w:t>&lt;/head&gt;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41" w:author="Unknown" w:date="0-00-00T00:00:00Z">
        <w:r>
          <w:rPr>
            <w:rFonts w:eastAsia="Times New Roman" w:cs="Courier New" w:ascii="Courier New" w:hAnsi="Courier New"/>
            <w:color w:val="000000"/>
            <w:sz w:val="24"/>
            <w:szCs w:val="24"/>
          </w:rPr>
          <w:t xml:space="preserve"> </w:t>
        </w:r>
      </w:ins>
      <w:ins w:id="1942" w:author="Unknown" w:date="0-00-00T00:00:00Z">
        <w:r>
          <w:rPr>
            <w:rFonts w:eastAsia="Times New Roman" w:cs="Courier New" w:ascii="Courier New" w:hAnsi="Courier New"/>
            <w:color w:val="000000"/>
            <w:sz w:val="24"/>
            <w:szCs w:val="24"/>
          </w:rPr>
          <w:t xml:space="preserve">&lt;body ng-app="myapp" ng-controller="myController"&gt;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43" w:author="Unknown" w:date="0-00-00T00:00:00Z">
        <w:r>
          <w:rPr>
            <w:rFonts w:eastAsia="Times New Roman" w:cs="Courier New" w:ascii="Courier New" w:hAnsi="Courier New"/>
            <w:color w:val="000000"/>
            <w:sz w:val="24"/>
            <w:szCs w:val="24"/>
          </w:rPr>
          <w:t xml:space="preserve">&lt;input type="text" ng-model="name" /&gt;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44" w:author="Unknown" w:date="0-00-00T00:00:00Z">
        <w:r>
          <w:rPr>
            <w:rFonts w:eastAsia="Times New Roman" w:cs="Courier New" w:ascii="Courier New" w:hAnsi="Courier New"/>
            <w:color w:val="000000"/>
            <w:sz w:val="24"/>
            <w:szCs w:val="24"/>
          </w:rPr>
          <w:t xml:space="preserve">&lt;br /&gt;&lt;br /&gt;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45" w:author="Unknown" w:date="0-00-00T00:00:00Z">
        <w:r>
          <w:rPr>
            <w:rFonts w:eastAsia="Times New Roman" w:cs="Courier New" w:ascii="Courier New" w:hAnsi="Courier New"/>
            <w:color w:val="000000"/>
            <w:sz w:val="24"/>
            <w:szCs w:val="24"/>
          </w:rPr>
          <w:t xml:space="preserve">Counter: {{counter}}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46" w:author="Unknown" w:date="0-00-00T00:00:00Z">
        <w:r>
          <w:rPr>
            <w:rFonts w:eastAsia="Times New Roman" w:cs="Courier New" w:ascii="Courier New" w:hAnsi="Courier New"/>
            <w:color w:val="000000"/>
            <w:sz w:val="24"/>
            <w:szCs w:val="24"/>
          </w:rPr>
          <w:t xml:space="preserve">&lt;/body&gt;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1947" w:author="Unknown" w:date="0-00-00T00:00:00Z">
        <w:r>
          <w:rPr>
            <w:rFonts w:eastAsia="Times New Roman" w:cs="Courier New" w:ascii="Courier New" w:hAnsi="Courier New"/>
            <w:color w:val="000000"/>
            <w:sz w:val="24"/>
            <w:szCs w:val="24"/>
          </w:rPr>
          <w:t>&lt;/html&gt;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1948" w:author="Unknown" w:date="0-00-00T00:00:00Z">
        <w:r>
          <w:rPr>
            <w:rFonts w:eastAsia="Times New Roman" w:cs="Times New Roman" w:ascii="Helvetica" w:hAnsi="Helvetica"/>
            <w:color w:val="000000"/>
            <w:sz w:val="32"/>
            <w:szCs w:val="32"/>
          </w:rPr>
          <w:t>What Is The Use Of $Digest() In Angular?</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949" w:author="Unknown" w:date="0-00-00T00:00:00Z">
        <w:r>
          <w:rPr>
            <w:rFonts w:eastAsia="Times New Roman" w:cs="Times New Roman" w:ascii="Helvetica" w:hAnsi="Helvetica"/>
            <w:color w:val="000000"/>
            <w:sz w:val="24"/>
            <w:szCs w:val="24"/>
          </w:rPr>
          <w:t>This function iterates through all the watch list items in the $scope object, and its child objects (if it has any). When </w:t>
        </w:r>
      </w:ins>
      <w:ins w:id="1950" w:author="Unknown" w:date="0-00-00T00:00:00Z">
        <w:r>
          <w:rPr>
            <w:rFonts w:eastAsia="Times New Roman" w:cs="Times New Roman" w:ascii="inherit" w:hAnsi="inherit"/>
            <w:b/>
            <w:bCs/>
            <w:color w:val="000000"/>
            <w:sz w:val="24"/>
            <w:szCs w:val="24"/>
          </w:rPr>
          <w:t>$digest()</w:t>
        </w:r>
      </w:ins>
      <w:ins w:id="1951" w:author="Unknown" w:date="0-00-00T00:00:00Z">
        <w:r>
          <w:rPr>
            <w:rFonts w:eastAsia="Times New Roman" w:cs="Times New Roman" w:ascii="Helvetica" w:hAnsi="Helvetica"/>
            <w:color w:val="000000"/>
            <w:sz w:val="24"/>
            <w:szCs w:val="24"/>
          </w:rPr>
          <w:t> iterates over the watches, it checks if the value of the expression has changed or not. If the value has changed, AngularJS calls the listener with the new value and the old value.</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952" w:author="Unknown" w:date="0-00-00T00:00:00Z">
        <w:r>
          <w:rPr>
            <w:rFonts w:eastAsia="Times New Roman" w:cs="Times New Roman" w:ascii="Helvetica" w:hAnsi="Helvetica"/>
            <w:color w:val="000000"/>
            <w:sz w:val="24"/>
            <w:szCs w:val="24"/>
          </w:rPr>
          <w:t>The </w:t>
        </w:r>
      </w:ins>
      <w:ins w:id="1953" w:author="Unknown" w:date="0-00-00T00:00:00Z">
        <w:r>
          <w:rPr>
            <w:rFonts w:eastAsia="Times New Roman" w:cs="Times New Roman" w:ascii="inherit" w:hAnsi="inherit"/>
            <w:b/>
            <w:bCs/>
            <w:color w:val="000000"/>
            <w:sz w:val="24"/>
            <w:szCs w:val="24"/>
          </w:rPr>
          <w:t>$digest()</w:t>
        </w:r>
      </w:ins>
      <w:ins w:id="1954" w:author="Unknown" w:date="0-00-00T00:00:00Z">
        <w:r>
          <w:rPr>
            <w:rFonts w:eastAsia="Times New Roman" w:cs="Times New Roman" w:ascii="Helvetica" w:hAnsi="Helvetica"/>
            <w:color w:val="000000"/>
            <w:sz w:val="24"/>
            <w:szCs w:val="24"/>
          </w:rPr>
          <w:t> function gets called whenever AngularJS thinks it is necessary. For example, after a button click, or after an AJAX call. You may have some cases where AngularJS does not call the </w:t>
        </w:r>
      </w:ins>
      <w:ins w:id="1955" w:author="Unknown" w:date="0-00-00T00:00:00Z">
        <w:r>
          <w:rPr>
            <w:rFonts w:eastAsia="Times New Roman" w:cs="Times New Roman" w:ascii="inherit" w:hAnsi="inherit"/>
            <w:b/>
            <w:bCs/>
            <w:color w:val="000000"/>
            <w:sz w:val="24"/>
            <w:szCs w:val="24"/>
          </w:rPr>
          <w:t>$digest()</w:t>
        </w:r>
      </w:ins>
      <w:ins w:id="1956" w:author="Unknown" w:date="0-00-00T00:00:00Z">
        <w:r>
          <w:rPr>
            <w:rFonts w:eastAsia="Times New Roman" w:cs="Times New Roman" w:ascii="Helvetica" w:hAnsi="Helvetica"/>
            <w:color w:val="000000"/>
            <w:sz w:val="24"/>
            <w:szCs w:val="24"/>
          </w:rPr>
          <w:t>function for you. In that case, you have to call it yourself.</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957" w:author="Unknown" w:date="0-00-00T00:00:00Z">
        <w:r>
          <w:rPr>
            <w:rFonts w:eastAsia="Times New Roman" w:cs="Times New Roman" w:ascii="Helvetica" w:hAnsi="Helvetica"/>
            <w:color w:val="000000"/>
            <w:sz w:val="24"/>
            <w:szCs w:val="24"/>
          </w:rPr>
          <w:t>Following is the example of using the </w:t>
        </w:r>
      </w:ins>
      <w:ins w:id="1958" w:author="Unknown" w:date="0-00-00T00:00:00Z">
        <w:r>
          <w:rPr>
            <w:rFonts w:eastAsia="Times New Roman" w:cs="Times New Roman" w:ascii="inherit" w:hAnsi="inherit"/>
            <w:b/>
            <w:bCs/>
            <w:color w:val="000000"/>
            <w:sz w:val="24"/>
            <w:szCs w:val="24"/>
          </w:rPr>
          <w:t>$digest()</w:t>
        </w:r>
      </w:ins>
      <w:ins w:id="1959" w:author="Unknown" w:date="0-00-00T00:00:00Z">
        <w:r>
          <w:rPr>
            <w:rFonts w:eastAsia="Times New Roman" w:cs="Times New Roman" w:ascii="Helvetica" w:hAnsi="Helvetica"/>
            <w:color w:val="000000"/>
            <w:sz w:val="24"/>
            <w:szCs w:val="24"/>
          </w:rPr>
          <w:t> function in AngularJS applications: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1960" w:author="Unknown" w:date="0-00-00T00:00:00Z">
        <w:r>
          <w:rPr>
            <w:rFonts w:eastAsia="Times New Roman" w:cs="Times New Roman" w:ascii="inherit" w:hAnsi="inherit"/>
            <w:b/>
            <w:bCs/>
            <w:color w:val="000000"/>
            <w:sz w:val="24"/>
            <w:szCs w:val="24"/>
          </w:rPr>
          <w:t>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61" w:author="Unknown" w:date="0-00-00T00:00:00Z">
        <w:r>
          <w:rPr>
            <w:rFonts w:eastAsia="Times New Roman" w:cs="Courier New" w:ascii="Courier New" w:hAnsi="Courier New"/>
            <w:color w:val="000000"/>
            <w:sz w:val="24"/>
            <w:szCs w:val="24"/>
          </w:rPr>
          <w:t xml:space="preserve">&lt;html&gt;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62" w:author="Unknown" w:date="0-00-00T00:00:00Z">
        <w:r>
          <w:rPr>
            <w:rFonts w:eastAsia="Times New Roman" w:cs="Courier New" w:ascii="Courier New" w:hAnsi="Courier New"/>
            <w:color w:val="000000"/>
            <w:sz w:val="24"/>
            <w:szCs w:val="24"/>
          </w:rPr>
          <w:t xml:space="preserve">&lt;head&gt;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63" w:author="Unknown" w:date="0-00-00T00:00:00Z">
        <w:r>
          <w:rPr>
            <w:rFonts w:eastAsia="Times New Roman" w:cs="Courier New" w:ascii="Courier New" w:hAnsi="Courier New"/>
            <w:color w:val="000000"/>
            <w:sz w:val="24"/>
            <w:szCs w:val="24"/>
          </w:rPr>
          <w:t xml:space="preserve"> </w:t>
        </w:r>
      </w:ins>
      <w:ins w:id="1964" w:author="Unknown" w:date="0-00-00T00:00:00Z">
        <w:r>
          <w:rPr>
            <w:rFonts w:eastAsia="Times New Roman" w:cs="Courier New" w:ascii="Courier New" w:hAnsi="Courier New"/>
            <w:color w:val="000000"/>
            <w:sz w:val="24"/>
            <w:szCs w:val="24"/>
          </w:rPr>
          <w:t>&lt;title&gt;AngularJS Digest Example&lt;/title&gt;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65" w:author="Unknown" w:date="0-00-00T00:00:00Z">
        <w:r>
          <w:rPr>
            <w:rFonts w:eastAsia="Times New Roman" w:cs="Courier New" w:ascii="Courier New" w:hAnsi="Courier New"/>
            <w:color w:val="000000"/>
            <w:sz w:val="24"/>
            <w:szCs w:val="24"/>
          </w:rPr>
          <w:t xml:space="preserve">&lt;script src="lib/jquery-1.11.1.js"&gt;&lt;/script&gt;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66" w:author="Unknown" w:date="0-00-00T00:00:00Z">
        <w:r>
          <w:rPr>
            <w:rFonts w:eastAsia="Times New Roman" w:cs="Courier New" w:ascii="Courier New" w:hAnsi="Courier New"/>
            <w:color w:val="000000"/>
            <w:sz w:val="24"/>
            <w:szCs w:val="24"/>
          </w:rPr>
          <w:t xml:space="preserve">&lt;script src="lib/angular.js"&gt;&lt;/script&gt;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67" w:author="Unknown" w:date="0-00-00T00:00:00Z">
        <w:r>
          <w:rPr>
            <w:rFonts w:eastAsia="Times New Roman" w:cs="Courier New" w:ascii="Courier New" w:hAnsi="Courier New"/>
            <w:color w:val="000000"/>
            <w:sz w:val="24"/>
            <w:szCs w:val="24"/>
          </w:rPr>
          <w:t xml:space="preserve">&lt;/head&gt;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68" w:author="Unknown" w:date="0-00-00T00:00:00Z">
        <w:r>
          <w:rPr>
            <w:rFonts w:eastAsia="Times New Roman" w:cs="Courier New" w:ascii="Courier New" w:hAnsi="Courier New"/>
            <w:color w:val="000000"/>
            <w:sz w:val="24"/>
            <w:szCs w:val="24"/>
          </w:rPr>
          <w:t xml:space="preserve">&lt;body ng-app="app"&gt;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69" w:author="Unknown" w:date="0-00-00T00:00:00Z">
        <w:r>
          <w:rPr>
            <w:rFonts w:eastAsia="Times New Roman" w:cs="Courier New" w:ascii="Courier New" w:hAnsi="Courier New"/>
            <w:color w:val="000000"/>
            <w:sz w:val="24"/>
            <w:szCs w:val="24"/>
          </w:rPr>
          <w:t xml:space="preserve">     </w:t>
        </w:r>
      </w:ins>
      <w:ins w:id="1970" w:author="Unknown" w:date="0-00-00T00:00:00Z">
        <w:r>
          <w:rPr>
            <w:rFonts w:eastAsia="Times New Roman" w:cs="Courier New" w:ascii="Courier New" w:hAnsi="Courier New"/>
            <w:color w:val="000000"/>
            <w:sz w:val="24"/>
            <w:szCs w:val="24"/>
          </w:rPr>
          <w:t xml:space="preserve">&lt;div ng-controller="Ctrl"&gt;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71" w:author="Unknown" w:date="0-00-00T00:00:00Z">
        <w:r>
          <w:rPr>
            <w:rFonts w:eastAsia="Times New Roman" w:cs="Courier New" w:ascii="Courier New" w:hAnsi="Courier New"/>
            <w:color w:val="000000"/>
            <w:sz w:val="24"/>
            <w:szCs w:val="24"/>
          </w:rPr>
          <w:t xml:space="preserve">             </w:t>
        </w:r>
      </w:ins>
      <w:ins w:id="1972" w:author="Unknown" w:date="0-00-00T00:00:00Z">
        <w:r>
          <w:rPr>
            <w:rFonts w:eastAsia="Times New Roman" w:cs="Courier New" w:ascii="Courier New" w:hAnsi="Courier New"/>
            <w:color w:val="000000"/>
            <w:sz w:val="24"/>
            <w:szCs w:val="24"/>
          </w:rPr>
          <w:t>&lt;button class="digest"&gt;Digest my scope!&lt;/button&gt;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73" w:author="Unknown" w:date="0-00-00T00:00:00Z">
        <w:r>
          <w:rPr>
            <w:rFonts w:eastAsia="Times New Roman" w:cs="Courier New" w:ascii="Courier New" w:hAnsi="Courier New"/>
            <w:color w:val="000000"/>
            <w:sz w:val="24"/>
            <w:szCs w:val="24"/>
          </w:rPr>
          <w:t xml:space="preserve">                 </w:t>
        </w:r>
      </w:ins>
      <w:ins w:id="1974" w:author="Unknown" w:date="0-00-00T00:00:00Z">
        <w:r>
          <w:rPr>
            <w:rFonts w:eastAsia="Times New Roman" w:cs="Courier New" w:ascii="Courier New" w:hAnsi="Courier New"/>
            <w:color w:val="000000"/>
            <w:sz w:val="24"/>
            <w:szCs w:val="24"/>
          </w:rPr>
          <w:t xml:space="preserve">&lt;br /&gt;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75" w:author="Unknown" w:date="0-00-00T00:00:00Z">
        <w:r>
          <w:rPr>
            <w:rFonts w:eastAsia="Times New Roman" w:cs="Courier New" w:ascii="Courier New" w:hAnsi="Courier New"/>
            <w:color w:val="000000"/>
            <w:sz w:val="24"/>
            <w:szCs w:val="24"/>
          </w:rPr>
          <w:t xml:space="preserve">                 </w:t>
        </w:r>
      </w:ins>
      <w:ins w:id="1976" w:author="Unknown" w:date="0-00-00T00:00:00Z">
        <w:r>
          <w:rPr>
            <w:rFonts w:eastAsia="Times New Roman" w:cs="Courier New" w:ascii="Courier New" w:hAnsi="Courier New"/>
            <w:color w:val="000000"/>
            <w:sz w:val="24"/>
            <w:szCs w:val="24"/>
          </w:rPr>
          <w:t xml:space="preserve">&lt;h2&gt;obj value : {{obj.value}}&lt;/h2&gt;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77" w:author="Unknown" w:date="0-00-00T00:00:00Z">
        <w:r>
          <w:rPr>
            <w:rFonts w:eastAsia="Times New Roman" w:cs="Courier New" w:ascii="Courier New" w:hAnsi="Courier New"/>
            <w:color w:val="000000"/>
            <w:sz w:val="24"/>
            <w:szCs w:val="24"/>
          </w:rPr>
          <w:t xml:space="preserve">    </w:t>
        </w:r>
      </w:ins>
      <w:ins w:id="1978" w:author="Unknown" w:date="0-00-00T00:00:00Z">
        <w:r>
          <w:rPr>
            <w:rFonts w:eastAsia="Times New Roman" w:cs="Courier New" w:ascii="Courier New" w:hAnsi="Courier New"/>
            <w:color w:val="000000"/>
            <w:sz w:val="24"/>
            <w:szCs w:val="24"/>
          </w:rPr>
          <w:t xml:space="preserve">&lt;/div&gt;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79" w:author="Unknown" w:date="0-00-00T00:00:00Z">
        <w:r>
          <w:rPr>
            <w:rFonts w:eastAsia="Times New Roman" w:cs="Courier New" w:ascii="Courier New" w:hAnsi="Courier New"/>
            <w:color w:val="000000"/>
            <w:sz w:val="24"/>
            <w:szCs w:val="24"/>
          </w:rPr>
          <w:t xml:space="preserve"> </w:t>
        </w:r>
      </w:ins>
      <w:ins w:id="1980" w:author="Unknown" w:date="0-00-00T00:00:00Z">
        <w:r>
          <w:rPr>
            <w:rFonts w:eastAsia="Times New Roman" w:cs="Courier New" w:ascii="Courier New" w:hAnsi="Courier New"/>
            <w:color w:val="000000"/>
            <w:sz w:val="24"/>
            <w:szCs w:val="24"/>
          </w:rPr>
          <w:t xml:space="preserve">&lt;script&gt;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81" w:author="Unknown" w:date="0-00-00T00:00:00Z">
        <w:r>
          <w:rPr>
            <w:rFonts w:eastAsia="Times New Roman" w:cs="Courier New" w:ascii="Courier New" w:hAnsi="Courier New"/>
            <w:color w:val="000000"/>
            <w:sz w:val="24"/>
            <w:szCs w:val="24"/>
          </w:rPr>
          <w:t xml:space="preserve">       </w:t>
        </w:r>
      </w:ins>
      <w:ins w:id="1982" w:author="Unknown" w:date="0-00-00T00:00:00Z">
        <w:r>
          <w:rPr>
            <w:rFonts w:eastAsia="Times New Roman" w:cs="Courier New" w:ascii="Courier New" w:hAnsi="Courier New"/>
            <w:color w:val="000000"/>
            <w:sz w:val="24"/>
            <w:szCs w:val="24"/>
          </w:rPr>
          <w:t xml:space="preserve">var app = angular.module('app',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83" w:author="Unknown" w:date="0-00-00T00:00:00Z">
        <w:r>
          <w:rPr>
            <w:rFonts w:eastAsia="Times New Roman" w:cs="Courier New" w:ascii="Courier New" w:hAnsi="Courier New"/>
            <w:color w:val="000000"/>
            <w:sz w:val="24"/>
            <w:szCs w:val="24"/>
          </w:rPr>
          <w:t xml:space="preserve">       </w:t>
        </w:r>
      </w:ins>
      <w:ins w:id="1984" w:author="Unknown" w:date="0-00-00T00:00:00Z">
        <w:r>
          <w:rPr>
            <w:rFonts w:eastAsia="Times New Roman" w:cs="Courier New" w:ascii="Courier New" w:hAnsi="Courier New"/>
            <w:color w:val="000000"/>
            <w:sz w:val="24"/>
            <w:szCs w:val="24"/>
          </w:rPr>
          <w:t xml:space="preserve">app.controller('Ctrl', function ($scope)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85" w:author="Unknown" w:date="0-00-00T00:00:00Z">
        <w:r>
          <w:rPr>
            <w:rFonts w:eastAsia="Times New Roman" w:cs="Courier New" w:ascii="Courier New" w:hAnsi="Courier New"/>
            <w:color w:val="000000"/>
            <w:sz w:val="24"/>
            <w:szCs w:val="24"/>
          </w:rPr>
          <w:t xml:space="preserve">            </w:t>
        </w:r>
      </w:ins>
      <w:ins w:id="1986" w:author="Unknown" w:date="0-00-00T00:00:00Z">
        <w:r>
          <w:rPr>
            <w:rFonts w:eastAsia="Times New Roman" w:cs="Courier New" w:ascii="Courier New" w:hAnsi="Courier New"/>
            <w:color w:val="000000"/>
            <w:sz w:val="24"/>
            <w:szCs w:val="24"/>
          </w:rPr>
          <w:t xml:space="preserve">$scope.obj = { value: 1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87" w:author="Unknown" w:date="0-00-00T00:00:00Z">
        <w:r>
          <w:rPr>
            <w:rFonts w:eastAsia="Times New Roman" w:cs="Courier New" w:ascii="Courier New" w:hAnsi="Courier New"/>
            <w:color w:val="000000"/>
            <w:sz w:val="24"/>
            <w:szCs w:val="24"/>
          </w:rPr>
          <w:t xml:space="preserve">           </w:t>
        </w:r>
      </w:ins>
      <w:ins w:id="1988" w:author="Unknown" w:date="0-00-00T00:00:00Z">
        <w:r>
          <w:rPr>
            <w:rFonts w:eastAsia="Times New Roman" w:cs="Courier New" w:ascii="Courier New" w:hAnsi="Courier New"/>
            <w:color w:val="000000"/>
            <w:sz w:val="24"/>
            <w:szCs w:val="24"/>
          </w:rPr>
          <w:t xml:space="preserve">$('.digest').click(function ()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89" w:author="Unknown" w:date="0-00-00T00:00:00Z">
        <w:r>
          <w:rPr>
            <w:rFonts w:eastAsia="Times New Roman" w:cs="Courier New" w:ascii="Courier New" w:hAnsi="Courier New"/>
            <w:color w:val="000000"/>
            <w:sz w:val="24"/>
            <w:szCs w:val="24"/>
          </w:rPr>
          <w:t xml:space="preserve">                 </w:t>
        </w:r>
      </w:ins>
      <w:ins w:id="1990" w:author="Unknown" w:date="0-00-00T00:00:00Z">
        <w:r>
          <w:rPr>
            <w:rFonts w:eastAsia="Times New Roman" w:cs="Courier New" w:ascii="Courier New" w:hAnsi="Courier New"/>
            <w:color w:val="000000"/>
            <w:sz w:val="24"/>
            <w:szCs w:val="24"/>
          </w:rPr>
          <w:t xml:space="preserve">console.log("digest clicked!");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91" w:author="Unknown" w:date="0-00-00T00:00:00Z">
        <w:r>
          <w:rPr>
            <w:rFonts w:eastAsia="Times New Roman" w:cs="Courier New" w:ascii="Courier New" w:hAnsi="Courier New"/>
            <w:color w:val="000000"/>
            <w:sz w:val="24"/>
            <w:szCs w:val="24"/>
          </w:rPr>
          <w:t xml:space="preserve">                 </w:t>
        </w:r>
      </w:ins>
      <w:ins w:id="1992" w:author="Unknown" w:date="0-00-00T00:00:00Z">
        <w:r>
          <w:rPr>
            <w:rFonts w:eastAsia="Times New Roman" w:cs="Courier New" w:ascii="Courier New" w:hAnsi="Courier New"/>
            <w:color w:val="000000"/>
            <w:sz w:val="24"/>
            <w:szCs w:val="24"/>
          </w:rPr>
          <w:t xml:space="preserve">console.log($scope.obj.value++);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93" w:author="Unknown" w:date="0-00-00T00:00:00Z">
        <w:r>
          <w:rPr>
            <w:rFonts w:eastAsia="Times New Roman" w:cs="Courier New" w:ascii="Courier New" w:hAnsi="Courier New"/>
            <w:color w:val="000000"/>
            <w:sz w:val="24"/>
            <w:szCs w:val="24"/>
          </w:rPr>
          <w:t xml:space="preserve">                 </w:t>
        </w:r>
      </w:ins>
      <w:ins w:id="1994" w:author="Unknown" w:date="0-00-00T00:00:00Z">
        <w:r>
          <w:rPr>
            <w:rFonts w:eastAsia="Times New Roman" w:cs="Courier New" w:ascii="Courier New" w:hAnsi="Courier New"/>
            <w:color w:val="000000"/>
            <w:sz w:val="24"/>
            <w:szCs w:val="24"/>
          </w:rPr>
          <w:t xml:space="preserve">//update value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95" w:author="Unknown" w:date="0-00-00T00:00:00Z">
        <w:r>
          <w:rPr>
            <w:rFonts w:eastAsia="Times New Roman" w:cs="Courier New" w:ascii="Courier New" w:hAnsi="Courier New"/>
            <w:color w:val="000000"/>
            <w:sz w:val="24"/>
            <w:szCs w:val="24"/>
          </w:rPr>
          <w:t xml:space="preserve">                </w:t>
        </w:r>
      </w:ins>
      <w:ins w:id="1996" w:author="Unknown" w:date="0-00-00T00:00:00Z">
        <w:r>
          <w:rPr>
            <w:rFonts w:eastAsia="Times New Roman" w:cs="Courier New" w:ascii="Courier New" w:hAnsi="Courier New"/>
            <w:color w:val="000000"/>
            <w:sz w:val="24"/>
            <w:szCs w:val="24"/>
          </w:rPr>
          <w:t>$scope.$digest();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97"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98"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1999" w:author="Unknown" w:date="0-00-00T00:00:00Z">
        <w:r>
          <w:rPr>
            <w:rFonts w:eastAsia="Times New Roman" w:cs="Courier New" w:ascii="Courier New" w:hAnsi="Courier New"/>
            <w:color w:val="000000"/>
            <w:sz w:val="24"/>
            <w:szCs w:val="24"/>
          </w:rPr>
          <w:t xml:space="preserve">&lt;/script&gt;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00" w:author="Unknown" w:date="0-00-00T00:00:00Z">
        <w:r>
          <w:rPr>
            <w:rFonts w:eastAsia="Times New Roman" w:cs="Courier New" w:ascii="Courier New" w:hAnsi="Courier New"/>
            <w:color w:val="000000"/>
            <w:sz w:val="24"/>
            <w:szCs w:val="24"/>
          </w:rPr>
          <w:t xml:space="preserve">&lt;/body&gt;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001" w:author="Unknown" w:date="0-00-00T00:00:00Z">
        <w:r>
          <w:rPr>
            <w:rFonts w:eastAsia="Times New Roman" w:cs="Courier New" w:ascii="Courier New" w:hAnsi="Courier New"/>
            <w:color w:val="000000"/>
            <w:sz w:val="24"/>
            <w:szCs w:val="24"/>
          </w:rPr>
          <w:t xml:space="preserve">&lt;/html&gt; </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002" w:author="Unknown" w:date="0-00-00T00:00:00Z">
        <w:r>
          <w:rPr>
            <w:rFonts w:eastAsia="Times New Roman" w:cs="Times New Roman" w:ascii="Helvetica" w:hAnsi="Helvetica"/>
            <w:color w:val="000000"/>
            <w:sz w:val="32"/>
            <w:szCs w:val="32"/>
          </w:rPr>
          <w:t>What Is The Use Of $Apply() In Angular?</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003" w:author="Unknown" w:date="0-00-00T00:00:00Z">
        <w:r>
          <w:rPr>
            <w:rFonts w:eastAsia="Times New Roman" w:cs="Times New Roman" w:ascii="Helvetica" w:hAnsi="Helvetica"/>
            <w:color w:val="000000"/>
            <w:sz w:val="24"/>
            <w:szCs w:val="24"/>
          </w:rPr>
          <w:t>AngularJS automatically updates the model changes which are inside AngularJS context. When you apply changes to any model, that lies outside of the Angular context (like browser DOM events, setTimeout, XHR or third-party libraries), then you need to inform the Angular about the changes by calling </w:t>
        </w:r>
      </w:ins>
      <w:ins w:id="2004" w:author="Unknown" w:date="0-00-00T00:00:00Z">
        <w:r>
          <w:rPr>
            <w:rFonts w:eastAsia="Times New Roman" w:cs="Times New Roman" w:ascii="inherit" w:hAnsi="inherit"/>
            <w:b/>
            <w:bCs/>
            <w:color w:val="000000"/>
            <w:sz w:val="24"/>
            <w:szCs w:val="24"/>
          </w:rPr>
          <w:t>$apply()</w:t>
        </w:r>
      </w:ins>
      <w:ins w:id="2005" w:author="Unknown" w:date="0-00-00T00:00:00Z">
        <w:r>
          <w:rPr>
            <w:rFonts w:eastAsia="Times New Roman" w:cs="Times New Roman" w:ascii="Helvetica" w:hAnsi="Helvetica"/>
            <w:color w:val="000000"/>
            <w:sz w:val="24"/>
            <w:szCs w:val="24"/>
          </w:rPr>
          <w:t>manually. When the </w:t>
        </w:r>
      </w:ins>
      <w:ins w:id="2006" w:author="Unknown" w:date="0-00-00T00:00:00Z">
        <w:r>
          <w:rPr>
            <w:rFonts w:eastAsia="Times New Roman" w:cs="Times New Roman" w:ascii="inherit" w:hAnsi="inherit"/>
            <w:b/>
            <w:bCs/>
            <w:color w:val="000000"/>
            <w:sz w:val="24"/>
            <w:szCs w:val="24"/>
          </w:rPr>
          <w:t>$apply()</w:t>
        </w:r>
      </w:ins>
      <w:ins w:id="2007" w:author="Unknown" w:date="0-00-00T00:00:00Z">
        <w:r>
          <w:rPr>
            <w:rFonts w:eastAsia="Times New Roman" w:cs="Times New Roman" w:ascii="Helvetica" w:hAnsi="Helvetica"/>
            <w:color w:val="000000"/>
            <w:sz w:val="24"/>
            <w:szCs w:val="24"/>
          </w:rPr>
          <w:t> function call finishes, AngularJS calls </w:t>
        </w:r>
      </w:ins>
      <w:ins w:id="2008" w:author="Unknown" w:date="0-00-00T00:00:00Z">
        <w:r>
          <w:rPr>
            <w:rFonts w:eastAsia="Times New Roman" w:cs="Times New Roman" w:ascii="inherit" w:hAnsi="inherit"/>
            <w:b/>
            <w:bCs/>
            <w:color w:val="000000"/>
            <w:sz w:val="24"/>
            <w:szCs w:val="24"/>
          </w:rPr>
          <w:t>$digest()</w:t>
        </w:r>
      </w:ins>
      <w:ins w:id="2009" w:author="Unknown" w:date="0-00-00T00:00:00Z">
        <w:r>
          <w:rPr>
            <w:rFonts w:eastAsia="Times New Roman" w:cs="Times New Roman" w:ascii="Helvetica" w:hAnsi="Helvetica"/>
            <w:color w:val="000000"/>
            <w:sz w:val="24"/>
            <w:szCs w:val="24"/>
          </w:rPr>
          <w:t> internally, to update all data bindings.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010" w:author="Unknown" w:date="0-00-00T00:00:00Z">
        <w:r>
          <w:rPr>
            <w:rFonts w:eastAsia="Times New Roman" w:cs="Times New Roman" w:ascii="Helvetica" w:hAnsi="Helvetica"/>
            <w:color w:val="000000"/>
            <w:sz w:val="24"/>
            <w:szCs w:val="24"/>
          </w:rPr>
          <w:t>Following is the example of using the </w:t>
        </w:r>
      </w:ins>
      <w:ins w:id="2011" w:author="Unknown" w:date="0-00-00T00:00:00Z">
        <w:r>
          <w:rPr>
            <w:rFonts w:eastAsia="Times New Roman" w:cs="Times New Roman" w:ascii="inherit" w:hAnsi="inherit"/>
            <w:b/>
            <w:bCs/>
            <w:color w:val="000000"/>
            <w:sz w:val="24"/>
            <w:szCs w:val="24"/>
          </w:rPr>
          <w:t>$apply()</w:t>
        </w:r>
      </w:ins>
      <w:ins w:id="2012" w:author="Unknown" w:date="0-00-00T00:00:00Z">
        <w:r>
          <w:rPr>
            <w:rFonts w:eastAsia="Times New Roman" w:cs="Times New Roman" w:ascii="Helvetica" w:hAnsi="Helvetica"/>
            <w:color w:val="000000"/>
            <w:sz w:val="24"/>
            <w:szCs w:val="24"/>
          </w:rPr>
          <w:t> function in AngularJS applications.</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013" w:author="Unknown" w:date="0-00-00T00:00:00Z">
        <w:r>
          <w:rPr>
            <w:rFonts w:eastAsia="Times New Roman" w:cs="Times New Roman" w:ascii="inherit" w:hAnsi="inherit"/>
            <w:b/>
            <w:bCs/>
            <w:color w:val="000000"/>
            <w:sz w:val="24"/>
            <w:szCs w:val="24"/>
          </w:rPr>
          <w:t>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14" w:author="Unknown" w:date="0-00-00T00:00:00Z">
        <w:r>
          <w:rPr>
            <w:rFonts w:eastAsia="Times New Roman" w:cs="Courier New" w:ascii="Courier New" w:hAnsi="Courier New"/>
            <w:color w:val="000000"/>
            <w:sz w:val="24"/>
            <w:szCs w:val="24"/>
          </w:rPr>
          <w:t xml:space="preserve">&lt;html&gt;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15" w:author="Unknown" w:date="0-00-00T00:00:00Z">
        <w:r>
          <w:rPr>
            <w:rFonts w:eastAsia="Times New Roman" w:cs="Courier New" w:ascii="Courier New" w:hAnsi="Courier New"/>
            <w:color w:val="000000"/>
            <w:sz w:val="24"/>
            <w:szCs w:val="24"/>
          </w:rPr>
          <w:t xml:space="preserve">&lt;head&gt;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16" w:author="Unknown" w:date="0-00-00T00:00:00Z">
        <w:r>
          <w:rPr>
            <w:rFonts w:eastAsia="Times New Roman" w:cs="Courier New" w:ascii="Courier New" w:hAnsi="Courier New"/>
            <w:color w:val="000000"/>
            <w:sz w:val="24"/>
            <w:szCs w:val="24"/>
          </w:rPr>
          <w:t xml:space="preserve">    </w:t>
        </w:r>
      </w:ins>
      <w:ins w:id="2017" w:author="Unknown" w:date="0-00-00T00:00:00Z">
        <w:r>
          <w:rPr>
            <w:rFonts w:eastAsia="Times New Roman" w:cs="Courier New" w:ascii="Courier New" w:hAnsi="Courier New"/>
            <w:color w:val="000000"/>
            <w:sz w:val="24"/>
            <w:szCs w:val="24"/>
          </w:rPr>
          <w:t>&lt;title&gt;AngularJS Apply Example&lt;/title&gt;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18" w:author="Unknown" w:date="0-00-00T00:00:00Z">
        <w:r>
          <w:rPr>
            <w:rFonts w:eastAsia="Times New Roman" w:cs="Courier New" w:ascii="Courier New" w:hAnsi="Courier New"/>
            <w:color w:val="000000"/>
            <w:sz w:val="24"/>
            <w:szCs w:val="24"/>
          </w:rPr>
          <w:t xml:space="preserve">   </w:t>
        </w:r>
      </w:ins>
      <w:ins w:id="2019" w:author="Unknown" w:date="0-00-00T00:00:00Z">
        <w:r>
          <w:rPr>
            <w:rFonts w:eastAsia="Times New Roman" w:cs="Courier New" w:ascii="Courier New" w:hAnsi="Courier New"/>
            <w:color w:val="000000"/>
            <w:sz w:val="24"/>
            <w:szCs w:val="24"/>
          </w:rPr>
          <w:t xml:space="preserve">&lt;script src="lib/angular.js"&gt;&lt;/script&gt;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20" w:author="Unknown" w:date="0-00-00T00:00:00Z">
        <w:r>
          <w:rPr>
            <w:rFonts w:eastAsia="Times New Roman" w:cs="Courier New" w:ascii="Courier New" w:hAnsi="Courier New"/>
            <w:color w:val="000000"/>
            <w:sz w:val="24"/>
            <w:szCs w:val="24"/>
          </w:rPr>
          <w:t xml:space="preserve">   </w:t>
        </w:r>
      </w:ins>
      <w:ins w:id="2021" w:author="Unknown" w:date="0-00-00T00:00:00Z">
        <w:r>
          <w:rPr>
            <w:rFonts w:eastAsia="Times New Roman" w:cs="Courier New" w:ascii="Courier New" w:hAnsi="Courier New"/>
            <w:color w:val="000000"/>
            <w:sz w:val="24"/>
            <w:szCs w:val="24"/>
          </w:rPr>
          <w:t xml:space="preserve">&lt;script&gt;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22" w:author="Unknown" w:date="0-00-00T00:00:00Z">
        <w:r>
          <w:rPr>
            <w:rFonts w:eastAsia="Times New Roman" w:cs="Courier New" w:ascii="Courier New" w:hAnsi="Courier New"/>
            <w:color w:val="000000"/>
            <w:sz w:val="24"/>
            <w:szCs w:val="24"/>
          </w:rPr>
          <w:t xml:space="preserve">        </w:t>
        </w:r>
      </w:ins>
      <w:ins w:id="2023" w:author="Unknown" w:date="0-00-00T00:00:00Z">
        <w:r>
          <w:rPr>
            <w:rFonts w:eastAsia="Times New Roman" w:cs="Courier New" w:ascii="Courier New" w:hAnsi="Courier New"/>
            <w:color w:val="000000"/>
            <w:sz w:val="24"/>
            <w:szCs w:val="24"/>
          </w:rPr>
          <w:t xml:space="preserve">var myapp = angular.module("myapp",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24" w:author="Unknown" w:date="0-00-00T00:00:00Z">
        <w:r>
          <w:rPr>
            <w:rFonts w:eastAsia="Times New Roman" w:cs="Courier New" w:ascii="Courier New" w:hAnsi="Courier New"/>
            <w:color w:val="000000"/>
            <w:sz w:val="24"/>
            <w:szCs w:val="24"/>
          </w:rPr>
          <w:t xml:space="preserve">        </w:t>
        </w:r>
      </w:ins>
      <w:ins w:id="2025" w:author="Unknown" w:date="0-00-00T00:00:00Z">
        <w:r>
          <w:rPr>
            <w:rFonts w:eastAsia="Times New Roman" w:cs="Courier New" w:ascii="Courier New" w:hAnsi="Courier New"/>
            <w:color w:val="000000"/>
            <w:sz w:val="24"/>
            <w:szCs w:val="24"/>
          </w:rPr>
          <w:t xml:space="preserve">var myController = myapp.controller("myController", function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26" w:author="Unknown" w:date="0-00-00T00:00:00Z">
        <w:r>
          <w:rPr>
            <w:rFonts w:eastAsia="Times New Roman" w:cs="Courier New" w:ascii="Courier New" w:hAnsi="Courier New"/>
            <w:color w:val="000000"/>
            <w:sz w:val="24"/>
            <w:szCs w:val="24"/>
          </w:rPr>
          <w:t xml:space="preserve">        </w:t>
        </w:r>
      </w:ins>
      <w:ins w:id="2027" w:author="Unknown" w:date="0-00-00T00:00:00Z">
        <w:r>
          <w:rPr>
            <w:rFonts w:eastAsia="Times New Roman" w:cs="Courier New" w:ascii="Courier New" w:hAnsi="Courier New"/>
            <w:color w:val="000000"/>
            <w:sz w:val="24"/>
            <w:szCs w:val="24"/>
          </w:rPr>
          <w:t xml:space="preserve">($scope)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28" w:author="Unknown" w:date="0-00-00T00:00:00Z">
        <w:r>
          <w:rPr>
            <w:rFonts w:eastAsia="Times New Roman" w:cs="Courier New" w:ascii="Courier New" w:hAnsi="Courier New"/>
            <w:color w:val="000000"/>
            <w:sz w:val="24"/>
            <w:szCs w:val="24"/>
          </w:rPr>
          <w:t xml:space="preserve">               </w:t>
        </w:r>
      </w:ins>
      <w:ins w:id="2029" w:author="Unknown" w:date="0-00-00T00:00:00Z">
        <w:r>
          <w:rPr>
            <w:rFonts w:eastAsia="Times New Roman" w:cs="Courier New" w:ascii="Courier New" w:hAnsi="Courier New"/>
            <w:color w:val="000000"/>
            <w:sz w:val="24"/>
            <w:szCs w:val="24"/>
          </w:rPr>
          <w:t xml:space="preserve">$scope.datetime = new Date();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30" w:author="Unknown" w:date="0-00-00T00:00:00Z">
        <w:r>
          <w:rPr>
            <w:rFonts w:eastAsia="Times New Roman" w:cs="Courier New" w:ascii="Courier New" w:hAnsi="Courier New"/>
            <w:color w:val="000000"/>
            <w:sz w:val="24"/>
            <w:szCs w:val="24"/>
          </w:rPr>
          <w:t xml:space="preserve">              </w:t>
        </w:r>
      </w:ins>
      <w:ins w:id="2031" w:author="Unknown" w:date="0-00-00T00:00:00Z">
        <w:r>
          <w:rPr>
            <w:rFonts w:eastAsia="Times New Roman" w:cs="Courier New" w:ascii="Courier New" w:hAnsi="Courier New"/>
            <w:color w:val="000000"/>
            <w:sz w:val="24"/>
            <w:szCs w:val="24"/>
          </w:rPr>
          <w:t xml:space="preserve">$scope.updateTime = function ()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32" w:author="Unknown" w:date="0-00-00T00:00:00Z">
        <w:r>
          <w:rPr>
            <w:rFonts w:eastAsia="Times New Roman" w:cs="Courier New" w:ascii="Courier New" w:hAnsi="Courier New"/>
            <w:color w:val="000000"/>
            <w:sz w:val="24"/>
            <w:szCs w:val="24"/>
          </w:rPr>
          <w:t xml:space="preserve">                 </w:t>
        </w:r>
      </w:ins>
      <w:ins w:id="2033" w:author="Unknown" w:date="0-00-00T00:00:00Z">
        <w:r>
          <w:rPr>
            <w:rFonts w:eastAsia="Times New Roman" w:cs="Courier New" w:ascii="Courier New" w:hAnsi="Courier New"/>
            <w:color w:val="000000"/>
            <w:sz w:val="24"/>
            <w:szCs w:val="24"/>
          </w:rPr>
          <w:t xml:space="preserve">$scope.datetime = new Date();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34" w:author="Unknown" w:date="0-00-00T00:00:00Z">
        <w:r>
          <w:rPr>
            <w:rFonts w:eastAsia="Times New Roman" w:cs="Courier New" w:ascii="Courier New" w:hAnsi="Courier New"/>
            <w:color w:val="000000"/>
            <w:sz w:val="24"/>
            <w:szCs w:val="24"/>
          </w:rPr>
          <w:t xml:space="preserve">                             </w:t>
        </w:r>
      </w:ins>
      <w:ins w:id="2035"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36" w:author="Unknown" w:date="0-00-00T00:00:00Z">
        <w:r>
          <w:rPr>
            <w:rFonts w:eastAsia="Times New Roman" w:cs="Courier New" w:ascii="Courier New" w:hAnsi="Courier New"/>
            <w:color w:val="000000"/>
            <w:sz w:val="24"/>
            <w:szCs w:val="24"/>
          </w:rPr>
          <w:t xml:space="preserve">       </w:t>
        </w:r>
      </w:ins>
      <w:ins w:id="2037" w:author="Unknown" w:date="0-00-00T00:00:00Z">
        <w:r>
          <w:rPr>
            <w:rFonts w:eastAsia="Times New Roman" w:cs="Courier New" w:ascii="Courier New" w:hAnsi="Courier New"/>
            <w:color w:val="000000"/>
            <w:sz w:val="24"/>
            <w:szCs w:val="24"/>
          </w:rPr>
          <w:t>//outside angular context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38" w:author="Unknown" w:date="0-00-00T00:00:00Z">
        <w:r>
          <w:rPr>
            <w:rFonts w:eastAsia="Times New Roman" w:cs="Courier New" w:ascii="Courier New" w:hAnsi="Courier New"/>
            <w:color w:val="000000"/>
            <w:sz w:val="24"/>
            <w:szCs w:val="24"/>
          </w:rPr>
          <w:t xml:space="preserve">document.getElementById("updateTimeButton").addEventListener('click', function ()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39" w:author="Unknown" w:date="0-00-00T00:00:00Z">
        <w:r>
          <w:rPr>
            <w:rFonts w:eastAsia="Times New Roman" w:cs="Courier New" w:ascii="Courier New" w:hAnsi="Courier New"/>
            <w:color w:val="000000"/>
            <w:sz w:val="24"/>
            <w:szCs w:val="24"/>
          </w:rPr>
          <w:t xml:space="preserve">//update the value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40" w:author="Unknown" w:date="0-00-00T00:00:00Z">
        <w:r>
          <w:rPr>
            <w:rFonts w:eastAsia="Times New Roman" w:cs="Courier New" w:ascii="Courier New" w:hAnsi="Courier New"/>
            <w:color w:val="000000"/>
            <w:sz w:val="24"/>
            <w:szCs w:val="24"/>
          </w:rPr>
          <w:t xml:space="preserve">$scope.$apply(function ()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41" w:author="Unknown" w:date="0-00-00T00:00:00Z">
        <w:r>
          <w:rPr>
            <w:rFonts w:eastAsia="Times New Roman" w:cs="Courier New" w:ascii="Courier New" w:hAnsi="Courier New"/>
            <w:color w:val="000000"/>
            <w:sz w:val="24"/>
            <w:szCs w:val="24"/>
          </w:rPr>
          <w:t xml:space="preserve">          </w:t>
        </w:r>
      </w:ins>
      <w:ins w:id="2042" w:author="Unknown" w:date="0-00-00T00:00:00Z">
        <w:r>
          <w:rPr>
            <w:rFonts w:eastAsia="Times New Roman" w:cs="Courier New" w:ascii="Courier New" w:hAnsi="Courier New"/>
            <w:color w:val="000000"/>
            <w:sz w:val="24"/>
            <w:szCs w:val="24"/>
          </w:rPr>
          <w:t xml:space="preserve">console.log("update time clicked");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43" w:author="Unknown" w:date="0-00-00T00:00:00Z">
        <w:r>
          <w:rPr>
            <w:rFonts w:eastAsia="Times New Roman" w:cs="Courier New" w:ascii="Courier New" w:hAnsi="Courier New"/>
            <w:color w:val="000000"/>
            <w:sz w:val="24"/>
            <w:szCs w:val="24"/>
          </w:rPr>
          <w:t xml:space="preserve">          </w:t>
        </w:r>
      </w:ins>
      <w:ins w:id="2044" w:author="Unknown" w:date="0-00-00T00:00:00Z">
        <w:r>
          <w:rPr>
            <w:rFonts w:eastAsia="Times New Roman" w:cs="Courier New" w:ascii="Courier New" w:hAnsi="Courier New"/>
            <w:color w:val="000000"/>
            <w:sz w:val="24"/>
            <w:szCs w:val="24"/>
          </w:rPr>
          <w:t xml:space="preserve">$scope.datetime = new Date();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45" w:author="Unknown" w:date="0-00-00T00:00:00Z">
        <w:r>
          <w:rPr>
            <w:rFonts w:eastAsia="Times New Roman" w:cs="Courier New" w:ascii="Courier New" w:hAnsi="Courier New"/>
            <w:color w:val="000000"/>
            <w:sz w:val="24"/>
            <w:szCs w:val="24"/>
          </w:rPr>
          <w:t xml:space="preserve">          </w:t>
        </w:r>
      </w:ins>
      <w:ins w:id="2046" w:author="Unknown" w:date="0-00-00T00:00:00Z">
        <w:r>
          <w:rPr>
            <w:rFonts w:eastAsia="Times New Roman" w:cs="Courier New" w:ascii="Courier New" w:hAnsi="Courier New"/>
            <w:color w:val="000000"/>
            <w:sz w:val="24"/>
            <w:szCs w:val="24"/>
          </w:rPr>
          <w:t xml:space="preserve">console.log($scope.datetime);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47" w:author="Unknown" w:date="0-00-00T00:00:00Z">
        <w:r>
          <w:rPr>
            <w:rFonts w:eastAsia="Times New Roman" w:cs="Courier New" w:ascii="Courier New" w:hAnsi="Courier New"/>
            <w:color w:val="000000"/>
            <w:sz w:val="24"/>
            <w:szCs w:val="24"/>
          </w:rPr>
          <w:t xml:space="preserve">  </w:t>
        </w:r>
      </w:ins>
      <w:ins w:id="2048"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49"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50"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51" w:author="Unknown" w:date="0-00-00T00:00:00Z">
        <w:r>
          <w:rPr>
            <w:rFonts w:eastAsia="Times New Roman" w:cs="Courier New" w:ascii="Courier New" w:hAnsi="Courier New"/>
            <w:color w:val="000000"/>
            <w:sz w:val="24"/>
            <w:szCs w:val="24"/>
          </w:rPr>
          <w:t xml:space="preserve">&lt;/script&gt;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52" w:author="Unknown" w:date="0-00-00T00:00:00Z">
        <w:r>
          <w:rPr>
            <w:rFonts w:eastAsia="Times New Roman" w:cs="Courier New" w:ascii="Courier New" w:hAnsi="Courier New"/>
            <w:color w:val="000000"/>
            <w:sz w:val="24"/>
            <w:szCs w:val="24"/>
          </w:rPr>
          <w:t xml:space="preserve">&lt;/head&gt;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53" w:author="Unknown" w:date="0-00-00T00:00:00Z">
        <w:r>
          <w:rPr>
            <w:rFonts w:eastAsia="Times New Roman" w:cs="Courier New" w:ascii="Courier New" w:hAnsi="Courier New"/>
            <w:color w:val="000000"/>
            <w:sz w:val="24"/>
            <w:szCs w:val="24"/>
          </w:rPr>
          <w:t xml:space="preserve">&lt;body ng-app="myapp" ng-controller="myController"&gt;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54" w:author="Unknown" w:date="0-00-00T00:00:00Z">
        <w:r>
          <w:rPr>
            <w:rFonts w:eastAsia="Times New Roman" w:cs="Courier New" w:ascii="Courier New" w:hAnsi="Courier New"/>
            <w:color w:val="000000"/>
            <w:sz w:val="24"/>
            <w:szCs w:val="24"/>
          </w:rPr>
          <w:t xml:space="preserve">      </w:t>
        </w:r>
      </w:ins>
      <w:ins w:id="2055" w:author="Unknown" w:date="0-00-00T00:00:00Z">
        <w:r>
          <w:rPr>
            <w:rFonts w:eastAsia="Times New Roman" w:cs="Courier New" w:ascii="Courier New" w:hAnsi="Courier New"/>
            <w:color w:val="000000"/>
            <w:sz w:val="24"/>
            <w:szCs w:val="24"/>
          </w:rPr>
          <w:t xml:space="preserve">&lt;button ng-click="updateTime()"&gt;Update time - ng-click&lt;/button&gt;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56" w:author="Unknown" w:date="0-00-00T00:00:00Z">
        <w:r>
          <w:rPr>
            <w:rFonts w:eastAsia="Times New Roman" w:cs="Courier New" w:ascii="Courier New" w:hAnsi="Courier New"/>
            <w:color w:val="000000"/>
            <w:sz w:val="24"/>
            <w:szCs w:val="24"/>
          </w:rPr>
          <w:t xml:space="preserve">      </w:t>
        </w:r>
      </w:ins>
      <w:ins w:id="2057" w:author="Unknown" w:date="0-00-00T00:00:00Z">
        <w:r>
          <w:rPr>
            <w:rFonts w:eastAsia="Times New Roman" w:cs="Courier New" w:ascii="Courier New" w:hAnsi="Courier New"/>
            <w:color w:val="000000"/>
            <w:sz w:val="24"/>
            <w:szCs w:val="24"/>
          </w:rPr>
          <w:t xml:space="preserve">&lt;button id="updateTimeButton"&gt;Update time&lt;/button&gt;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58" w:author="Unknown" w:date="0-00-00T00:00:00Z">
        <w:r>
          <w:rPr>
            <w:rFonts w:eastAsia="Times New Roman" w:cs="Courier New" w:ascii="Courier New" w:hAnsi="Courier New"/>
            <w:color w:val="000000"/>
            <w:sz w:val="24"/>
            <w:szCs w:val="24"/>
          </w:rPr>
          <w:t>&lt;br /&gt;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59" w:author="Unknown" w:date="0-00-00T00:00:00Z">
        <w:r>
          <w:rPr>
            <w:rFonts w:eastAsia="Times New Roman" w:cs="Courier New" w:ascii="Courier New" w:hAnsi="Courier New"/>
            <w:color w:val="000000"/>
            <w:sz w:val="24"/>
            <w:szCs w:val="24"/>
          </w:rPr>
          <w:t xml:space="preserve">   </w:t>
        </w:r>
      </w:ins>
      <w:ins w:id="2060" w:author="Unknown" w:date="0-00-00T00:00:00Z">
        <w:r>
          <w:rPr>
            <w:rFonts w:eastAsia="Times New Roman" w:cs="Courier New" w:ascii="Courier New" w:hAnsi="Courier New"/>
            <w:color w:val="000000"/>
            <w:sz w:val="24"/>
            <w:szCs w:val="24"/>
          </w:rPr>
          <w:t xml:space="preserve">{{datetime | date:'yyyy-MM-dd HH:mm:ss'}}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61" w:author="Unknown" w:date="0-00-00T00:00:00Z">
        <w:r>
          <w:rPr>
            <w:rFonts w:eastAsia="Times New Roman" w:cs="Courier New" w:ascii="Courier New" w:hAnsi="Courier New"/>
            <w:color w:val="000000"/>
            <w:sz w:val="24"/>
            <w:szCs w:val="24"/>
          </w:rPr>
          <w:t xml:space="preserve">&lt;/body&gt;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062" w:author="Unknown" w:date="0-00-00T00:00:00Z">
        <w:r>
          <w:rPr>
            <w:rFonts w:eastAsia="Times New Roman" w:cs="Courier New" w:ascii="Courier New" w:hAnsi="Courier New"/>
            <w:color w:val="000000"/>
            <w:sz w:val="24"/>
            <w:szCs w:val="24"/>
          </w:rPr>
          <w:t xml:space="preserve">&lt;/html&gt;  </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063" w:author="Unknown" w:date="0-00-00T00:00:00Z">
        <w:r>
          <w:rPr>
            <w:rFonts w:eastAsia="Times New Roman" w:cs="Times New Roman" w:ascii="Helvetica" w:hAnsi="Helvetica"/>
            <w:color w:val="000000"/>
            <w:sz w:val="32"/>
            <w:szCs w:val="32"/>
          </w:rPr>
          <w:t>What Is The Main Difference Between $Apply() And Digest()?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064" w:author="Unknown" w:date="0-00-00T00:00:00Z">
        <w:r>
          <w:rPr>
            <w:rFonts w:eastAsia="Times New Roman" w:cs="Times New Roman" w:ascii="Helvetica" w:hAnsi="Helvetica"/>
            <w:color w:val="000000"/>
            <w:sz w:val="24"/>
            <w:szCs w:val="24"/>
          </w:rPr>
          <w:t>Following is the key difference between </w:t>
        </w:r>
      </w:ins>
      <w:ins w:id="2065" w:author="Unknown" w:date="0-00-00T00:00:00Z">
        <w:r>
          <w:rPr>
            <w:rFonts w:eastAsia="Times New Roman" w:cs="Times New Roman" w:ascii="inherit" w:hAnsi="inherit"/>
            <w:b/>
            <w:bCs/>
            <w:color w:val="000000"/>
            <w:sz w:val="24"/>
            <w:szCs w:val="24"/>
          </w:rPr>
          <w:t>$apply()</w:t>
        </w:r>
      </w:ins>
      <w:ins w:id="2066" w:author="Unknown" w:date="0-00-00T00:00:00Z">
        <w:r>
          <w:rPr>
            <w:rFonts w:eastAsia="Times New Roman" w:cs="Times New Roman" w:ascii="Helvetica" w:hAnsi="Helvetica"/>
            <w:color w:val="000000"/>
            <w:sz w:val="24"/>
            <w:szCs w:val="24"/>
          </w:rPr>
          <w:t> and </w:t>
        </w:r>
      </w:ins>
      <w:ins w:id="2067" w:author="Unknown" w:date="0-00-00T00:00:00Z">
        <w:r>
          <w:rPr>
            <w:rFonts w:eastAsia="Times New Roman" w:cs="Times New Roman" w:ascii="inherit" w:hAnsi="inherit"/>
            <w:b/>
            <w:bCs/>
            <w:color w:val="000000"/>
            <w:sz w:val="24"/>
            <w:szCs w:val="24"/>
          </w:rPr>
          <w:t>$digest()</w:t>
        </w:r>
      </w:ins>
      <w:ins w:id="2068" w:author="Unknown" w:date="0-00-00T00:00:00Z">
        <w:r>
          <w:rPr>
            <w:rFonts w:eastAsia="Times New Roman" w:cs="Times New Roman" w:ascii="Helvetica" w:hAnsi="Helvetica"/>
            <w:color w:val="000000"/>
            <w:sz w:val="24"/>
            <w:szCs w:val="24"/>
          </w:rPr>
          <w:t>.</w:t>
        </w:r>
      </w:ins>
    </w:p>
    <w:p>
      <w:pPr>
        <w:pStyle w:val="Normal"/>
        <w:numPr>
          <w:ilvl w:val="0"/>
          <w:numId w:val="27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069" w:author="Unknown" w:date="0-00-00T00:00:00Z">
        <w:r>
          <w:rPr>
            <w:rFonts w:eastAsia="Times New Roman" w:cs="Times New Roman" w:ascii="Helvetica" w:hAnsi="Helvetica"/>
            <w:color w:val="000000"/>
            <w:sz w:val="24"/>
            <w:szCs w:val="24"/>
          </w:rPr>
          <w:t>The $</w:t>
        </w:r>
      </w:ins>
      <w:ins w:id="2070" w:author="Unknown" w:date="0-00-00T00:00:00Z">
        <w:r>
          <w:rPr>
            <w:rFonts w:eastAsia="Times New Roman" w:cs="Times New Roman" w:ascii="inherit" w:hAnsi="inherit"/>
            <w:b/>
            <w:bCs/>
            <w:color w:val="000000"/>
            <w:sz w:val="24"/>
            <w:szCs w:val="24"/>
          </w:rPr>
          <w:t>apply()</w:t>
        </w:r>
      </w:ins>
      <w:ins w:id="2071" w:author="Unknown" w:date="0-00-00T00:00:00Z">
        <w:r>
          <w:rPr>
            <w:rFonts w:eastAsia="Times New Roman" w:cs="Times New Roman" w:ascii="Helvetica" w:hAnsi="Helvetica"/>
            <w:color w:val="000000"/>
            <w:sz w:val="24"/>
            <w:szCs w:val="24"/>
          </w:rPr>
          <w:t> method performs an update to the model properties forcibly.</w:t>
        </w:r>
      </w:ins>
    </w:p>
    <w:p>
      <w:pPr>
        <w:pStyle w:val="Normal"/>
        <w:numPr>
          <w:ilvl w:val="0"/>
          <w:numId w:val="272"/>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072" w:author="Unknown" w:date="0-00-00T00:00:00Z">
        <w:r>
          <w:rPr>
            <w:rFonts w:eastAsia="Times New Roman" w:cs="Times New Roman" w:ascii="Helvetica" w:hAnsi="Helvetica"/>
            <w:color w:val="000000"/>
            <w:sz w:val="24"/>
            <w:szCs w:val="24"/>
          </w:rPr>
          <w:t>The </w:t>
        </w:r>
      </w:ins>
      <w:ins w:id="2073" w:author="Unknown" w:date="0-00-00T00:00:00Z">
        <w:r>
          <w:rPr>
            <w:rFonts w:eastAsia="Times New Roman" w:cs="Times New Roman" w:ascii="inherit" w:hAnsi="inherit"/>
            <w:b/>
            <w:bCs/>
            <w:color w:val="000000"/>
            <w:sz w:val="24"/>
            <w:szCs w:val="24"/>
          </w:rPr>
          <w:t>$digest()</w:t>
        </w:r>
      </w:ins>
      <w:ins w:id="2074" w:author="Unknown" w:date="0-00-00T00:00:00Z">
        <w:r>
          <w:rPr>
            <w:rFonts w:eastAsia="Times New Roman" w:cs="Times New Roman" w:ascii="Helvetica" w:hAnsi="Helvetica"/>
            <w:color w:val="000000"/>
            <w:sz w:val="24"/>
            <w:szCs w:val="24"/>
          </w:rPr>
          <w:t> method evaluates the watchers for the current scope. However, the </w:t>
        </w:r>
      </w:ins>
      <w:ins w:id="2075" w:author="Unknown" w:date="0-00-00T00:00:00Z">
        <w:r>
          <w:rPr>
            <w:rFonts w:eastAsia="Times New Roman" w:cs="Times New Roman" w:ascii="inherit" w:hAnsi="inherit"/>
            <w:b/>
            <w:bCs/>
            <w:color w:val="000000"/>
            <w:sz w:val="24"/>
            <w:szCs w:val="24"/>
          </w:rPr>
          <w:t>$apply()</w:t>
        </w:r>
      </w:ins>
      <w:ins w:id="2076" w:author="Unknown" w:date="0-00-00T00:00:00Z">
        <w:r>
          <w:rPr>
            <w:rFonts w:eastAsia="Times New Roman" w:cs="Times New Roman" w:ascii="Helvetica" w:hAnsi="Helvetica"/>
            <w:color w:val="000000"/>
            <w:sz w:val="24"/>
            <w:szCs w:val="24"/>
          </w:rPr>
          <w:t> method does the same for the root scope.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077" w:author="Unknown" w:date="0-00-00T00:00:00Z">
        <w:r>
          <w:rPr>
            <w:rFonts w:eastAsia="Times New Roman" w:cs="Times New Roman" w:ascii="Helvetica" w:hAnsi="Helvetica"/>
            <w:color w:val="000000"/>
            <w:sz w:val="32"/>
            <w:szCs w:val="32"/>
          </w:rPr>
          <w:t>Which One Handles Exception Automatically Between $Digest And $Apply?</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078" w:author="Unknown" w:date="0-00-00T00:00:00Z">
        <w:r>
          <w:rPr>
            <w:rFonts w:eastAsia="Times New Roman" w:cs="Times New Roman" w:ascii="Helvetica" w:hAnsi="Helvetica"/>
            <w:color w:val="000000"/>
            <w:sz w:val="24"/>
            <w:szCs w:val="24"/>
          </w:rPr>
          <w:t>When an error occurs in one of the watchers, </w:t>
        </w:r>
      </w:ins>
      <w:ins w:id="2079" w:author="Unknown" w:date="0-00-00T00:00:00Z">
        <w:r>
          <w:rPr>
            <w:rFonts w:eastAsia="Times New Roman" w:cs="Times New Roman" w:ascii="inherit" w:hAnsi="inherit"/>
            <w:b/>
            <w:bCs/>
            <w:color w:val="000000"/>
            <w:sz w:val="24"/>
            <w:szCs w:val="24"/>
          </w:rPr>
          <w:t>$digest()</w:t>
        </w:r>
      </w:ins>
      <w:ins w:id="2080" w:author="Unknown" w:date="0-00-00T00:00:00Z">
        <w:r>
          <w:rPr>
            <w:rFonts w:eastAsia="Times New Roman" w:cs="Times New Roman" w:ascii="Helvetica" w:hAnsi="Helvetica"/>
            <w:color w:val="000000"/>
            <w:sz w:val="24"/>
            <w:szCs w:val="24"/>
          </w:rPr>
          <w:t> cannot handle them via </w:t>
        </w:r>
      </w:ins>
      <w:ins w:id="2081" w:author="Unknown" w:date="0-00-00T00:00:00Z">
        <w:r>
          <w:rPr>
            <w:rFonts w:eastAsia="Times New Roman" w:cs="Times New Roman" w:ascii="inherit" w:hAnsi="inherit"/>
            <w:b/>
            <w:bCs/>
            <w:color w:val="000000"/>
            <w:sz w:val="24"/>
            <w:szCs w:val="24"/>
          </w:rPr>
          <w:t>$exceptionHandler</w:t>
        </w:r>
      </w:ins>
      <w:ins w:id="2082" w:author="Unknown" w:date="0-00-00T00:00:00Z">
        <w:r>
          <w:rPr>
            <w:rFonts w:eastAsia="Times New Roman" w:cs="Times New Roman" w:ascii="Helvetica" w:hAnsi="Helvetica"/>
            <w:color w:val="000000"/>
            <w:sz w:val="24"/>
            <w:szCs w:val="24"/>
          </w:rPr>
          <w:t>service. In that case, you have to manage the exception yourself. However, </w:t>
        </w:r>
      </w:ins>
      <w:ins w:id="2083" w:author="Unknown" w:date="0-00-00T00:00:00Z">
        <w:r>
          <w:rPr>
            <w:rFonts w:eastAsia="Times New Roman" w:cs="Times New Roman" w:ascii="inherit" w:hAnsi="inherit"/>
            <w:b/>
            <w:bCs/>
            <w:color w:val="000000"/>
            <w:sz w:val="24"/>
            <w:szCs w:val="24"/>
          </w:rPr>
          <w:t>$apply()</w:t>
        </w:r>
      </w:ins>
      <w:ins w:id="2084" w:author="Unknown" w:date="0-00-00T00:00:00Z">
        <w:r>
          <w:rPr>
            <w:rFonts w:eastAsia="Times New Roman" w:cs="Times New Roman" w:ascii="Helvetica" w:hAnsi="Helvetica"/>
            <w:color w:val="000000"/>
            <w:sz w:val="24"/>
            <w:szCs w:val="24"/>
          </w:rPr>
          <w:t> uses try catch block internally to handle errors. But, if an error occurs in one of the watchers, then it transfers the errors to $exceptionHandler service.</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085" w:author="Unknown" w:date="0-00-00T00:00:00Z">
        <w:r>
          <w:rPr>
            <w:rFonts w:eastAsia="Times New Roman" w:cs="Times New Roman" w:ascii="Helvetica" w:hAnsi="Helvetica"/>
            <w:color w:val="000000"/>
            <w:sz w:val="24"/>
            <w:szCs w:val="24"/>
          </w:rPr>
          <w:t>Code for </w:t>
        </w:r>
      </w:ins>
      <w:ins w:id="2086" w:author="Unknown" w:date="0-00-00T00:00:00Z">
        <w:r>
          <w:rPr>
            <w:rFonts w:eastAsia="Times New Roman" w:cs="Times New Roman" w:ascii="inherit" w:hAnsi="inherit"/>
            <w:b/>
            <w:bCs/>
            <w:color w:val="000000"/>
            <w:sz w:val="24"/>
            <w:szCs w:val="24"/>
          </w:rPr>
          <w:t>$apply()</w:t>
        </w:r>
      </w:ins>
      <w:ins w:id="2087" w:author="Unknown" w:date="0-00-00T00:00:00Z">
        <w:r>
          <w:rPr>
            <w:rFonts w:eastAsia="Times New Roman" w:cs="Times New Roman" w:ascii="Helvetica" w:hAnsi="Helvetica"/>
            <w:color w:val="000000"/>
            <w:sz w:val="24"/>
            <w:szCs w:val="24"/>
          </w:rPr>
          <w:t> function.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88" w:author="Unknown" w:date="0-00-00T00:00:00Z">
        <w:r>
          <w:rPr>
            <w:rFonts w:eastAsia="Times New Roman" w:cs="Courier New" w:ascii="Courier New" w:hAnsi="Courier New"/>
            <w:color w:val="000000"/>
            <w:sz w:val="24"/>
            <w:szCs w:val="24"/>
          </w:rPr>
          <w:t xml:space="preserve">$apply(expr)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89" w:author="Unknown" w:date="0-00-00T00:00:00Z">
        <w:r>
          <w:rPr>
            <w:rFonts w:eastAsia="Times New Roman" w:cs="Courier New" w:ascii="Courier New" w:hAnsi="Courier New"/>
            <w:color w:val="000000"/>
            <w:sz w:val="24"/>
            <w:szCs w:val="24"/>
          </w:rPr>
          <w:t xml:space="preserve">      </w:t>
        </w:r>
      </w:ins>
      <w:ins w:id="2090" w:author="Unknown" w:date="0-00-00T00:00:00Z">
        <w:r>
          <w:rPr>
            <w:rFonts w:eastAsia="Times New Roman" w:cs="Courier New" w:ascii="Courier New" w:hAnsi="Courier New"/>
            <w:color w:val="000000"/>
            <w:sz w:val="24"/>
            <w:szCs w:val="24"/>
          </w:rPr>
          <w:t xml:space="preserve">try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91" w:author="Unknown" w:date="0-00-00T00:00:00Z">
        <w:r>
          <w:rPr>
            <w:rFonts w:eastAsia="Times New Roman" w:cs="Courier New" w:ascii="Courier New" w:hAnsi="Courier New"/>
            <w:color w:val="000000"/>
            <w:sz w:val="24"/>
            <w:szCs w:val="24"/>
          </w:rPr>
          <w:t xml:space="preserve">           </w:t>
        </w:r>
      </w:ins>
      <w:ins w:id="2092" w:author="Unknown" w:date="0-00-00T00:00:00Z">
        <w:r>
          <w:rPr>
            <w:rFonts w:eastAsia="Times New Roman" w:cs="Courier New" w:ascii="Courier New" w:hAnsi="Courier New"/>
            <w:color w:val="000000"/>
            <w:sz w:val="24"/>
            <w:szCs w:val="24"/>
          </w:rPr>
          <w:t xml:space="preserve">return $eval(expr);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93" w:author="Unknown" w:date="0-00-00T00:00:00Z">
        <w:r>
          <w:rPr>
            <w:rFonts w:eastAsia="Times New Roman" w:cs="Courier New" w:ascii="Courier New" w:hAnsi="Courier New"/>
            <w:color w:val="000000"/>
            <w:sz w:val="24"/>
            <w:szCs w:val="24"/>
          </w:rPr>
          <w:t xml:space="preserve">            </w:t>
        </w:r>
      </w:ins>
      <w:ins w:id="2094" w:author="Unknown" w:date="0-00-00T00:00:00Z">
        <w:r>
          <w:rPr>
            <w:rFonts w:eastAsia="Times New Roman" w:cs="Courier New" w:ascii="Courier New" w:hAnsi="Courier New"/>
            <w:color w:val="000000"/>
            <w:sz w:val="24"/>
            <w:szCs w:val="24"/>
          </w:rPr>
          <w:t xml:space="preserve">} catch (e)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95" w:author="Unknown" w:date="0-00-00T00:00:00Z">
        <w:r>
          <w:rPr>
            <w:rFonts w:eastAsia="Times New Roman" w:cs="Courier New" w:ascii="Courier New" w:hAnsi="Courier New"/>
            <w:color w:val="000000"/>
            <w:sz w:val="24"/>
            <w:szCs w:val="24"/>
          </w:rPr>
          <w:t xml:space="preserve">                   </w:t>
        </w:r>
      </w:ins>
      <w:ins w:id="2096" w:author="Unknown" w:date="0-00-00T00:00:00Z">
        <w:r>
          <w:rPr>
            <w:rFonts w:eastAsia="Times New Roman" w:cs="Courier New" w:ascii="Courier New" w:hAnsi="Courier New"/>
            <w:color w:val="000000"/>
            <w:sz w:val="24"/>
            <w:szCs w:val="24"/>
          </w:rPr>
          <w:t xml:space="preserve">$exceptionHandler(e);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97" w:author="Unknown" w:date="0-00-00T00:00:00Z">
        <w:r>
          <w:rPr>
            <w:rFonts w:eastAsia="Times New Roman" w:cs="Courier New" w:ascii="Courier New" w:hAnsi="Courier New"/>
            <w:color w:val="000000"/>
            <w:sz w:val="24"/>
            <w:szCs w:val="24"/>
          </w:rPr>
          <w:t xml:space="preserve">                </w:t>
        </w:r>
      </w:ins>
      <w:ins w:id="2098" w:author="Unknown" w:date="0-00-00T00:00:00Z">
        <w:r>
          <w:rPr>
            <w:rFonts w:eastAsia="Times New Roman" w:cs="Courier New" w:ascii="Courier New" w:hAnsi="Courier New"/>
            <w:color w:val="000000"/>
            <w:sz w:val="24"/>
            <w:szCs w:val="24"/>
          </w:rPr>
          <w:t xml:space="preserve">} finally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099" w:author="Unknown" w:date="0-00-00T00:00:00Z">
        <w:r>
          <w:rPr>
            <w:rFonts w:eastAsia="Times New Roman" w:cs="Courier New" w:ascii="Courier New" w:hAnsi="Courier New"/>
            <w:color w:val="000000"/>
            <w:sz w:val="24"/>
            <w:szCs w:val="24"/>
          </w:rPr>
          <w:t xml:space="preserve">                      </w:t>
        </w:r>
      </w:ins>
      <w:ins w:id="2100" w:author="Unknown" w:date="0-00-00T00:00:00Z">
        <w:r>
          <w:rPr>
            <w:rFonts w:eastAsia="Times New Roman" w:cs="Courier New" w:ascii="Courier New" w:hAnsi="Courier New"/>
            <w:color w:val="000000"/>
            <w:sz w:val="24"/>
            <w:szCs w:val="24"/>
          </w:rPr>
          <w:t>$root.$digest();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01" w:author="Unknown" w:date="0-00-00T00:00:00Z">
        <w:r>
          <w:rPr>
            <w:rFonts w:eastAsia="Times New Roman" w:cs="Courier New" w:ascii="Courier New" w:hAnsi="Courier New"/>
            <w:color w:val="000000"/>
            <w:sz w:val="24"/>
            <w:szCs w:val="24"/>
          </w:rPr>
          <w:t xml:space="preserve"> </w:t>
        </w:r>
      </w:ins>
      <w:ins w:id="2102"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03" w:author="Unknown" w:date="0-00-00T00:00:00Z">
        <w:r>
          <w:rPr>
            <w:rFonts w:eastAsia="Times New Roman" w:cs="Courier New" w:ascii="Courier New" w:hAnsi="Courier New"/>
            <w:color w:val="0000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04" w:author="Unknown" w:date="0-00-00T00:00:00Z">
        <w:r>
          <w:rPr>
            <w:rFonts w:eastAsia="Times New Roman" w:cs="Times New Roman" w:ascii="Helvetica" w:hAnsi="Helvetica"/>
            <w:color w:val="000000"/>
            <w:sz w:val="32"/>
            <w:szCs w:val="32"/>
          </w:rPr>
          <w:t>What Is The Use Of $Watchgroup() In Angular?</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105" w:author="Unknown" w:date="0-00-00T00:00:00Z">
        <w:r>
          <w:rPr>
            <w:rFonts w:eastAsia="Times New Roman" w:cs="Times New Roman" w:ascii="Helvetica" w:hAnsi="Helvetica"/>
            <w:color w:val="000000"/>
            <w:sz w:val="24"/>
            <w:szCs w:val="24"/>
          </w:rPr>
          <w:t>This function $watchgroup() first came in </w:t>
        </w:r>
      </w:ins>
      <w:ins w:id="2106" w:author="Unknown" w:date="0-00-00T00:00:00Z">
        <w:r>
          <w:rPr>
            <w:rFonts w:eastAsia="Times New Roman" w:cs="Times New Roman" w:ascii="inherit" w:hAnsi="inherit"/>
            <w:b/>
            <w:bCs/>
            <w:color w:val="000000"/>
            <w:sz w:val="24"/>
            <w:szCs w:val="24"/>
          </w:rPr>
          <w:t>Angular 1.3</w:t>
        </w:r>
      </w:ins>
      <w:ins w:id="2107" w:author="Unknown" w:date="0-00-00T00:00:00Z">
        <w:r>
          <w:rPr>
            <w:rFonts w:eastAsia="Times New Roman" w:cs="Times New Roman" w:ascii="Helvetica" w:hAnsi="Helvetica"/>
            <w:color w:val="000000"/>
            <w:sz w:val="24"/>
            <w:szCs w:val="24"/>
          </w:rPr>
          <w:t>. It works in the same way as </w:t>
        </w:r>
      </w:ins>
      <w:ins w:id="2108" w:author="Unknown" w:date="0-00-00T00:00:00Z">
        <w:r>
          <w:rPr>
            <w:rFonts w:eastAsia="Times New Roman" w:cs="Times New Roman" w:ascii="inherit" w:hAnsi="inherit"/>
            <w:b/>
            <w:bCs/>
            <w:color w:val="000000"/>
            <w:sz w:val="24"/>
            <w:szCs w:val="24"/>
          </w:rPr>
          <w:t>$watch()</w:t>
        </w:r>
      </w:ins>
      <w:ins w:id="2109" w:author="Unknown" w:date="0-00-00T00:00:00Z">
        <w:r>
          <w:rPr>
            <w:rFonts w:eastAsia="Times New Roman" w:cs="Times New Roman" w:ascii="Helvetica" w:hAnsi="Helvetica"/>
            <w:color w:val="000000"/>
            <w:sz w:val="24"/>
            <w:szCs w:val="24"/>
          </w:rPr>
          <w:t> function except that the first parameter is an array of expressions.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10" w:author="Unknown" w:date="0-00-00T00:00:00Z">
        <w:r>
          <w:rPr>
            <w:rFonts w:eastAsia="Times New Roman" w:cs="Courier New" w:ascii="Courier New" w:hAnsi="Courier New"/>
            <w:color w:val="000000"/>
            <w:sz w:val="24"/>
            <w:szCs w:val="24"/>
          </w:rPr>
          <w:t>$watchGroup(watchExpression, listener)</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111" w:author="Unknown" w:date="0-00-00T00:00:00Z">
        <w:r>
          <w:rPr>
            <w:rFonts w:eastAsia="Times New Roman" w:cs="Times New Roman" w:ascii="Helvetica" w:hAnsi="Helvetica"/>
            <w:color w:val="000000"/>
            <w:sz w:val="24"/>
            <w:szCs w:val="24"/>
          </w:rPr>
          <w:t>The listener is also an array containing the new and old values of the variables. The listener gets called whenever any expression contained in the </w:t>
        </w:r>
      </w:ins>
      <w:ins w:id="2112" w:author="Unknown" w:date="0-00-00T00:00:00Z">
        <w:r>
          <w:rPr>
            <w:rFonts w:eastAsia="Times New Roman" w:cs="Times New Roman" w:ascii="inherit" w:hAnsi="inherit"/>
            <w:b/>
            <w:bCs/>
            <w:color w:val="000000"/>
            <w:sz w:val="24"/>
            <w:szCs w:val="24"/>
          </w:rPr>
          <w:t>watchExpressions</w:t>
        </w:r>
      </w:ins>
      <w:ins w:id="2113" w:author="Unknown" w:date="0-00-00T00:00:00Z">
        <w:r>
          <w:rPr>
            <w:rFonts w:eastAsia="Times New Roman" w:cs="Times New Roman" w:ascii="Helvetica" w:hAnsi="Helvetica"/>
            <w:color w:val="000000"/>
            <w:sz w:val="24"/>
            <w:szCs w:val="24"/>
          </w:rPr>
          <w:t> array changes.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14" w:author="Unknown" w:date="0-00-00T00:00:00Z">
        <w:r>
          <w:rPr>
            <w:rFonts w:eastAsia="Times New Roman" w:cs="Courier New" w:ascii="Courier New" w:hAnsi="Courier New"/>
            <w:color w:val="000000"/>
            <w:sz w:val="24"/>
            <w:szCs w:val="24"/>
          </w:rPr>
          <w:t xml:space="preserve">$scope.teamScore = 0;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15" w:author="Unknown" w:date="0-00-00T00:00:00Z">
        <w:r>
          <w:rPr>
            <w:rFonts w:eastAsia="Times New Roman" w:cs="Courier New" w:ascii="Courier New" w:hAnsi="Courier New"/>
            <w:color w:val="000000"/>
            <w:sz w:val="24"/>
            <w:szCs w:val="24"/>
          </w:rPr>
          <w:t xml:space="preserve">$scope.time = 0;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16" w:author="Unknown" w:date="0-00-00T00:00:00Z">
        <w:r>
          <w:rPr>
            <w:rFonts w:eastAsia="Times New Roman" w:cs="Courier New" w:ascii="Courier New" w:hAnsi="Courier New"/>
            <w:color w:val="000000"/>
            <w:sz w:val="24"/>
            <w:szCs w:val="24"/>
          </w:rPr>
          <w:t xml:space="preserve">$scope.$watchGroup(['teamScore', 'time'], function(newVal, oldVal)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17" w:author="Unknown" w:date="0-00-00T00:00:00Z">
        <w:r>
          <w:rPr>
            <w:rFonts w:eastAsia="Times New Roman" w:cs="Courier New" w:ascii="Courier New" w:hAnsi="Courier New"/>
            <w:color w:val="000000"/>
            <w:sz w:val="24"/>
            <w:szCs w:val="24"/>
          </w:rPr>
          <w:t xml:space="preserve">     </w:t>
        </w:r>
      </w:ins>
      <w:ins w:id="2118" w:author="Unknown" w:date="0-00-00T00:00:00Z">
        <w:r>
          <w:rPr>
            <w:rFonts w:eastAsia="Times New Roman" w:cs="Courier New" w:ascii="Courier New" w:hAnsi="Courier New"/>
            <w:color w:val="000000"/>
            <w:sz w:val="24"/>
            <w:szCs w:val="24"/>
          </w:rPr>
          <w:t xml:space="preserve">if(newVal[0] &gt; 20){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19" w:author="Unknown" w:date="0-00-00T00:00:00Z">
        <w:r>
          <w:rPr>
            <w:rFonts w:eastAsia="Times New Roman" w:cs="Courier New" w:ascii="Courier New" w:hAnsi="Courier New"/>
            <w:color w:val="000000"/>
            <w:sz w:val="24"/>
            <w:szCs w:val="24"/>
          </w:rPr>
          <w:t xml:space="preserve">                 </w:t>
        </w:r>
      </w:ins>
      <w:ins w:id="2120" w:author="Unknown" w:date="0-00-00T00:00:00Z">
        <w:r>
          <w:rPr>
            <w:rFonts w:eastAsia="Times New Roman" w:cs="Courier New" w:ascii="Courier New" w:hAnsi="Courier New"/>
            <w:color w:val="000000"/>
            <w:sz w:val="24"/>
            <w:szCs w:val="24"/>
          </w:rPr>
          <w:t xml:space="preserve">$scope.matchStatus = 'win';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21" w:author="Unknown" w:date="0-00-00T00:00:00Z">
        <w:r>
          <w:rPr>
            <w:rFonts w:eastAsia="Times New Roman" w:cs="Courier New" w:ascii="Courier New" w:hAnsi="Courier New"/>
            <w:color w:val="000000"/>
            <w:sz w:val="24"/>
            <w:szCs w:val="24"/>
          </w:rPr>
          <w:t xml:space="preserv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22" w:author="Unknown" w:date="0-00-00T00:00:00Z">
        <w:r>
          <w:rPr>
            <w:rFonts w:eastAsia="Times New Roman" w:cs="Courier New" w:ascii="Courier New" w:hAnsi="Courier New"/>
            <w:color w:val="000000"/>
            <w:sz w:val="24"/>
            <w:szCs w:val="24"/>
          </w:rPr>
          <w:t xml:space="preserve"> </w:t>
        </w:r>
      </w:ins>
      <w:ins w:id="2123" w:author="Unknown" w:date="0-00-00T00:00:00Z">
        <w:r>
          <w:rPr>
            <w:rFonts w:eastAsia="Times New Roman" w:cs="Courier New" w:ascii="Courier New" w:hAnsi="Courier New"/>
            <w:color w:val="000000"/>
            <w:sz w:val="24"/>
            <w:szCs w:val="24"/>
          </w:rPr>
          <w:t xml:space="preserve">else if (newVal[1] &gt; 60){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24" w:author="Unknown" w:date="0-00-00T00:00:00Z">
        <w:r>
          <w:rPr>
            <w:rFonts w:eastAsia="Times New Roman" w:cs="Courier New" w:ascii="Courier New" w:hAnsi="Courier New"/>
            <w:color w:val="000000"/>
            <w:sz w:val="24"/>
            <w:szCs w:val="24"/>
          </w:rPr>
          <w:t xml:space="preserve">                  </w:t>
        </w:r>
      </w:ins>
      <w:ins w:id="2125" w:author="Unknown" w:date="0-00-00T00:00:00Z">
        <w:r>
          <w:rPr>
            <w:rFonts w:eastAsia="Times New Roman" w:cs="Courier New" w:ascii="Courier New" w:hAnsi="Courier New"/>
            <w:color w:val="000000"/>
            <w:sz w:val="24"/>
            <w:szCs w:val="24"/>
          </w:rPr>
          <w:t xml:space="preserve">$scope.matchStatus = 'times up';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26" w:author="Unknown" w:date="0-00-00T00:00:00Z">
        <w:r>
          <w:rPr>
            <w:rFonts w:eastAsia="Times New Roman" w:cs="Courier New" w:ascii="Courier New" w:hAnsi="Courier New"/>
            <w:color w:val="000000"/>
            <w:sz w:val="24"/>
            <w:szCs w:val="24"/>
          </w:rPr>
          <w:t xml:space="preserve">}); </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27" w:author="Unknown" w:date="0-00-00T00:00:00Z">
        <w:r>
          <w:rPr>
            <w:rFonts w:eastAsia="Times New Roman" w:cs="Times New Roman" w:ascii="Helvetica" w:hAnsi="Helvetica"/>
            <w:color w:val="000000"/>
            <w:sz w:val="32"/>
            <w:szCs w:val="32"/>
          </w:rPr>
          <w:t>What Is The Use Of $WatchCollection()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28" w:author="Unknown" w:date="0-00-00T00:00:00Z">
        <w:r>
          <w:rPr>
            <w:rFonts w:eastAsia="Times New Roman" w:cs="Times New Roman" w:ascii="Helvetica" w:hAnsi="Helvetica"/>
            <w:color w:val="000000"/>
            <w:sz w:val="24"/>
            <w:szCs w:val="24"/>
          </w:rPr>
          <w:t>The use of this function is to watch the properties of an object. It gets fired when there is any change in their values.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29" w:author="Unknown" w:date="0-00-00T00:00:00Z">
        <w:r>
          <w:rPr>
            <w:rFonts w:eastAsia="Times New Roman" w:cs="Times New Roman" w:ascii="Helvetica" w:hAnsi="Helvetica"/>
            <w:color w:val="000000"/>
            <w:sz w:val="24"/>
            <w:szCs w:val="24"/>
          </w:rPr>
          <w:t>It takes an object as the first parameter and monitors the properties of the object.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30" w:author="Unknown" w:date="0-00-00T00:00:00Z">
        <w:r>
          <w:rPr>
            <w:rFonts w:eastAsia="Times New Roman" w:cs="Courier New" w:ascii="Courier New" w:hAnsi="Courier New"/>
            <w:color w:val="000000"/>
            <w:sz w:val="24"/>
            <w:szCs w:val="24"/>
          </w:rPr>
          <w:t>$watchCollection(obj, listener)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31" w:author="Unknown" w:date="0-00-00T00:00:00Z">
        <w:r>
          <w:rPr>
            <w:rFonts w:eastAsia="Times New Roman" w:cs="Times New Roman" w:ascii="Helvetica" w:hAnsi="Helvetica"/>
            <w:color w:val="000000"/>
            <w:sz w:val="24"/>
            <w:szCs w:val="24"/>
          </w:rPr>
          <w:t>The listener gets called whenever there is any change in the obj.</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32" w:author="Unknown" w:date="0-00-00T00:00:00Z">
        <w:r>
          <w:rPr>
            <w:rFonts w:eastAsia="Times New Roman" w:cs="Courier New" w:ascii="Courier New" w:hAnsi="Courier New"/>
            <w:color w:val="000000"/>
            <w:sz w:val="24"/>
            <w:szCs w:val="24"/>
          </w:rPr>
          <w:t xml:space="preserve">$scope.names = ['shailendra', 'deepak', 'mohit', 'kapil'];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33" w:author="Unknown" w:date="0-00-00T00:00:00Z">
        <w:r>
          <w:rPr>
            <w:rFonts w:eastAsia="Times New Roman" w:cs="Courier New" w:ascii="Courier New" w:hAnsi="Courier New"/>
            <w:color w:val="000000"/>
            <w:sz w:val="24"/>
            <w:szCs w:val="24"/>
          </w:rPr>
          <w:t xml:space="preserve">$scope.dataCount = 4;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34" w:author="Unknown" w:date="0-00-00T00:00:00Z">
        <w:r>
          <w:rPr>
            <w:rFonts w:eastAsia="Times New Roman" w:cs="Courier New" w:ascii="Courier New" w:hAnsi="Courier New"/>
            <w:color w:val="000000"/>
            <w:sz w:val="24"/>
            <w:szCs w:val="24"/>
          </w:rPr>
          <w:t xml:space="preserve">$scope.$watchCollection('names', function (newVal, oldVal)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35" w:author="Unknown" w:date="0-00-00T00:00:00Z">
        <w:r>
          <w:rPr>
            <w:rFonts w:eastAsia="Times New Roman" w:cs="Courier New" w:ascii="Courier New" w:hAnsi="Courier New"/>
            <w:color w:val="000000"/>
            <w:sz w:val="24"/>
            <w:szCs w:val="24"/>
          </w:rPr>
          <w:t xml:space="preserve">       </w:t>
        </w:r>
      </w:ins>
      <w:ins w:id="2136" w:author="Unknown" w:date="0-00-00T00:00:00Z">
        <w:r>
          <w:rPr>
            <w:rFonts w:eastAsia="Times New Roman" w:cs="Courier New" w:ascii="Courier New" w:hAnsi="Courier New"/>
            <w:color w:val="000000"/>
            <w:sz w:val="24"/>
            <w:szCs w:val="24"/>
          </w:rPr>
          <w:t xml:space="preserve">$scope.dataCount = newVal.length;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37" w:author="Unknown" w:date="0-00-00T00:00:00Z">
        <w:r>
          <w:rPr>
            <w:rFonts w:eastAsia="Times New Roman" w:cs="Courier New" w:ascii="Courier New" w:hAnsi="Courier New"/>
            <w:color w:val="0000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38" w:author="Unknown" w:date="0-00-00T00:00:00Z">
        <w:r>
          <w:rPr>
            <w:rFonts w:eastAsia="Times New Roman" w:cs="Times New Roman" w:ascii="Helvetica" w:hAnsi="Helvetica"/>
            <w:color w:val="000000"/>
            <w:sz w:val="32"/>
            <w:szCs w:val="32"/>
          </w:rPr>
          <w:t>How To Perform Mandatory Input Field Validation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39" w:author="Unknown" w:date="0-00-00T00:00:00Z">
        <w:r>
          <w:rPr>
            <w:rFonts w:eastAsia="Times New Roman" w:cs="Times New Roman" w:ascii="Helvetica" w:hAnsi="Helvetica"/>
            <w:color w:val="000000"/>
            <w:sz w:val="24"/>
            <w:szCs w:val="24"/>
          </w:rPr>
          <w:t>AngularJS allows form validation on the client-side in a simplistic way. First of all, it monitors the state of the form and its input fields. Secondly, it observes any change in the values and notifies the same to the user.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40" w:author="Unknown" w:date="0-00-00T00:00:00Z">
        <w:r>
          <w:rPr>
            <w:rFonts w:eastAsia="Times New Roman" w:cs="Times New Roman" w:ascii="Helvetica" w:hAnsi="Helvetica"/>
            <w:color w:val="000000"/>
            <w:sz w:val="24"/>
            <w:szCs w:val="24"/>
          </w:rPr>
          <w:t>By using “Required Field” validation we can prevent, form submission with a null value. It’s mandatory for the user to fill the form fields.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41" w:author="Unknown" w:date="0-00-00T00:00:00Z">
        <w:r>
          <w:rPr>
            <w:rFonts w:eastAsia="Times New Roman" w:cs="Times New Roman" w:ascii="Helvetica" w:hAnsi="Helvetica"/>
            <w:color w:val="000000"/>
            <w:sz w:val="24"/>
            <w:szCs w:val="24"/>
          </w:rPr>
          <w:t>The syntax for required field validation is as follows.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42" w:author="Unknown" w:date="0-00-00T00:00:00Z">
        <w:r>
          <w:rPr>
            <w:rFonts w:eastAsia="Times New Roman" w:cs="Courier New" w:ascii="Courier New" w:hAnsi="Courier New"/>
            <w:color w:val="000000"/>
            <w:sz w:val="24"/>
            <w:szCs w:val="24"/>
          </w:rPr>
          <w:t>&lt;input type="text" required /&gt;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43" w:author="Unknown" w:date="0-00-00T00:00:00Z">
        <w:r>
          <w:rPr>
            <w:rFonts w:eastAsia="Times New Roman" w:cs="Times New Roman" w:ascii="Helvetica" w:hAnsi="Helvetica"/>
            <w:color w:val="000000"/>
            <w:sz w:val="24"/>
            <w:szCs w:val="24"/>
          </w:rPr>
          <w:t>Example Code.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44" w:author="Unknown" w:date="0-00-00T00:00:00Z">
        <w:r>
          <w:rPr>
            <w:rFonts w:eastAsia="Times New Roman" w:cs="Courier New" w:ascii="Courier New" w:hAnsi="Courier New"/>
            <w:color w:val="000000"/>
            <w:sz w:val="24"/>
            <w:szCs w:val="24"/>
          </w:rPr>
          <w:t>&lt;form name="myForm"&gt;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45" w:author="Unknown" w:date="0-00-00T00:00:00Z">
        <w:r>
          <w:rPr>
            <w:rFonts w:eastAsia="Times New Roman" w:cs="Courier New" w:ascii="Courier New" w:hAnsi="Courier New"/>
            <w:color w:val="000000"/>
            <w:sz w:val="24"/>
            <w:szCs w:val="24"/>
          </w:rPr>
          <w:t>&lt;input name="myInput" ng-model="myInput" required&gt;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46" w:author="Unknown" w:date="0-00-00T00:00:00Z">
        <w:r>
          <w:rPr>
            <w:rFonts w:eastAsia="Times New Roman" w:cs="Courier New" w:ascii="Courier New" w:hAnsi="Courier New"/>
            <w:color w:val="000000"/>
            <w:sz w:val="24"/>
            <w:szCs w:val="24"/>
          </w:rPr>
          <w:t>&lt;/form&gt;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47" w:author="Unknown" w:date="0-00-00T00:00:00Z">
        <w:r>
          <w:rPr>
            <w:rFonts w:eastAsia="Times New Roman" w:cs="Courier New" w:ascii="Courier New" w:hAnsi="Courier New"/>
            <w:color w:val="000000"/>
            <w:sz w:val="24"/>
            <w:szCs w:val="24"/>
          </w:rPr>
          <w:t>&lt;p&gt;The input's valid state is:&lt;/p&gt;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48" w:author="Unknown" w:date="0-00-00T00:00:00Z">
        <w:r>
          <w:rPr>
            <w:rFonts w:eastAsia="Times New Roman" w:cs="Courier New" w:ascii="Courier New" w:hAnsi="Courier New"/>
            <w:color w:val="000000"/>
            <w:sz w:val="24"/>
            <w:szCs w:val="24"/>
          </w:rPr>
          <w:t>&lt;h1&gt;{{myForm.myInput.$valid}}&lt;/h1&gt;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49" w:author="Unknown" w:date="0-00-00T00:00:00Z">
        <w:r>
          <w:rPr>
            <w:rFonts w:eastAsia="Times New Roman" w:cs="Times New Roman" w:ascii="Helvetica" w:hAnsi="Helvetica"/>
            <w:color w:val="000000"/>
            <w:sz w:val="32"/>
            <w:szCs w:val="32"/>
          </w:rPr>
          <w:t>How To Perform Minimum &amp; Maximum Field Length Validations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50" w:author="Unknown" w:date="0-00-00T00:00:00Z">
        <w:r>
          <w:rPr>
            <w:rFonts w:eastAsia="Times New Roman" w:cs="Times New Roman" w:ascii="Helvetica" w:hAnsi="Helvetica"/>
            <w:color w:val="000000"/>
            <w:sz w:val="24"/>
            <w:szCs w:val="24"/>
          </w:rPr>
          <w:t>To prevent the user from providing less or excess number of characters in the input field, we use Minimum &amp; Maximum length validation. The AngularJS directive used for Minimum &amp; Maximum length validations are &lt;ng-minlength&gt; and &lt;ng-maxlength&gt;. Both of these attributes take integer values. The &lt;ng-minlength&gt; attribute is used to set the number of characters a user is limited to, whereas the &lt;ng-maxlength&gt; attribute sets the maximum number of characters that a user is allowed to enter.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51" w:author="Unknown" w:date="0-00-00T00:00:00Z">
        <w:r>
          <w:rPr>
            <w:rFonts w:eastAsia="Times New Roman" w:cs="Times New Roman" w:ascii="Helvetica" w:hAnsi="Helvetica"/>
            <w:color w:val="000000"/>
            <w:sz w:val="24"/>
            <w:szCs w:val="24"/>
          </w:rPr>
          <w:t>This type of validation requires the following syntax.</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52" w:author="Unknown" w:date="0-00-00T00:00:00Z">
        <w:r>
          <w:rPr>
            <w:rFonts w:eastAsia="Times New Roman" w:cs="Courier New" w:ascii="Courier New" w:hAnsi="Courier New"/>
            <w:color w:val="000000"/>
            <w:sz w:val="24"/>
            <w:szCs w:val="24"/>
          </w:rPr>
          <w:t>&lt;input type="text" ng-minlength=5 /&gt;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53" w:author="Unknown" w:date="0-00-00T00:00:00Z">
        <w:r>
          <w:rPr>
            <w:rFonts w:eastAsia="Times New Roman" w:cs="Courier New" w:ascii="Courier New" w:hAnsi="Courier New"/>
            <w:color w:val="000000"/>
            <w:sz w:val="24"/>
            <w:szCs w:val="24"/>
          </w:rPr>
          <w:t>&lt;input type="text" ng-maxlength=10 /&gt;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54" w:author="Unknown" w:date="0-00-00T00:00:00Z">
        <w:r>
          <w:rPr>
            <w:rFonts w:eastAsia="Times New Roman" w:cs="Times New Roman" w:ascii="Helvetica" w:hAnsi="Helvetica"/>
            <w:color w:val="000000"/>
            <w:sz w:val="24"/>
            <w:szCs w:val="24"/>
          </w:rPr>
          <w:t>Example code: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55" w:author="Unknown" w:date="0-00-00T00:00:00Z">
        <w:r>
          <w:rPr>
            <w:rFonts w:eastAsia="Times New Roman" w:cs="Courier New" w:ascii="Courier New" w:hAnsi="Courier New"/>
            <w:color w:val="000000"/>
            <w:sz w:val="24"/>
            <w:szCs w:val="24"/>
          </w:rPr>
          <w:t>&lt;label&gt;User Message:&lt;/label&gt;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56" w:author="Unknown" w:date="0-00-00T00:00:00Z">
        <w:r>
          <w:rPr>
            <w:rFonts w:eastAsia="Times New Roman" w:cs="Courier New" w:ascii="Courier New" w:hAnsi="Courier New"/>
            <w:color w:val="000000"/>
            <w:sz w:val="24"/>
            <w:szCs w:val="24"/>
          </w:rPr>
          <w:t xml:space="preserve">&lt;textarea type="text" name="userMessage" ng-model="message"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57" w:author="Unknown" w:date="0-00-00T00:00:00Z">
        <w:r>
          <w:rPr>
            <w:rFonts w:eastAsia="Times New Roman" w:cs="Courier New" w:ascii="Courier New" w:hAnsi="Courier New"/>
            <w:color w:val="000000"/>
            <w:sz w:val="24"/>
            <w:szCs w:val="24"/>
          </w:rPr>
          <w:t xml:space="preserve">          </w:t>
        </w:r>
      </w:ins>
      <w:ins w:id="2158" w:author="Unknown" w:date="0-00-00T00:00:00Z">
        <w:r>
          <w:rPr>
            <w:rFonts w:eastAsia="Times New Roman" w:cs="Courier New" w:ascii="Courier New" w:hAnsi="Courier New"/>
            <w:color w:val="000000"/>
            <w:sz w:val="24"/>
            <w:szCs w:val="24"/>
          </w:rPr>
          <w:t>ng-minlength="100" ng-maxlength="1000" required&gt;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59" w:author="Unknown" w:date="0-00-00T00:00:00Z">
        <w:r>
          <w:rPr>
            <w:rFonts w:eastAsia="Times New Roman" w:cs="Courier New" w:ascii="Courier New" w:hAnsi="Courier New"/>
            <w:color w:val="000000"/>
            <w:sz w:val="24"/>
            <w:szCs w:val="24"/>
          </w:rPr>
          <w:t>&lt;/textarea&gt;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60" w:author="Unknown" w:date="0-00-00T00:00:00Z">
        <w:r>
          <w:rPr>
            <w:rFonts w:eastAsia="Times New Roman" w:cs="Courier New" w:ascii="Courier New" w:hAnsi="Courier New"/>
            <w:color w:val="000000"/>
            <w:sz w:val="24"/>
            <w:szCs w:val="24"/>
          </w:rPr>
          <w:t>&lt;div ng-messages="exampleForm.userMessage.$error"&gt;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61" w:author="Unknown" w:date="0-00-00T00:00:00Z">
        <w:r>
          <w:rPr>
            <w:rFonts w:eastAsia="Times New Roman" w:cs="Courier New" w:ascii="Courier New" w:hAnsi="Courier New"/>
            <w:color w:val="000000"/>
            <w:sz w:val="24"/>
            <w:szCs w:val="24"/>
          </w:rPr>
          <w:t xml:space="preserve">  </w:t>
        </w:r>
      </w:ins>
      <w:ins w:id="2162" w:author="Unknown" w:date="0-00-00T00:00:00Z">
        <w:r>
          <w:rPr>
            <w:rFonts w:eastAsia="Times New Roman" w:cs="Courier New" w:ascii="Courier New" w:hAnsi="Courier New"/>
            <w:color w:val="000000"/>
            <w:sz w:val="24"/>
            <w:szCs w:val="24"/>
          </w:rPr>
          <w:t>&lt;div ng-message="required"&gt;This field is required&lt;/div&gt;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63" w:author="Unknown" w:date="0-00-00T00:00:00Z">
        <w:r>
          <w:rPr>
            <w:rFonts w:eastAsia="Times New Roman" w:cs="Courier New" w:ascii="Courier New" w:hAnsi="Courier New"/>
            <w:color w:val="000000"/>
            <w:sz w:val="24"/>
            <w:szCs w:val="24"/>
          </w:rPr>
          <w:t xml:space="preserve">  </w:t>
        </w:r>
      </w:ins>
      <w:ins w:id="2164" w:author="Unknown" w:date="0-00-00T00:00:00Z">
        <w:r>
          <w:rPr>
            <w:rFonts w:eastAsia="Times New Roman" w:cs="Courier New" w:ascii="Courier New" w:hAnsi="Courier New"/>
            <w:color w:val="000000"/>
            <w:sz w:val="24"/>
            <w:szCs w:val="24"/>
          </w:rPr>
          <w:t>&lt;div ng-message="minlength"&gt;Message must be over 100 characters&lt;/div&gt;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65" w:author="Unknown" w:date="0-00-00T00:00:00Z">
        <w:r>
          <w:rPr>
            <w:rFonts w:eastAsia="Times New Roman" w:cs="Courier New" w:ascii="Courier New" w:hAnsi="Courier New"/>
            <w:color w:val="000000"/>
            <w:sz w:val="24"/>
            <w:szCs w:val="24"/>
          </w:rPr>
          <w:t xml:space="preserve">  </w:t>
        </w:r>
      </w:ins>
      <w:ins w:id="2166" w:author="Unknown" w:date="0-00-00T00:00:00Z">
        <w:r>
          <w:rPr>
            <w:rFonts w:eastAsia="Times New Roman" w:cs="Courier New" w:ascii="Courier New" w:hAnsi="Courier New"/>
            <w:color w:val="000000"/>
            <w:sz w:val="24"/>
            <w:szCs w:val="24"/>
          </w:rPr>
          <w:t>&lt;div ng-message="maxlength"&gt;Message must not exceed 1000 characters&lt;/div&gt;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67" w:author="Unknown" w:date="0-00-00T00:00:00Z">
        <w:r>
          <w:rPr>
            <w:rFonts w:eastAsia="Times New Roman" w:cs="Courier New" w:ascii="Courier New" w:hAnsi="Courier New"/>
            <w:color w:val="000000"/>
            <w:sz w:val="24"/>
            <w:szCs w:val="24"/>
          </w:rPr>
          <w:t>&lt;/div&gt;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68" w:author="Unknown" w:date="0-00-00T00:00:00Z">
        <w:r>
          <w:rPr>
            <w:rFonts w:eastAsia="Times New Roman" w:cs="Times New Roman" w:ascii="Helvetica" w:hAnsi="Helvetica"/>
            <w:color w:val="000000"/>
            <w:sz w:val="32"/>
            <w:szCs w:val="32"/>
          </w:rPr>
          <w:t>How To Perform Pattern Validation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69" w:author="Unknown" w:date="0-00-00T00:00:00Z">
        <w:r>
          <w:rPr>
            <w:rFonts w:eastAsia="Times New Roman" w:cs="Times New Roman" w:ascii="Helvetica" w:hAnsi="Helvetica"/>
            <w:color w:val="000000"/>
            <w:sz w:val="24"/>
            <w:szCs w:val="24"/>
          </w:rPr>
          <w:t>AngularJS provides a &lt;ng-pattern&gt; directive to ensure that input fields match the regular expressions in the attributes.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70" w:author="Unknown" w:date="0-00-00T00:00:00Z">
        <w:r>
          <w:rPr>
            <w:rFonts w:eastAsia="Times New Roman" w:cs="Times New Roman" w:ascii="Helvetica" w:hAnsi="Helvetica"/>
            <w:color w:val="000000"/>
            <w:sz w:val="24"/>
            <w:szCs w:val="24"/>
          </w:rPr>
          <w:t>To handle pattern validation, we can use the following syntax.</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71" w:author="Unknown" w:date="0-00-00T00:00:00Z">
        <w:r>
          <w:rPr>
            <w:rFonts w:eastAsia="Times New Roman" w:cs="Courier New" w:ascii="Courier New" w:hAnsi="Courier New"/>
            <w:color w:val="000000"/>
            <w:sz w:val="24"/>
            <w:szCs w:val="24"/>
          </w:rPr>
          <w:t>&lt;input type="text" ng-pattern="[a-zA-Z]" /&gt;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72" w:author="Unknown" w:date="0-00-00T00:00:00Z">
        <w:r>
          <w:rPr>
            <w:rFonts w:eastAsia="Times New Roman" w:cs="Times New Roman" w:ascii="Helvetica" w:hAnsi="Helvetica"/>
            <w:color w:val="000000"/>
            <w:sz w:val="24"/>
            <w:szCs w:val="24"/>
          </w:rPr>
          <w:t>To activate the error message in &lt;ng-pattern&gt;, we pass the value of pattern into ng-message.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73" w:author="Unknown" w:date="0-00-00T00:00:00Z">
        <w:r>
          <w:rPr>
            <w:rFonts w:eastAsia="Times New Roman" w:cs="Times New Roman" w:ascii="Helvetica" w:hAnsi="Helvetica"/>
            <w:color w:val="000000"/>
            <w:sz w:val="24"/>
            <w:szCs w:val="24"/>
          </w:rPr>
          <w:t>Example code.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74" w:author="Unknown" w:date="0-00-00T00:00:00Z">
        <w:r>
          <w:rPr>
            <w:rFonts w:eastAsia="Times New Roman" w:cs="Courier New" w:ascii="Courier New" w:hAnsi="Courier New"/>
            <w:color w:val="000000"/>
            <w:sz w:val="24"/>
            <w:szCs w:val="24"/>
          </w:rPr>
          <w:t>&lt;label&gt;Phone Number:&lt;/label&gt;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75" w:author="Unknown" w:date="0-00-00T00:00:00Z">
        <w:r>
          <w:rPr>
            <w:rFonts w:eastAsia="Times New Roman" w:cs="Courier New" w:ascii="Courier New" w:hAnsi="Courier New"/>
            <w:color w:val="000000"/>
            <w:sz w:val="24"/>
            <w:szCs w:val="24"/>
          </w:rPr>
          <w:t xml:space="preserve">&lt;input type="email" name="userPhoneNumber" ng-model="phoneNumber"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76" w:author="Unknown" w:date="0-00-00T00:00:00Z">
        <w:r>
          <w:rPr>
            <w:rFonts w:eastAsia="Times New Roman" w:cs="Courier New" w:ascii="Courier New" w:hAnsi="Courier New"/>
            <w:color w:val="000000"/>
            <w:sz w:val="24"/>
            <w:szCs w:val="24"/>
          </w:rPr>
          <w:t xml:space="preserve">       </w:t>
        </w:r>
      </w:ins>
      <w:ins w:id="2177" w:author="Unknown" w:date="0-00-00T00:00:00Z">
        <w:r>
          <w:rPr>
            <w:rFonts w:eastAsia="Times New Roman" w:cs="Courier New" w:ascii="Courier New" w:hAnsi="Courier New"/>
            <w:color w:val="000000"/>
            <w:sz w:val="24"/>
            <w:szCs w:val="24"/>
          </w:rPr>
          <w:t>ng-pattern="/^[\+]?[(]?[0-9]{3}[)]?[-\s\.]?[0-9]{3}[-\s\.]?[0-9]{4,6}$/"</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78" w:author="Unknown" w:date="0-00-00T00:00:00Z">
        <w:r>
          <w:rPr>
            <w:rFonts w:eastAsia="Times New Roman" w:cs="Courier New" w:ascii="Courier New" w:hAnsi="Courier New"/>
            <w:color w:val="000000"/>
            <w:sz w:val="24"/>
            <w:szCs w:val="24"/>
          </w:rPr>
          <w:t xml:space="preserve">       </w:t>
        </w:r>
      </w:ins>
      <w:ins w:id="2179" w:author="Unknown" w:date="0-00-00T00:00:00Z">
        <w:r>
          <w:rPr>
            <w:rFonts w:eastAsia="Times New Roman" w:cs="Courier New" w:ascii="Courier New" w:hAnsi="Courier New"/>
            <w:color w:val="000000"/>
            <w:sz w:val="24"/>
            <w:szCs w:val="24"/>
          </w:rPr>
          <w:t>required/&gt;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80" w:author="Unknown" w:date="0-00-00T00:00:00Z">
        <w:r>
          <w:rPr>
            <w:rFonts w:eastAsia="Times New Roman" w:cs="Courier New" w:ascii="Courier New" w:hAnsi="Courier New"/>
            <w:color w:val="000000"/>
            <w:sz w:val="24"/>
            <w:szCs w:val="24"/>
          </w:rPr>
          <w:t>&lt;div ng-messages="exampleForm.userPhoneNumber.$error"&gt;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81" w:author="Unknown" w:date="0-00-00T00:00:00Z">
        <w:r>
          <w:rPr>
            <w:rFonts w:eastAsia="Times New Roman" w:cs="Courier New" w:ascii="Courier New" w:hAnsi="Courier New"/>
            <w:color w:val="000000"/>
            <w:sz w:val="24"/>
            <w:szCs w:val="24"/>
          </w:rPr>
          <w:t xml:space="preserve">  </w:t>
        </w:r>
      </w:ins>
      <w:ins w:id="2182" w:author="Unknown" w:date="0-00-00T00:00:00Z">
        <w:r>
          <w:rPr>
            <w:rFonts w:eastAsia="Times New Roman" w:cs="Courier New" w:ascii="Courier New" w:hAnsi="Courier New"/>
            <w:color w:val="000000"/>
            <w:sz w:val="24"/>
            <w:szCs w:val="24"/>
          </w:rPr>
          <w:t>&lt;div ng-message="required"&gt;This field is required&lt;/div&gt;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83" w:author="Unknown" w:date="0-00-00T00:00:00Z">
        <w:r>
          <w:rPr>
            <w:rFonts w:eastAsia="Times New Roman" w:cs="Courier New" w:ascii="Courier New" w:hAnsi="Courier New"/>
            <w:color w:val="000000"/>
            <w:sz w:val="24"/>
            <w:szCs w:val="24"/>
          </w:rPr>
          <w:t xml:space="preserve">  </w:t>
        </w:r>
      </w:ins>
      <w:ins w:id="2184" w:author="Unknown" w:date="0-00-00T00:00:00Z">
        <w:r>
          <w:rPr>
            <w:rFonts w:eastAsia="Times New Roman" w:cs="Courier New" w:ascii="Courier New" w:hAnsi="Courier New"/>
            <w:color w:val="000000"/>
            <w:sz w:val="24"/>
            <w:szCs w:val="24"/>
          </w:rPr>
          <w:t>&lt;div ng-message="pattern"&gt;Must be a valid 10 digit phone number&lt;/div&gt;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85" w:author="Unknown" w:date="0-00-00T00:00:00Z">
        <w:r>
          <w:rPr>
            <w:rFonts w:eastAsia="Times New Roman" w:cs="Courier New" w:ascii="Courier New" w:hAnsi="Courier New"/>
            <w:color w:val="000000"/>
            <w:sz w:val="24"/>
            <w:szCs w:val="24"/>
          </w:rPr>
          <w:t>&lt;/div&gt;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86" w:author="Unknown" w:date="0-00-00T00:00:00Z">
        <w:r>
          <w:rPr>
            <w:rFonts w:eastAsia="Times New Roman" w:cs="Times New Roman" w:ascii="Helvetica" w:hAnsi="Helvetica"/>
            <w:color w:val="000000"/>
            <w:sz w:val="32"/>
            <w:szCs w:val="32"/>
          </w:rPr>
          <w:t>How To Perform Email Validation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87" w:author="Unknown" w:date="0-00-00T00:00:00Z">
        <w:r>
          <w:rPr>
            <w:rFonts w:eastAsia="Times New Roman" w:cs="Times New Roman" w:ascii="Helvetica" w:hAnsi="Helvetica"/>
            <w:color w:val="000000"/>
            <w:sz w:val="24"/>
            <w:szCs w:val="24"/>
          </w:rPr>
          <w:t>To validate an email id, AngularJS provides the ng-model directive. Using the following syntax, we can verify the email from an input field.</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88" w:author="Unknown" w:date="0-00-00T00:00:00Z">
        <w:r>
          <w:rPr>
            <w:rFonts w:eastAsia="Times New Roman" w:cs="Courier New" w:ascii="Courier New" w:hAnsi="Courier New"/>
            <w:color w:val="000000"/>
            <w:sz w:val="24"/>
            <w:szCs w:val="24"/>
          </w:rPr>
          <w:t>&lt;input type="email" name="email" ng-model="user.email" /&gt;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89" w:author="Unknown" w:date="0-00-00T00:00:00Z">
        <w:r>
          <w:rPr>
            <w:rFonts w:eastAsia="Times New Roman" w:cs="Times New Roman" w:ascii="Helvetica" w:hAnsi="Helvetica"/>
            <w:color w:val="000000"/>
            <w:sz w:val="24"/>
            <w:szCs w:val="24"/>
          </w:rPr>
          <w:t>Example code.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90" w:author="Unknown" w:date="0-00-00T00:00:00Z">
        <w:r>
          <w:rPr>
            <w:rFonts w:eastAsia="Times New Roman" w:cs="Courier New" w:ascii="Courier New" w:hAnsi="Courier New"/>
            <w:color w:val="000000"/>
            <w:sz w:val="24"/>
            <w:szCs w:val="24"/>
          </w:rPr>
          <w:t>&lt;label&gt;Email Address:&lt;/label&gt;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91" w:author="Unknown" w:date="0-00-00T00:00:00Z">
        <w:r>
          <w:rPr>
            <w:rFonts w:eastAsia="Times New Roman" w:cs="Courier New" w:ascii="Courier New" w:hAnsi="Courier New"/>
            <w:color w:val="000000"/>
            <w:sz w:val="24"/>
            <w:szCs w:val="24"/>
          </w:rPr>
          <w:t>&lt;input type="email" name="userEmail" ng-model="email" required /&gt;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92" w:author="Unknown" w:date="0-00-00T00:00:00Z">
        <w:r>
          <w:rPr>
            <w:rFonts w:eastAsia="Times New Roman" w:cs="Courier New" w:ascii="Courier New" w:hAnsi="Courier New"/>
            <w:color w:val="000000"/>
            <w:sz w:val="24"/>
            <w:szCs w:val="24"/>
          </w:rPr>
          <w:t>&lt;div ng-messages="exampleForm.userEmail.$error"&gt;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93" w:author="Unknown" w:date="0-00-00T00:00:00Z">
        <w:r>
          <w:rPr>
            <w:rFonts w:eastAsia="Times New Roman" w:cs="Courier New" w:ascii="Courier New" w:hAnsi="Courier New"/>
            <w:color w:val="000000"/>
            <w:sz w:val="24"/>
            <w:szCs w:val="24"/>
          </w:rPr>
          <w:t xml:space="preserve">  </w:t>
        </w:r>
      </w:ins>
      <w:ins w:id="2194" w:author="Unknown" w:date="0-00-00T00:00:00Z">
        <w:r>
          <w:rPr>
            <w:rFonts w:eastAsia="Times New Roman" w:cs="Courier New" w:ascii="Courier New" w:hAnsi="Courier New"/>
            <w:color w:val="000000"/>
            <w:sz w:val="24"/>
            <w:szCs w:val="24"/>
          </w:rPr>
          <w:t>&lt;div ng-message="required"&gt;This field is required&lt;/div&gt;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195" w:author="Unknown" w:date="0-00-00T00:00:00Z">
        <w:r>
          <w:rPr>
            <w:rFonts w:eastAsia="Times New Roman" w:cs="Courier New" w:ascii="Courier New" w:hAnsi="Courier New"/>
            <w:color w:val="000000"/>
            <w:sz w:val="24"/>
            <w:szCs w:val="24"/>
          </w:rPr>
          <w:t xml:space="preserve">  </w:t>
        </w:r>
      </w:ins>
      <w:ins w:id="2196" w:author="Unknown" w:date="0-00-00T00:00:00Z">
        <w:r>
          <w:rPr>
            <w:rFonts w:eastAsia="Times New Roman" w:cs="Courier New" w:ascii="Courier New" w:hAnsi="Courier New"/>
            <w:color w:val="000000"/>
            <w:sz w:val="24"/>
            <w:szCs w:val="24"/>
          </w:rPr>
          <w:t>&lt;div ng-message="email"&gt;Your email address is invalid&lt;/div&gt;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197" w:author="Unknown" w:date="0-00-00T00:00:00Z">
        <w:r>
          <w:rPr>
            <w:rFonts w:eastAsia="Times New Roman" w:cs="Courier New" w:ascii="Courier New" w:hAnsi="Courier New"/>
            <w:color w:val="000000"/>
            <w:sz w:val="24"/>
            <w:szCs w:val="24"/>
          </w:rPr>
          <w:t>&lt;/div&gt;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198" w:author="Unknown" w:date="0-00-00T00:00:00Z">
        <w:r>
          <w:rPr>
            <w:rFonts w:eastAsia="Times New Roman" w:cs="Times New Roman" w:ascii="Helvetica" w:hAnsi="Helvetica"/>
            <w:color w:val="000000"/>
            <w:sz w:val="32"/>
            <w:szCs w:val="32"/>
          </w:rPr>
          <w:t>How To Perform Number Validation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199" w:author="Unknown" w:date="0-00-00T00:00:00Z">
        <w:r>
          <w:rPr>
            <w:rFonts w:eastAsia="Times New Roman" w:cs="Times New Roman" w:ascii="Helvetica" w:hAnsi="Helvetica"/>
            <w:color w:val="000000"/>
            <w:sz w:val="24"/>
            <w:szCs w:val="24"/>
          </w:rPr>
          <w:t>To validate input against Number we can use ng-model directive from AngularJS.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00" w:author="Unknown" w:date="0-00-00T00:00:00Z">
        <w:r>
          <w:rPr>
            <w:rFonts w:eastAsia="Times New Roman" w:cs="Times New Roman" w:ascii="Helvetica" w:hAnsi="Helvetica"/>
            <w:color w:val="000000"/>
            <w:sz w:val="24"/>
            <w:szCs w:val="24"/>
          </w:rPr>
          <w:t>Its syntax is as follows.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201" w:author="Unknown" w:date="0-00-00T00:00:00Z">
        <w:r>
          <w:rPr>
            <w:rFonts w:eastAsia="Times New Roman" w:cs="Courier New" w:ascii="Courier New" w:hAnsi="Courier New"/>
            <w:color w:val="000000"/>
            <w:sz w:val="24"/>
            <w:szCs w:val="24"/>
          </w:rPr>
          <w:t>&lt;input type="number" name="personage" ng-model="user.age" /&gt;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202" w:author="Unknown" w:date="0-00-00T00:00:00Z">
        <w:r>
          <w:rPr>
            <w:rFonts w:eastAsia="Times New Roman" w:cs="Times New Roman" w:ascii="Helvetica" w:hAnsi="Helvetica"/>
            <w:color w:val="000000"/>
            <w:sz w:val="32"/>
            <w:szCs w:val="32"/>
          </w:rPr>
          <w:t>How To Perform URL Validation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03" w:author="Unknown" w:date="0-00-00T00:00:00Z">
        <w:r>
          <w:rPr>
            <w:rFonts w:eastAsia="Times New Roman" w:cs="Times New Roman" w:ascii="Helvetica" w:hAnsi="Helvetica"/>
            <w:color w:val="000000"/>
            <w:sz w:val="24"/>
            <w:szCs w:val="24"/>
          </w:rPr>
          <w:t>To validate an input field for URL, we can use the following signature.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204" w:author="Unknown" w:date="0-00-00T00:00:00Z">
        <w:r>
          <w:rPr>
            <w:rFonts w:eastAsia="Times New Roman" w:cs="Courier New" w:ascii="Courier New" w:hAnsi="Courier New"/>
            <w:color w:val="000000"/>
            <w:sz w:val="24"/>
            <w:szCs w:val="24"/>
          </w:rPr>
          <w:t>&lt;input type="url" name="weblink" ng-model="user.facebook_url" /&gt;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05" w:author="Unknown" w:date="0-00-00T00:00:00Z">
        <w:r>
          <w:rPr>
            <w:rFonts w:eastAsia="Times New Roman" w:cs="Times New Roman" w:ascii="Helvetica" w:hAnsi="Helvetica"/>
            <w:color w:val="000000"/>
            <w:sz w:val="24"/>
            <w:szCs w:val="24"/>
          </w:rPr>
          <w:t>Example Code.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06" w:author="Unknown" w:date="0-00-00T00:00:00Z">
        <w:r>
          <w:rPr>
            <w:rFonts w:eastAsia="Times New Roman" w:cs="Courier New" w:ascii="Courier New" w:hAnsi="Courier New"/>
            <w:color w:val="000000"/>
            <w:sz w:val="24"/>
            <w:szCs w:val="24"/>
          </w:rPr>
          <w:t xml:space="preserve">&lt;div ng-app="urlInputExample"&gt;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07" w:author="Unknown" w:date="0-00-00T00:00:00Z">
        <w:r>
          <w:rPr>
            <w:rFonts w:eastAsia="Times New Roman" w:cs="Courier New" w:ascii="Courier New" w:hAnsi="Courier New"/>
            <w:color w:val="000000"/>
            <w:sz w:val="24"/>
            <w:szCs w:val="24"/>
          </w:rPr>
          <w:t xml:space="preserve">    </w:t>
        </w:r>
      </w:ins>
      <w:ins w:id="2208" w:author="Unknown" w:date="0-00-00T00:00:00Z">
        <w:r>
          <w:rPr>
            <w:rFonts w:eastAsia="Times New Roman" w:cs="Courier New" w:ascii="Courier New" w:hAnsi="Courier New"/>
            <w:color w:val="000000"/>
            <w:sz w:val="24"/>
            <w:szCs w:val="24"/>
          </w:rPr>
          <w:t xml:space="preserve">&lt;form name="myForm" ng-controller="UrlController"&gt;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09" w:author="Unknown" w:date="0-00-00T00:00:00Z">
        <w:r>
          <w:rPr>
            <w:rFonts w:eastAsia="Times New Roman" w:cs="Courier New" w:ascii="Courier New" w:hAnsi="Courier New"/>
            <w:color w:val="000000"/>
            <w:sz w:val="24"/>
            <w:szCs w:val="24"/>
          </w:rPr>
          <w:t xml:space="preserve">       </w:t>
        </w:r>
      </w:ins>
      <w:ins w:id="2210" w:author="Unknown" w:date="0-00-00T00:00:00Z">
        <w:r>
          <w:rPr>
            <w:rFonts w:eastAsia="Times New Roman" w:cs="Courier New" w:ascii="Courier New" w:hAnsi="Courier New"/>
            <w:color w:val="000000"/>
            <w:sz w:val="24"/>
            <w:szCs w:val="24"/>
          </w:rPr>
          <w:t xml:space="preserve">&lt;label for="exampleInput"&gt;Enter Email&lt;/label&gt;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11" w:author="Unknown" w:date="0-00-00T00:00:00Z">
        <w:r>
          <w:rPr>
            <w:rFonts w:eastAsia="Times New Roman" w:cs="Courier New" w:ascii="Courier New" w:hAnsi="Courier New"/>
            <w:color w:val="000000"/>
            <w:sz w:val="24"/>
            <w:szCs w:val="24"/>
          </w:rPr>
          <w:t xml:space="preserve">       </w:t>
        </w:r>
      </w:ins>
      <w:ins w:id="2212" w:author="Unknown" w:date="0-00-00T00:00:00Z">
        <w:r>
          <w:rPr>
            <w:rFonts w:eastAsia="Times New Roman" w:cs="Courier New" w:ascii="Courier New" w:hAnsi="Courier New"/>
            <w:color w:val="000000"/>
            <w:sz w:val="24"/>
            <w:szCs w:val="24"/>
          </w:rPr>
          <w:t xml:space="preserve">&lt;input type="url" name="input" ng-model="example.url" required /&gt;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13" w:author="Unknown" w:date="0-00-00T00:00:00Z">
        <w:r>
          <w:rPr>
            <w:rFonts w:eastAsia="Times New Roman" w:cs="Courier New" w:ascii="Courier New" w:hAnsi="Courier New"/>
            <w:color w:val="000000"/>
            <w:sz w:val="24"/>
            <w:szCs w:val="24"/>
          </w:rPr>
          <w:t xml:space="preserve">        </w:t>
        </w:r>
      </w:ins>
      <w:ins w:id="2214" w:author="Unknown" w:date="0-00-00T00:00:00Z">
        <w:r>
          <w:rPr>
            <w:rFonts w:eastAsia="Times New Roman" w:cs="Courier New" w:ascii="Courier New" w:hAnsi="Courier New"/>
            <w:color w:val="000000"/>
            <w:sz w:val="24"/>
            <w:szCs w:val="24"/>
          </w:rPr>
          <w:t xml:space="preserve">&lt;p style="font-family:Arial;color:red;background:steelblue;padding:3px;width:350px;"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15" w:author="Unknown" w:date="0-00-00T00:00:00Z">
        <w:r>
          <w:rPr>
            <w:rFonts w:eastAsia="Times New Roman" w:cs="Courier New" w:ascii="Courier New" w:hAnsi="Courier New"/>
            <w:color w:val="000000"/>
            <w:sz w:val="24"/>
            <w:szCs w:val="24"/>
          </w:rPr>
          <w:t xml:space="preserve">        </w:t>
        </w:r>
      </w:ins>
      <w:ins w:id="2216" w:author="Unknown" w:date="0-00-00T00:00:00Z">
        <w:r>
          <w:rPr>
            <w:rFonts w:eastAsia="Times New Roman" w:cs="Courier New" w:ascii="Courier New" w:hAnsi="Courier New"/>
            <w:color w:val="000000"/>
            <w:sz w:val="24"/>
            <w:szCs w:val="24"/>
          </w:rPr>
          <w:t xml:space="preserve">ng-if='!myForm.input.$valid'&gt;Enter Valid URL&lt;/p&gt;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17" w:author="Unknown" w:date="0-00-00T00:00:00Z">
        <w:r>
          <w:rPr>
            <w:rFonts w:eastAsia="Times New Roman" w:cs="Courier New" w:ascii="Courier New" w:hAnsi="Courier New"/>
            <w:color w:val="000000"/>
            <w:sz w:val="24"/>
            <w:szCs w:val="24"/>
          </w:rPr>
          <w:t xml:space="preserve">    </w:t>
        </w:r>
      </w:ins>
      <w:ins w:id="2218" w:author="Unknown" w:date="0-00-00T00:00:00Z">
        <w:r>
          <w:rPr>
            <w:rFonts w:eastAsia="Times New Roman" w:cs="Courier New" w:ascii="Courier New" w:hAnsi="Courier New"/>
            <w:color w:val="000000"/>
            <w:sz w:val="24"/>
            <w:szCs w:val="24"/>
          </w:rPr>
          <w:t xml:space="preserve">&lt;/form&gt;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219" w:author="Unknown" w:date="0-00-00T00:00:00Z">
        <w:r>
          <w:rPr>
            <w:rFonts w:eastAsia="Times New Roman" w:cs="Courier New" w:ascii="Courier New" w:hAnsi="Courier New"/>
            <w:color w:val="000000"/>
            <w:sz w:val="24"/>
            <w:szCs w:val="24"/>
          </w:rPr>
          <w:t xml:space="preserve">&lt;/div&gt;   </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220" w:author="Unknown" w:date="0-00-00T00:00:00Z">
        <w:r>
          <w:rPr>
            <w:rFonts w:eastAsia="Times New Roman" w:cs="Times New Roman" w:ascii="Helvetica" w:hAnsi="Helvetica"/>
            <w:color w:val="000000"/>
            <w:sz w:val="32"/>
            <w:szCs w:val="32"/>
          </w:rPr>
          <w:t>How Do You Exchange Data Among Different Modules Of Your Angular JS Application?</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21" w:author="Unknown" w:date="0-00-00T00:00:00Z">
        <w:r>
          <w:rPr>
            <w:rFonts w:eastAsia="Times New Roman" w:cs="Times New Roman" w:ascii="Helvetica" w:hAnsi="Helvetica"/>
            <w:color w:val="000000"/>
            <w:sz w:val="24"/>
            <w:szCs w:val="24"/>
          </w:rPr>
          <w:t>There are a no. of ways in Angular to share data among modules. A few of them are as follows.</w:t>
        </w:r>
      </w:ins>
    </w:p>
    <w:p>
      <w:pPr>
        <w:pStyle w:val="Normal"/>
        <w:numPr>
          <w:ilvl w:val="0"/>
          <w:numId w:val="27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222" w:author="Unknown" w:date="0-00-00T00:00:00Z">
        <w:r>
          <w:rPr>
            <w:rFonts w:eastAsia="Times New Roman" w:cs="Times New Roman" w:ascii="Helvetica" w:hAnsi="Helvetica"/>
            <w:color w:val="000000"/>
            <w:sz w:val="24"/>
            <w:szCs w:val="24"/>
          </w:rPr>
          <w:t>The most common method is to create an Angular service to hold the data and dispatch it to the modules.</w:t>
        </w:r>
      </w:ins>
    </w:p>
    <w:p>
      <w:pPr>
        <w:pStyle w:val="Normal"/>
        <w:numPr>
          <w:ilvl w:val="0"/>
          <w:numId w:val="27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223" w:author="Unknown" w:date="0-00-00T00:00:00Z">
        <w:r>
          <w:rPr>
            <w:rFonts w:eastAsia="Times New Roman" w:cs="Times New Roman" w:ascii="Helvetica" w:hAnsi="Helvetica"/>
            <w:color w:val="000000"/>
            <w:sz w:val="24"/>
            <w:szCs w:val="24"/>
          </w:rPr>
          <w:t>Angular has a matured event system which provides $broadcast(), $emit() and $on() methods to raise events and pass data among the controllers.</w:t>
        </w:r>
      </w:ins>
    </w:p>
    <w:p>
      <w:pPr>
        <w:pStyle w:val="Normal"/>
        <w:numPr>
          <w:ilvl w:val="0"/>
          <w:numId w:val="27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224" w:author="Unknown" w:date="0-00-00T00:00:00Z">
        <w:r>
          <w:rPr>
            <w:rFonts w:eastAsia="Times New Roman" w:cs="Times New Roman" w:ascii="Helvetica" w:hAnsi="Helvetica"/>
            <w:color w:val="000000"/>
            <w:sz w:val="24"/>
            <w:szCs w:val="24"/>
          </w:rPr>
          <w:t>We can also use $parent, $nextSibling, and $ controllerAs to directly access the controllers.</w:t>
        </w:r>
      </w:ins>
    </w:p>
    <w:p>
      <w:pPr>
        <w:pStyle w:val="Normal"/>
        <w:numPr>
          <w:ilvl w:val="0"/>
          <w:numId w:val="273"/>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225" w:author="Unknown" w:date="0-00-00T00:00:00Z">
        <w:r>
          <w:rPr>
            <w:rFonts w:eastAsia="Times New Roman" w:cs="Times New Roman" w:ascii="Helvetica" w:hAnsi="Helvetica"/>
            <w:color w:val="000000"/>
            <w:sz w:val="24"/>
            <w:szCs w:val="24"/>
          </w:rPr>
          <w:t>Variables defined at the root scope level ($rootScope) are available to the controller scope via prototypical inheritance. But they behave like globals and hard to maintain.</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226" w:author="Unknown" w:date="0-00-00T00:00:00Z">
        <w:r>
          <w:rPr>
            <w:rFonts w:eastAsia="Times New Roman" w:cs="Times New Roman" w:ascii="Helvetica" w:hAnsi="Helvetica"/>
            <w:color w:val="000000"/>
            <w:sz w:val="32"/>
            <w:szCs w:val="32"/>
          </w:rPr>
          <w:t>How Would You Use An Angular Service To Pass Data Between Controllers? Explain With Examples?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27" w:author="Unknown" w:date="0-00-00T00:00:00Z">
        <w:r>
          <w:rPr>
            <w:rFonts w:eastAsia="Times New Roman" w:cs="Times New Roman" w:ascii="Helvetica" w:hAnsi="Helvetica"/>
            <w:color w:val="000000"/>
            <w:sz w:val="24"/>
            <w:szCs w:val="24"/>
          </w:rPr>
          <w:t>Using services is the best practice in Angular to share data between controllers. Here is a step by step example to demonstrate data transfer.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28" w:author="Unknown" w:date="0-00-00T00:00:00Z">
        <w:r>
          <w:rPr>
            <w:rFonts w:eastAsia="Times New Roman" w:cs="Times New Roman" w:ascii="Helvetica" w:hAnsi="Helvetica"/>
            <w:color w:val="000000"/>
            <w:sz w:val="24"/>
            <w:szCs w:val="24"/>
          </w:rPr>
          <w:t>We can prepare the data service provider in the following manner.</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229" w:author="Unknown" w:date="0-00-00T00:00:00Z">
        <w:r>
          <w:rPr>
            <w:rFonts w:eastAsia="Times New Roman" w:cs="Times New Roman" w:ascii="inherit" w:hAnsi="inherit"/>
            <w:b/>
            <w:bCs/>
            <w:color w:val="000000"/>
            <w:sz w:val="24"/>
            <w:szCs w:val="24"/>
          </w:rPr>
          <w:t>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30" w:author="Unknown" w:date="0-00-00T00:00:00Z">
        <w:r>
          <w:rPr>
            <w:rFonts w:eastAsia="Times New Roman" w:cs="Courier New" w:ascii="Courier New" w:hAnsi="Courier New"/>
            <w:color w:val="000000"/>
            <w:sz w:val="24"/>
            <w:szCs w:val="24"/>
          </w:rPr>
          <w:t>app.service('dataService', function()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31" w:author="Unknown" w:date="0-00-00T00:00:00Z">
        <w:r>
          <w:rPr>
            <w:rFonts w:eastAsia="Times New Roman" w:cs="Courier New" w:ascii="Courier New" w:hAnsi="Courier New"/>
            <w:color w:val="000000"/>
            <w:sz w:val="24"/>
            <w:szCs w:val="24"/>
          </w:rPr>
          <w:t xml:space="preserve">  </w:t>
        </w:r>
      </w:ins>
      <w:ins w:id="2232" w:author="Unknown" w:date="0-00-00T00:00:00Z">
        <w:r>
          <w:rPr>
            <w:rFonts w:eastAsia="Times New Roman" w:cs="Courier New" w:ascii="Courier New" w:hAnsi="Courier New"/>
            <w:color w:val="000000"/>
            <w:sz w:val="24"/>
            <w:szCs w:val="24"/>
          </w:rPr>
          <w:t>var dataSet =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33" w:author="Unknown" w:date="0-00-00T00:00:00Z">
        <w:r>
          <w:rPr>
            <w:rFonts w:eastAsia="Times New Roman" w:cs="Courier New" w:ascii="Courier New" w:hAnsi="Courier New"/>
            <w:color w:val="000000"/>
            <w:sz w:val="24"/>
            <w:szCs w:val="24"/>
          </w:rPr>
          <w:t xml:space="preserve">  </w:t>
        </w:r>
      </w:ins>
      <w:ins w:id="2234" w:author="Unknown" w:date="0-00-00T00:00:00Z">
        <w:r>
          <w:rPr>
            <w:rFonts w:eastAsia="Times New Roman" w:cs="Courier New" w:ascii="Courier New" w:hAnsi="Courier New"/>
            <w:color w:val="000000"/>
            <w:sz w:val="24"/>
            <w:szCs w:val="24"/>
          </w:rPr>
          <w:t>var addData = function(newData)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35" w:author="Unknown" w:date="0-00-00T00:00:00Z">
        <w:r>
          <w:rPr>
            <w:rFonts w:eastAsia="Times New Roman" w:cs="Courier New" w:ascii="Courier New" w:hAnsi="Courier New"/>
            <w:color w:val="000000"/>
            <w:sz w:val="24"/>
            <w:szCs w:val="24"/>
          </w:rPr>
          <w:t xml:space="preserve">      </w:t>
        </w:r>
      </w:ins>
      <w:ins w:id="2236" w:author="Unknown" w:date="0-00-00T00:00:00Z">
        <w:r>
          <w:rPr>
            <w:rFonts w:eastAsia="Times New Roman" w:cs="Courier New" w:ascii="Courier New" w:hAnsi="Courier New"/>
            <w:color w:val="000000"/>
            <w:sz w:val="24"/>
            <w:szCs w:val="24"/>
          </w:rPr>
          <w:t>dataSet.push(newData);</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37" w:author="Unknown" w:date="0-00-00T00:00:00Z">
        <w:r>
          <w:rPr>
            <w:rFonts w:eastAsia="Times New Roman" w:cs="Courier New" w:ascii="Courier New" w:hAnsi="Courier New"/>
            <w:color w:val="000000"/>
            <w:sz w:val="24"/>
            <w:szCs w:val="24"/>
          </w:rPr>
          <w:t xml:space="preserve">  </w:t>
        </w:r>
      </w:ins>
      <w:ins w:id="2238"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39" w:author="Unknown" w:date="0-00-00T00:00:00Z">
        <w:r>
          <w:rPr>
            <w:rFonts w:eastAsia="Times New Roman" w:cs="Courier New" w:ascii="Courier New" w:hAnsi="Courier New"/>
            <w:color w:val="000000"/>
            <w:sz w:val="24"/>
            <w:szCs w:val="24"/>
          </w:rPr>
          <w:t xml:space="preserve">  </w:t>
        </w:r>
      </w:ins>
      <w:ins w:id="2240" w:author="Unknown" w:date="0-00-00T00:00:00Z">
        <w:r>
          <w:rPr>
            <w:rFonts w:eastAsia="Times New Roman" w:cs="Courier New" w:ascii="Courier New" w:hAnsi="Courier New"/>
            <w:color w:val="000000"/>
            <w:sz w:val="24"/>
            <w:szCs w:val="24"/>
          </w:rPr>
          <w:t>var getData = function(){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41" w:author="Unknown" w:date="0-00-00T00:00:00Z">
        <w:r>
          <w:rPr>
            <w:rFonts w:eastAsia="Times New Roman" w:cs="Courier New" w:ascii="Courier New" w:hAnsi="Courier New"/>
            <w:color w:val="000000"/>
            <w:sz w:val="24"/>
            <w:szCs w:val="24"/>
          </w:rPr>
          <w:t xml:space="preserve">      </w:t>
        </w:r>
      </w:ins>
      <w:ins w:id="2242" w:author="Unknown" w:date="0-00-00T00:00:00Z">
        <w:r>
          <w:rPr>
            <w:rFonts w:eastAsia="Times New Roman" w:cs="Courier New" w:ascii="Courier New" w:hAnsi="Courier New"/>
            <w:color w:val="000000"/>
            <w:sz w:val="24"/>
            <w:szCs w:val="24"/>
          </w:rPr>
          <w:t>return dataSet;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43" w:author="Unknown" w:date="0-00-00T00:00:00Z">
        <w:r>
          <w:rPr>
            <w:rFonts w:eastAsia="Times New Roman" w:cs="Courier New" w:ascii="Courier New" w:hAnsi="Courier New"/>
            <w:color w:val="000000"/>
            <w:sz w:val="24"/>
            <w:szCs w:val="24"/>
          </w:rPr>
          <w:t xml:space="preserve">  </w:t>
        </w:r>
      </w:ins>
      <w:ins w:id="2244"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45" w:author="Unknown" w:date="0-00-00T00:00:00Z">
        <w:r>
          <w:rPr>
            <w:rFonts w:eastAsia="Times New Roman" w:cs="Courier New" w:ascii="Courier New" w:hAnsi="Courier New"/>
            <w:color w:val="000000"/>
            <w:sz w:val="24"/>
            <w:szCs w:val="24"/>
          </w:rPr>
          <w:t xml:space="preserve">  </w:t>
        </w:r>
      </w:ins>
      <w:ins w:id="2246" w:author="Unknown" w:date="0-00-00T00:00:00Z">
        <w:r>
          <w:rPr>
            <w:rFonts w:eastAsia="Times New Roman" w:cs="Courier New" w:ascii="Courier New" w:hAnsi="Courier New"/>
            <w:color w:val="000000"/>
            <w:sz w:val="24"/>
            <w:szCs w:val="24"/>
          </w:rPr>
          <w:t>return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47" w:author="Unknown" w:date="0-00-00T00:00:00Z">
        <w:r>
          <w:rPr>
            <w:rFonts w:eastAsia="Times New Roman" w:cs="Courier New" w:ascii="Courier New" w:hAnsi="Courier New"/>
            <w:color w:val="000000"/>
            <w:sz w:val="24"/>
            <w:szCs w:val="24"/>
          </w:rPr>
          <w:t xml:space="preserve">    </w:t>
        </w:r>
      </w:ins>
      <w:ins w:id="2248" w:author="Unknown" w:date="0-00-00T00:00:00Z">
        <w:r>
          <w:rPr>
            <w:rFonts w:eastAsia="Times New Roman" w:cs="Courier New" w:ascii="Courier New" w:hAnsi="Courier New"/>
            <w:color w:val="000000"/>
            <w:sz w:val="24"/>
            <w:szCs w:val="24"/>
          </w:rPr>
          <w:t>addData: addData,</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49" w:author="Unknown" w:date="0-00-00T00:00:00Z">
        <w:r>
          <w:rPr>
            <w:rFonts w:eastAsia="Times New Roman" w:cs="Courier New" w:ascii="Courier New" w:hAnsi="Courier New"/>
            <w:color w:val="000000"/>
            <w:sz w:val="24"/>
            <w:szCs w:val="24"/>
          </w:rPr>
          <w:t xml:space="preserve">    </w:t>
        </w:r>
      </w:ins>
      <w:ins w:id="2250" w:author="Unknown" w:date="0-00-00T00:00:00Z">
        <w:r>
          <w:rPr>
            <w:rFonts w:eastAsia="Times New Roman" w:cs="Courier New" w:ascii="Courier New" w:hAnsi="Courier New"/>
            <w:color w:val="000000"/>
            <w:sz w:val="24"/>
            <w:szCs w:val="24"/>
          </w:rPr>
          <w:t>getData: getData</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51" w:author="Unknown" w:date="0-00-00T00:00:00Z">
        <w:r>
          <w:rPr>
            <w:rFonts w:eastAsia="Times New Roman" w:cs="Courier New" w:ascii="Courier New" w:hAnsi="Courier New"/>
            <w:color w:val="000000"/>
            <w:sz w:val="24"/>
            <w:szCs w:val="24"/>
          </w:rPr>
          <w:t xml:space="preserve">  </w:t>
        </w:r>
      </w:ins>
      <w:ins w:id="2252"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253"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54" w:author="Unknown" w:date="0-00-00T00:00:00Z">
        <w:r>
          <w:rPr>
            <w:rFonts w:eastAsia="Times New Roman" w:cs="Times New Roman" w:ascii="Helvetica" w:hAnsi="Helvetica"/>
            <w:color w:val="000000"/>
            <w:sz w:val="24"/>
            <w:szCs w:val="24"/>
          </w:rPr>
          <w:t>Now, we’ll inject the service dependency into the controllers.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55" w:author="Unknown" w:date="0-00-00T00:00:00Z">
        <w:r>
          <w:rPr>
            <w:rFonts w:eastAsia="Times New Roman" w:cs="Times New Roman" w:ascii="Helvetica" w:hAnsi="Helvetica"/>
            <w:color w:val="000000"/>
            <w:sz w:val="24"/>
            <w:szCs w:val="24"/>
          </w:rPr>
          <w:t>Say, we have two controllers – pushController and popController.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56" w:author="Unknown" w:date="0-00-00T00:00:00Z">
        <w:r>
          <w:rPr>
            <w:rFonts w:eastAsia="Times New Roman" w:cs="Times New Roman" w:ascii="Helvetica" w:hAnsi="Helvetica"/>
            <w:color w:val="000000"/>
            <w:sz w:val="24"/>
            <w:szCs w:val="24"/>
          </w:rPr>
          <w:t>The first one will add data by using the data service provider’s addData method. And the latter will fetch this data using the service provider’s getData method.</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257" w:author="Unknown" w:date="0-00-00T00:00:00Z">
        <w:r>
          <w:rPr>
            <w:rFonts w:eastAsia="Times New Roman" w:cs="Times New Roman" w:ascii="inherit" w:hAnsi="inherit"/>
            <w:b/>
            <w:bCs/>
            <w:color w:val="000000"/>
            <w:sz w:val="24"/>
            <w:szCs w:val="24"/>
          </w:rPr>
          <w:t>Example-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58" w:author="Unknown" w:date="0-00-00T00:00:00Z">
        <w:r>
          <w:rPr>
            <w:rFonts w:eastAsia="Times New Roman" w:cs="Courier New" w:ascii="Courier New" w:hAnsi="Courier New"/>
            <w:color w:val="000000"/>
            <w:sz w:val="24"/>
            <w:szCs w:val="24"/>
          </w:rPr>
          <w:t>app.controller('pushController', function($scope, dataService)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59" w:author="Unknown" w:date="0-00-00T00:00:00Z">
        <w:r>
          <w:rPr>
            <w:rFonts w:eastAsia="Times New Roman" w:cs="Courier New" w:ascii="Courier New" w:hAnsi="Courier New"/>
            <w:color w:val="000000"/>
            <w:sz w:val="24"/>
            <w:szCs w:val="24"/>
          </w:rPr>
          <w:t xml:space="preserve">    </w:t>
        </w:r>
      </w:ins>
      <w:ins w:id="2260" w:author="Unknown" w:date="0-00-00T00:00:00Z">
        <w:r>
          <w:rPr>
            <w:rFonts w:eastAsia="Times New Roman" w:cs="Courier New" w:ascii="Courier New" w:hAnsi="Courier New"/>
            <w:color w:val="000000"/>
            <w:sz w:val="24"/>
            <w:szCs w:val="24"/>
          </w:rPr>
          <w:t>$scope.callToAddToProductList = function(currObj){</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61" w:author="Unknown" w:date="0-00-00T00:00:00Z">
        <w:r>
          <w:rPr>
            <w:rFonts w:eastAsia="Times New Roman" w:cs="Courier New" w:ascii="Courier New" w:hAnsi="Courier New"/>
            <w:color w:val="000000"/>
            <w:sz w:val="24"/>
            <w:szCs w:val="24"/>
          </w:rPr>
          <w:t xml:space="preserve">        </w:t>
        </w:r>
      </w:ins>
      <w:ins w:id="2262" w:author="Unknown" w:date="0-00-00T00:00:00Z">
        <w:r>
          <w:rPr>
            <w:rFonts w:eastAsia="Times New Roman" w:cs="Courier New" w:ascii="Courier New" w:hAnsi="Courier New"/>
            <w:color w:val="000000"/>
            <w:sz w:val="24"/>
            <w:szCs w:val="24"/>
          </w:rPr>
          <w:t>dataService.addData(currObj);</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63" w:author="Unknown" w:date="0-00-00T00:00:00Z">
        <w:r>
          <w:rPr>
            <w:rFonts w:eastAsia="Times New Roman" w:cs="Courier New" w:ascii="Courier New" w:hAnsi="Courier New"/>
            <w:color w:val="000000"/>
            <w:sz w:val="24"/>
            <w:szCs w:val="24"/>
          </w:rPr>
          <w:t xml:space="preserve">    </w:t>
        </w:r>
      </w:ins>
      <w:ins w:id="2264"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65"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66" w:author="Unknown" w:date="0-00-00T00:00:00Z">
        <w:r>
          <w:rPr>
            <w:rFonts w:eastAsia="Times New Roman" w:cs="Courier New" w:ascii="Courier New" w:hAnsi="Courier New"/>
            <w:color w:val="000000"/>
            <w:sz w:val="24"/>
            <w:szCs w:val="24"/>
          </w:rPr>
          <w:t>app.controller('popController', function($scope, dataService)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67" w:author="Unknown" w:date="0-00-00T00:00:00Z">
        <w:r>
          <w:rPr>
            <w:rFonts w:eastAsia="Times New Roman" w:cs="Courier New" w:ascii="Courier New" w:hAnsi="Courier New"/>
            <w:color w:val="000000"/>
            <w:sz w:val="24"/>
            <w:szCs w:val="24"/>
          </w:rPr>
          <w:t xml:space="preserve">    </w:t>
        </w:r>
      </w:ins>
      <w:ins w:id="2268" w:author="Unknown" w:date="0-00-00T00:00:00Z">
        <w:r>
          <w:rPr>
            <w:rFonts w:eastAsia="Times New Roman" w:cs="Courier New" w:ascii="Courier New" w:hAnsi="Courier New"/>
            <w:color w:val="000000"/>
            <w:sz w:val="24"/>
            <w:szCs w:val="24"/>
          </w:rPr>
          <w:t>$scope.dataSet = dataService.getData();</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269" w:author="Unknown" w:date="0-00-00T00:00:00Z">
        <w:r>
          <w:rPr>
            <w:rFonts w:eastAsia="Times New Roman" w:cs="Courier New" w:ascii="Courier New" w:hAnsi="Courier New"/>
            <w:color w:val="0000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270" w:author="Unknown" w:date="0-00-00T00:00:00Z">
        <w:r>
          <w:rPr>
            <w:rFonts w:eastAsia="Times New Roman" w:cs="Times New Roman" w:ascii="Helvetica" w:hAnsi="Helvetica"/>
            <w:color w:val="000000"/>
            <w:sz w:val="32"/>
            <w:szCs w:val="32"/>
          </w:rPr>
          <w:t>How Will You Send And Receive Data Using The Angular Event System?</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71" w:author="Unknown" w:date="0-00-00T00:00:00Z">
        <w:r>
          <w:rPr>
            <w:rFonts w:eastAsia="Times New Roman" w:cs="Times New Roman" w:ascii="Helvetica" w:hAnsi="Helvetica"/>
            <w:color w:val="000000"/>
            <w:sz w:val="24"/>
            <w:szCs w:val="24"/>
          </w:rPr>
          <w:t>We can call the $broadcast method using the $rootScope object and send any data we want.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72" w:author="Unknown" w:date="0-00-00T00:00:00Z">
        <w:r>
          <w:rPr>
            <w:rFonts w:eastAsia="Times New Roman" w:cs="Courier New" w:ascii="Courier New" w:hAnsi="Courier New"/>
            <w:color w:val="000000"/>
            <w:sz w:val="24"/>
            <w:szCs w:val="24"/>
          </w:rPr>
          <w:t>$scope.sendData = function()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73" w:author="Unknown" w:date="0-00-00T00:00:00Z">
        <w:r>
          <w:rPr>
            <w:rFonts w:eastAsia="Times New Roman" w:cs="Courier New" w:ascii="Courier New" w:hAnsi="Courier New"/>
            <w:color w:val="000000"/>
            <w:sz w:val="24"/>
            <w:szCs w:val="24"/>
          </w:rPr>
          <w:t xml:space="preserve">    </w:t>
        </w:r>
      </w:ins>
      <w:ins w:id="2274" w:author="Unknown" w:date="0-00-00T00:00:00Z">
        <w:r>
          <w:rPr>
            <w:rFonts w:eastAsia="Times New Roman" w:cs="Courier New" w:ascii="Courier New" w:hAnsi="Courier New"/>
            <w:color w:val="000000"/>
            <w:sz w:val="24"/>
            <w:szCs w:val="24"/>
          </w:rPr>
          <w:t>$rootScope.$broadcast('send-data-event', data);</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275"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76" w:author="Unknown" w:date="0-00-00T00:00:00Z">
        <w:r>
          <w:rPr>
            <w:rFonts w:eastAsia="Times New Roman" w:cs="Times New Roman" w:ascii="Helvetica" w:hAnsi="Helvetica"/>
            <w:color w:val="000000"/>
            <w:sz w:val="24"/>
            <w:szCs w:val="24"/>
          </w:rPr>
          <w:t>To receive data, we can use the $scope object inside a controller.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77" w:author="Unknown" w:date="0-00-00T00:00:00Z">
        <w:r>
          <w:rPr>
            <w:rFonts w:eastAsia="Times New Roman" w:cs="Courier New" w:ascii="Courier New" w:hAnsi="Courier New"/>
            <w:color w:val="000000"/>
            <w:sz w:val="24"/>
            <w:szCs w:val="24"/>
          </w:rPr>
          <w:t>$scope.$on('send-data-event', function(event, data)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78" w:author="Unknown" w:date="0-00-00T00:00:00Z">
        <w:r>
          <w:rPr>
            <w:rFonts w:eastAsia="Times New Roman" w:cs="Courier New" w:ascii="Courier New" w:hAnsi="Courier New"/>
            <w:color w:val="000000"/>
            <w:sz w:val="24"/>
            <w:szCs w:val="24"/>
          </w:rPr>
          <w:t xml:space="preserve">    </w:t>
        </w:r>
      </w:ins>
      <w:ins w:id="2279" w:author="Unknown" w:date="0-00-00T00:00:00Z">
        <w:r>
          <w:rPr>
            <w:rFonts w:eastAsia="Times New Roman" w:cs="Courier New" w:ascii="Courier New" w:hAnsi="Courier New"/>
            <w:color w:val="000000"/>
            <w:sz w:val="24"/>
            <w:szCs w:val="24"/>
          </w:rPr>
          <w:t>// process the data.</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280" w:author="Unknown" w:date="0-00-00T00:00:00Z">
        <w:r>
          <w:rPr>
            <w:rFonts w:eastAsia="Times New Roman" w:cs="Courier New" w:ascii="Courier New" w:hAnsi="Courier New"/>
            <w:color w:val="000000"/>
            <w:sz w:val="24"/>
            <w:szCs w:val="24"/>
          </w:rPr>
          <w: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281" w:author="Unknown" w:date="0-00-00T00:00:00Z">
        <w:r>
          <w:rPr>
            <w:rFonts w:eastAsia="Times New Roman" w:cs="Times New Roman" w:ascii="Helvetica" w:hAnsi="Helvetica"/>
            <w:color w:val="000000"/>
            <w:sz w:val="32"/>
            <w:szCs w:val="32"/>
          </w:rPr>
          <w:t>How Do You Switch To Different Views From A Controller Function?</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282" w:author="Unknown" w:date="0-00-00T00:00:00Z">
        <w:r>
          <w:rPr>
            <w:rFonts w:eastAsia="Times New Roman" w:cs="Times New Roman" w:ascii="Helvetica" w:hAnsi="Helvetica"/>
            <w:color w:val="000000"/>
            <w:sz w:val="24"/>
            <w:szCs w:val="24"/>
          </w:rPr>
          <w:t>With the help of </w:t>
        </w:r>
      </w:ins>
      <w:ins w:id="2283" w:author="Unknown" w:date="0-00-00T00:00:00Z">
        <w:r>
          <w:rPr>
            <w:rFonts w:eastAsia="Times New Roman" w:cs="Times New Roman" w:ascii="inherit" w:hAnsi="inherit"/>
            <w:b/>
            <w:bCs/>
            <w:color w:val="000000"/>
            <w:sz w:val="24"/>
            <w:szCs w:val="24"/>
          </w:rPr>
          <w:t>&lt;ui-sref&gt;</w:t>
        </w:r>
      </w:ins>
      <w:ins w:id="2284" w:author="Unknown" w:date="0-00-00T00:00:00Z">
        <w:r>
          <w:rPr>
            <w:rFonts w:eastAsia="Times New Roman" w:cs="Times New Roman" w:ascii="Helvetica" w:hAnsi="Helvetica"/>
            <w:color w:val="000000"/>
            <w:sz w:val="24"/>
            <w:szCs w:val="24"/>
          </w:rPr>
          <w:t> directive or using the </w:t>
        </w:r>
      </w:ins>
      <w:ins w:id="2285" w:author="Unknown" w:date="0-00-00T00:00:00Z">
        <w:r>
          <w:rPr>
            <w:rFonts w:eastAsia="Times New Roman" w:cs="Times New Roman" w:ascii="inherit" w:hAnsi="inherit"/>
            <w:b/>
            <w:bCs/>
            <w:color w:val="000000"/>
            <w:sz w:val="24"/>
            <w:szCs w:val="24"/>
          </w:rPr>
          <w:t>$state.go()</w:t>
        </w:r>
      </w:ins>
      <w:ins w:id="2286" w:author="Unknown" w:date="0-00-00T00:00:00Z">
        <w:r>
          <w:rPr>
            <w:rFonts w:eastAsia="Times New Roman" w:cs="Times New Roman" w:ascii="Helvetica" w:hAnsi="Helvetica"/>
            <w:color w:val="000000"/>
            <w:sz w:val="24"/>
            <w:szCs w:val="24"/>
          </w:rPr>
          <w:t> function, we can switch between different views from the controllers.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287" w:author="Unknown" w:date="0-00-00T00:00:00Z">
        <w:r>
          <w:rPr>
            <w:rFonts w:eastAsia="Times New Roman" w:cs="Times New Roman" w:ascii="Helvetica" w:hAnsi="Helvetica"/>
            <w:color w:val="000000"/>
            <w:sz w:val="32"/>
            <w:szCs w:val="32"/>
          </w:rPr>
          <w:t>Give A Working Example Of Switching Views In Angular?</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288" w:author="Unknown" w:date="0-00-00T00:00:00Z">
        <w:r>
          <w:rPr>
            <w:rFonts w:eastAsia="Times New Roman" w:cs="Times New Roman" w:ascii="Helvetica" w:hAnsi="Helvetica"/>
            <w:color w:val="000000"/>
            <w:sz w:val="24"/>
            <w:szCs w:val="24"/>
          </w:rPr>
          <w:t>Here is a working example to bring you more clarity on switching views in Angular.</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289" w:author="Unknown" w:date="0-00-00T00:00:00Z">
        <w:r>
          <w:rPr>
            <w:rFonts w:eastAsia="Times New Roman" w:cs="Times New Roman" w:ascii="inherit" w:hAnsi="inherit"/>
            <w:b/>
            <w:bCs/>
            <w:color w:val="000000"/>
            <w:sz w:val="24"/>
            <w:szCs w:val="24"/>
          </w:rPr>
          <w:t>AngularJS Code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90" w:author="Unknown" w:date="0-00-00T00:00:00Z">
        <w:r>
          <w:rPr>
            <w:rFonts w:eastAsia="Times New Roman" w:cs="Courier New" w:ascii="Courier New" w:hAnsi="Courier New"/>
            <w:color w:val="000000"/>
            <w:sz w:val="24"/>
            <w:szCs w:val="24"/>
          </w:rPr>
          <w:t>var myapp = angular.module('myapp', ['ui.router']);</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91" w:author="Unknown" w:date="0-00-00T00:00:00Z">
        <w:r>
          <w:rPr>
            <w:rFonts w:eastAsia="Times New Roman" w:cs="Courier New" w:ascii="Courier New" w:hAnsi="Courier New"/>
            <w:color w:val="000000"/>
            <w:sz w:val="24"/>
            <w:szCs w:val="24"/>
          </w:rPr>
          <w:t>//Setup a basic AngularJS app.</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92" w:author="Unknown" w:date="0-00-00T00:00:00Z">
        <w:r>
          <w:rPr>
            <w:rFonts w:eastAsia="Times New Roman" w:cs="Courier New" w:ascii="Courier New" w:hAnsi="Courier New"/>
            <w:color w:val="000000"/>
            <w:sz w:val="24"/>
            <w:szCs w:val="24"/>
          </w:rPr>
          <w:t>myapp.config(['$stateProvider', function ($stateProvider)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93" w:author="Unknown" w:date="0-00-00T00:00:00Z">
        <w:r>
          <w:rPr>
            <w:rFonts w:eastAsia="Times New Roman" w:cs="Courier New" w:ascii="Courier New" w:hAnsi="Courier New"/>
            <w:color w:val="000000"/>
            <w:sz w:val="24"/>
            <w:szCs w:val="24"/>
          </w:rPr>
          <w:t>$stateProvider.state('python',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94" w:author="Unknown" w:date="0-00-00T00:00:00Z">
        <w:r>
          <w:rPr>
            <w:rFonts w:eastAsia="Times New Roman" w:cs="Courier New" w:ascii="Courier New" w:hAnsi="Courier New"/>
            <w:color w:val="000000"/>
            <w:sz w:val="24"/>
            <w:szCs w:val="24"/>
          </w:rPr>
          <w:t>url: '/python',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95" w:author="Unknown" w:date="0-00-00T00:00:00Z">
        <w:r>
          <w:rPr>
            <w:rFonts w:eastAsia="Times New Roman" w:cs="Courier New" w:ascii="Courier New" w:hAnsi="Courier New"/>
            <w:color w:val="000000"/>
            <w:sz w:val="24"/>
            <w:szCs w:val="24"/>
          </w:rPr>
          <w:t>template: '&lt;div style="background: blue"&gt;{{pythonCtrl.title}}&lt;/div&gt;',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96" w:author="Unknown" w:date="0-00-00T00:00:00Z">
        <w:r>
          <w:rPr>
            <w:rFonts w:eastAsia="Times New Roman" w:cs="Courier New" w:ascii="Courier New" w:hAnsi="Courier New"/>
            <w:color w:val="000000"/>
            <w:sz w:val="24"/>
            <w:szCs w:val="24"/>
          </w:rPr>
          <w:t>controller: 'TestFirstCtrl',</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97" w:author="Unknown" w:date="0-00-00T00:00:00Z">
        <w:r>
          <w:rPr>
            <w:rFonts w:eastAsia="Times New Roman" w:cs="Courier New" w:ascii="Courier New" w:hAnsi="Courier New"/>
            <w:color w:val="000000"/>
            <w:sz w:val="24"/>
            <w:szCs w:val="24"/>
          </w:rPr>
          <w:t>controllerAs: 'pythonCtrl'</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98"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299" w:author="Unknown" w:date="0-00-00T00:00:00Z">
        <w:r>
          <w:rPr>
            <w:rFonts w:eastAsia="Times New Roman" w:cs="Courier New" w:ascii="Courier New" w:hAnsi="Courier New"/>
            <w:color w:val="000000"/>
            <w:sz w:val="24"/>
            <w:szCs w:val="24"/>
          </w:rPr>
          <w:t>$stateProvider.state('java',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00" w:author="Unknown" w:date="0-00-00T00:00:00Z">
        <w:r>
          <w:rPr>
            <w:rFonts w:eastAsia="Times New Roman" w:cs="Courier New" w:ascii="Courier New" w:hAnsi="Courier New"/>
            <w:color w:val="000000"/>
            <w:sz w:val="24"/>
            <w:szCs w:val="24"/>
          </w:rPr>
          <w:t>url: '/java',</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01" w:author="Unknown" w:date="0-00-00T00:00:00Z">
        <w:r>
          <w:rPr>
            <w:rFonts w:eastAsia="Times New Roman" w:cs="Courier New" w:ascii="Courier New" w:hAnsi="Courier New"/>
            <w:color w:val="000000"/>
            <w:sz w:val="24"/>
            <w:szCs w:val="24"/>
          </w:rPr>
          <w:t>template: '&lt;div style="background: green"&gt;{{javaCtrl.title}}&lt;/div&gt;',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02" w:author="Unknown" w:date="0-00-00T00:00:00Z">
        <w:r>
          <w:rPr>
            <w:rFonts w:eastAsia="Times New Roman" w:cs="Courier New" w:ascii="Courier New" w:hAnsi="Courier New"/>
            <w:color w:val="000000"/>
            <w:sz w:val="24"/>
            <w:szCs w:val="24"/>
          </w:rPr>
          <w:t>controller: 'TestSecondCtrl',</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03" w:author="Unknown" w:date="0-00-00T00:00:00Z">
        <w:r>
          <w:rPr>
            <w:rFonts w:eastAsia="Times New Roman" w:cs="Courier New" w:ascii="Courier New" w:hAnsi="Courier New"/>
            <w:color w:val="000000"/>
            <w:sz w:val="24"/>
            <w:szCs w:val="24"/>
          </w:rPr>
          <w:t>controllerAs: 'javaCtrl'</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04"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05"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06" w:author="Unknown" w:date="0-00-00T00:00:00Z">
        <w:r>
          <w:rPr>
            <w:rFonts w:eastAsia="Times New Roman" w:cs="Courier New" w:ascii="Courier New" w:hAnsi="Courier New"/>
            <w:color w:val="000000"/>
            <w:sz w:val="24"/>
            <w:szCs w:val="24"/>
          </w:rPr>
          <w:t>//These two controllers will control the same view with different routes.</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07" w:author="Unknown" w:date="0-00-00T00:00:00Z">
        <w:r>
          <w:rPr>
            <w:rFonts w:eastAsia="Times New Roman" w:cs="Courier New" w:ascii="Courier New" w:hAnsi="Courier New"/>
            <w:color w:val="000000"/>
            <w:sz w:val="24"/>
            <w:szCs w:val="24"/>
          </w:rPr>
          <w:t>myapp.controller('TestFirstCtrl', ['$scope', function($scope)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08" w:author="Unknown" w:date="0-00-00T00:00:00Z">
        <w:r>
          <w:rPr>
            <w:rFonts w:eastAsia="Times New Roman" w:cs="Courier New" w:ascii="Courier New" w:hAnsi="Courier New"/>
            <w:color w:val="000000"/>
            <w:sz w:val="24"/>
            <w:szCs w:val="24"/>
          </w:rPr>
          <w:t>this.title = 'Learn Python';</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09" w:author="Unknown" w:date="0-00-00T00:00:00Z">
        <w:r>
          <w:rPr>
            <w:rFonts w:eastAsia="Times New Roman" w:cs="Courier New" w:ascii="Courier New" w:hAnsi="Courier New"/>
            <w:color w:val="000000"/>
            <w:sz w:val="24"/>
            <w:szCs w:val="24"/>
          </w:rPr>
          <w: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10" w:author="Unknown" w:date="0-00-00T00:00:00Z">
        <w:r>
          <w:rPr>
            <w:rFonts w:eastAsia="Times New Roman" w:cs="Courier New" w:ascii="Courier New" w:hAnsi="Courier New"/>
            <w:color w:val="000000"/>
            <w:sz w:val="24"/>
            <w:szCs w:val="24"/>
          </w:rPr>
          <w:t>myapp.controller('TestSecondCtrl', ['$scope', function($scope) {</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11" w:author="Unknown" w:date="0-00-00T00:00:00Z">
        <w:r>
          <w:rPr>
            <w:rFonts w:eastAsia="Times New Roman" w:cs="Courier New" w:ascii="Courier New" w:hAnsi="Courier New"/>
            <w:color w:val="000000"/>
            <w:sz w:val="24"/>
            <w:szCs w:val="24"/>
          </w:rPr>
          <w:t>this.title = 'Learn Java';</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312" w:author="Unknown" w:date="0-00-00T00:00:00Z">
        <w:r>
          <w:rPr>
            <w:rFonts w:eastAsia="Times New Roman" w:cs="Courier New" w:ascii="Courier New" w:hAnsi="Courier New"/>
            <w:color w:val="000000"/>
            <w:sz w:val="24"/>
            <w:szCs w:val="24"/>
          </w:rPr>
          <w:t>}]);</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313" w:author="Unknown" w:date="0-00-00T00:00:00Z">
        <w:r>
          <w:rPr>
            <w:rFonts w:eastAsia="Times New Roman" w:cs="Times New Roman" w:ascii="inherit" w:hAnsi="inherit"/>
            <w:b/>
            <w:bCs/>
            <w:color w:val="000000"/>
            <w:sz w:val="24"/>
            <w:szCs w:val="24"/>
          </w:rPr>
          <w:t>HTML Page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14" w:author="Unknown" w:date="0-00-00T00:00:00Z">
        <w:r>
          <w:rPr>
            <w:rFonts w:eastAsia="Times New Roman" w:cs="Times New Roman" w:ascii="Helvetica" w:hAnsi="Helvetica"/>
            <w:color w:val="000000"/>
            <w:sz w:val="24"/>
            <w:szCs w:val="24"/>
          </w:rPr>
          <w:t>It is the HTML code to test the Angular functionality given above.</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15" w:author="Unknown" w:date="0-00-00T00:00:00Z">
        <w:r>
          <w:rPr>
            <w:rFonts w:eastAsia="Times New Roman" w:cs="Courier New" w:ascii="Courier New" w:hAnsi="Courier New"/>
            <w:color w:val="000000"/>
            <w:sz w:val="24"/>
            <w:szCs w:val="24"/>
          </w:rPr>
          <w:t>&lt;html&gt;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16" w:author="Unknown" w:date="0-00-00T00:00:00Z">
        <w:r>
          <w:rPr>
            <w:rFonts w:eastAsia="Times New Roman" w:cs="Courier New" w:ascii="Courier New" w:hAnsi="Courier New"/>
            <w:color w:val="000000"/>
            <w:sz w:val="24"/>
            <w:szCs w:val="24"/>
          </w:rPr>
          <w:t>&lt;head&gt;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17" w:author="Unknown" w:date="0-00-00T00:00:00Z">
        <w:r>
          <w:rPr>
            <w:rFonts w:eastAsia="Times New Roman" w:cs="Courier New" w:ascii="Courier New" w:hAnsi="Courier New"/>
            <w:color w:val="000000"/>
            <w:sz w:val="24"/>
            <w:szCs w:val="24"/>
          </w:rPr>
          <w:t xml:space="preserve"> </w:t>
        </w:r>
      </w:ins>
      <w:ins w:id="2318" w:author="Unknown" w:date="0-00-00T00:00:00Z">
        <w:r>
          <w:rPr>
            <w:rFonts w:eastAsia="Times New Roman" w:cs="Courier New" w:ascii="Courier New" w:hAnsi="Courier New"/>
            <w:color w:val="000000"/>
            <w:sz w:val="24"/>
            <w:szCs w:val="24"/>
          </w:rPr>
          <w:t>&lt;script src="//ajax.googleapis.com/ajax/libs/angularjs/1.4.8/angular.min.js"&gt;&lt;/script&gt;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19" w:author="Unknown" w:date="0-00-00T00:00:00Z">
        <w:r>
          <w:rPr>
            <w:rFonts w:eastAsia="Times New Roman" w:cs="Courier New" w:ascii="Courier New" w:hAnsi="Courier New"/>
            <w:color w:val="000000"/>
            <w:sz w:val="24"/>
            <w:szCs w:val="24"/>
          </w:rPr>
          <w:t xml:space="preserve"> </w:t>
        </w:r>
      </w:ins>
      <w:ins w:id="2320" w:author="Unknown" w:date="0-00-00T00:00:00Z">
        <w:r>
          <w:rPr>
            <w:rFonts w:eastAsia="Times New Roman" w:cs="Courier New" w:ascii="Courier New" w:hAnsi="Courier New"/>
            <w:color w:val="000000"/>
            <w:sz w:val="24"/>
            <w:szCs w:val="24"/>
          </w:rPr>
          <w:t>&lt;script src="//angular-ui.github.io/ui-router/release/angular-ui-router.js"&gt;&lt;/script&gt;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21" w:author="Unknown" w:date="0-00-00T00:00:00Z">
        <w:r>
          <w:rPr>
            <w:rFonts w:eastAsia="Times New Roman" w:cs="Courier New" w:ascii="Courier New" w:hAnsi="Courier New"/>
            <w:color w:val="000000"/>
            <w:sz w:val="24"/>
            <w:szCs w:val="24"/>
          </w:rPr>
          <w:t>&lt;/head&gt;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22" w:author="Unknown" w:date="0-00-00T00:00:00Z">
        <w:r>
          <w:rPr>
            <w:rFonts w:eastAsia="Times New Roman" w:cs="Courier New" w:ascii="Courier New" w:hAnsi="Courier New"/>
            <w:color w:val="000000"/>
            <w:sz w:val="24"/>
            <w:szCs w:val="24"/>
          </w:rPr>
          <w:t>&lt;body ng-app="myapp"&gt;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23" w:author="Unknown" w:date="0-00-00T00:00:00Z">
        <w:r>
          <w:rPr>
            <w:rFonts w:eastAsia="Times New Roman" w:cs="Courier New" w:ascii="Courier New" w:hAnsi="Courier New"/>
            <w:color w:val="000000"/>
            <w:sz w:val="24"/>
            <w:szCs w:val="24"/>
          </w:rPr>
          <w:t>&lt;input type="button" ui-sref="python"&gt;Go to Learn Python&lt;/button&gt;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24" w:author="Unknown" w:date="0-00-00T00:00:00Z">
        <w:r>
          <w:rPr>
            <w:rFonts w:eastAsia="Times New Roman" w:cs="Courier New" w:ascii="Courier New" w:hAnsi="Courier New"/>
            <w:color w:val="000000"/>
            <w:sz w:val="24"/>
            <w:szCs w:val="24"/>
          </w:rPr>
          <w:t>&lt;input type="button" ui-sref="java"&gt;Go to Learn Java&lt;/button&gt;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25" w:author="Unknown" w:date="0-00-00T00:00:00Z">
        <w:r>
          <w:rPr>
            <w:rFonts w:eastAsia="Times New Roman" w:cs="Courier New" w:ascii="Courier New" w:hAnsi="Courier New"/>
            <w:color w:val="000000"/>
            <w:sz w:val="24"/>
            <w:szCs w:val="24"/>
          </w:rPr>
          <w:t>&lt;div ui-view&gt;&lt;/div&gt;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000000"/>
          <w:sz w:val="24"/>
          <w:szCs w:val="24"/>
        </w:rPr>
      </w:pPr>
      <w:ins w:id="2326" w:author="Unknown" w:date="0-00-00T00:00:00Z">
        <w:r>
          <w:rPr>
            <w:rFonts w:eastAsia="Times New Roman" w:cs="Courier New" w:ascii="Courier New" w:hAnsi="Courier New"/>
            <w:color w:val="000000"/>
            <w:sz w:val="24"/>
            <w:szCs w:val="24"/>
          </w:rPr>
          <w:t>&lt;/body&gt;</w:t>
        </w:r>
      </w:ins>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textAlignment w:val="baseline"/>
        <w:rPr>
          <w:rFonts w:ascii="Courier New" w:hAnsi="Courier New" w:eastAsia="Times New Roman" w:cs="Courier New"/>
          <w:color w:val="444444"/>
          <w:sz w:val="24"/>
          <w:szCs w:val="24"/>
        </w:rPr>
      </w:pPr>
      <w:ins w:id="2327" w:author="Unknown" w:date="0-00-00T00:00:00Z">
        <w:r>
          <w:rPr>
            <w:rFonts w:eastAsia="Times New Roman" w:cs="Courier New" w:ascii="Courier New" w:hAnsi="Courier New"/>
            <w:color w:val="000000"/>
            <w:sz w:val="24"/>
            <w:szCs w:val="24"/>
          </w:rPr>
          <w:t>&lt;/html&gt;</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328" w:author="Unknown" w:date="0-00-00T00:00:00Z">
        <w:r>
          <w:rPr>
            <w:rFonts w:eastAsia="Times New Roman" w:cs="Times New Roman" w:ascii="Helvetica" w:hAnsi="Helvetica"/>
            <w:color w:val="000000"/>
            <w:sz w:val="32"/>
            <w:szCs w:val="32"/>
          </w:rPr>
          <w:t>What Would You Do To Limit A Scope Variable To Have One-Time Binding?</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329" w:author="Unknown" w:date="0-00-00T00:00:00Z">
        <w:r>
          <w:rPr>
            <w:rFonts w:eastAsia="Times New Roman" w:cs="Times New Roman" w:ascii="Helvetica" w:hAnsi="Helvetica"/>
            <w:color w:val="000000"/>
            <w:sz w:val="24"/>
            <w:szCs w:val="24"/>
          </w:rPr>
          <w:t>We can prefix the “</w:t>
        </w:r>
      </w:ins>
      <w:ins w:id="2330" w:author="Unknown" w:date="0-00-00T00:00:00Z">
        <w:r>
          <w:rPr>
            <w:rFonts w:eastAsia="Times New Roman" w:cs="Times New Roman" w:ascii="inherit" w:hAnsi="inherit"/>
            <w:b/>
            <w:bCs/>
            <w:color w:val="000000"/>
            <w:sz w:val="24"/>
            <w:szCs w:val="24"/>
          </w:rPr>
          <w:t>::”</w:t>
        </w:r>
      </w:ins>
      <w:ins w:id="2331" w:author="Unknown" w:date="0-00-00T00:00:00Z">
        <w:r>
          <w:rPr>
            <w:rFonts w:eastAsia="Times New Roman" w:cs="Times New Roman" w:ascii="Helvetica" w:hAnsi="Helvetica"/>
            <w:color w:val="000000"/>
            <w:sz w:val="24"/>
            <w:szCs w:val="24"/>
          </w:rPr>
          <w:t> operator to the scope variable.</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32" w:author="Unknown" w:date="0-00-00T00:00:00Z">
        <w:r>
          <w:rPr>
            <w:rFonts w:eastAsia="Times New Roman" w:cs="Times New Roman" w:ascii="Helvetica" w:hAnsi="Helvetica"/>
            <w:color w:val="000000"/>
            <w:sz w:val="24"/>
            <w:szCs w:val="24"/>
          </w:rPr>
          <w:t>It’ll make sure the candidate is aware of the available variable bindings in AngularJS.</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333" w:author="Unknown" w:date="0-00-00T00:00:00Z">
        <w:r>
          <w:rPr>
            <w:rFonts w:eastAsia="Times New Roman" w:cs="Times New Roman" w:ascii="Helvetica" w:hAnsi="Helvetica"/>
            <w:color w:val="000000"/>
            <w:sz w:val="32"/>
            <w:szCs w:val="32"/>
          </w:rPr>
          <w:t>What Is The Difference Between One-Way Binding And Two-Way Binding?</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34" w:author="Unknown" w:date="0-00-00T00:00:00Z">
        <w:r>
          <w:rPr>
            <w:rFonts w:eastAsia="Times New Roman" w:cs="Times New Roman" w:ascii="Helvetica" w:hAnsi="Helvetica"/>
            <w:color w:val="000000"/>
            <w:sz w:val="24"/>
            <w:szCs w:val="24"/>
          </w:rPr>
          <w:t>The main difference between one-way binding and two-way binding is as follows.</w:t>
        </w:r>
      </w:ins>
    </w:p>
    <w:p>
      <w:pPr>
        <w:pStyle w:val="Normal"/>
        <w:numPr>
          <w:ilvl w:val="0"/>
          <w:numId w:val="27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35" w:author="Unknown" w:date="0-00-00T00:00:00Z">
        <w:r>
          <w:rPr>
            <w:rFonts w:eastAsia="Times New Roman" w:cs="Times New Roman" w:ascii="Helvetica" w:hAnsi="Helvetica"/>
            <w:color w:val="000000"/>
            <w:sz w:val="24"/>
            <w:szCs w:val="24"/>
          </w:rPr>
          <w:t>In one-way binding, the scope variable in the HTML gets initialized with the first value its model specifies.</w:t>
        </w:r>
      </w:ins>
    </w:p>
    <w:p>
      <w:pPr>
        <w:pStyle w:val="Normal"/>
        <w:numPr>
          <w:ilvl w:val="0"/>
          <w:numId w:val="274"/>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36" w:author="Unknown" w:date="0-00-00T00:00:00Z">
        <w:r>
          <w:rPr>
            <w:rFonts w:eastAsia="Times New Roman" w:cs="Times New Roman" w:ascii="Helvetica" w:hAnsi="Helvetica"/>
            <w:color w:val="000000"/>
            <w:sz w:val="24"/>
            <w:szCs w:val="24"/>
          </w:rPr>
          <w:t>In two-way binding, the scope variable will change its value whenever the model gets a different value.</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337" w:author="Unknown" w:date="0-00-00T00:00:00Z">
        <w:r>
          <w:rPr>
            <w:rFonts w:eastAsia="Times New Roman" w:cs="Times New Roman" w:ascii="Helvetica" w:hAnsi="Helvetica"/>
            <w:color w:val="000000"/>
            <w:sz w:val="32"/>
            <w:szCs w:val="32"/>
          </w:rPr>
          <w:t>Which Angular Directive Would You Use To Hide An Element From The DOM Without Modifying Its Style?</w:t>
        </w:r>
      </w:ins>
    </w:p>
    <w:p>
      <w:pPr>
        <w:pStyle w:val="Normal"/>
        <w:shd w:val="clear" w:color="auto" w:fill="FFFFFF"/>
        <w:spacing w:lineRule="auto" w:line="240" w:before="0" w:after="0"/>
        <w:textAlignment w:val="baseline"/>
        <w:rPr>
          <w:rFonts w:ascii="Helvetica" w:hAnsi="Helvetica" w:eastAsia="Times New Roman" w:cs="Times New Roman"/>
          <w:color w:val="4D4D4D"/>
          <w:sz w:val="24"/>
          <w:szCs w:val="24"/>
        </w:rPr>
      </w:pPr>
      <w:ins w:id="2338" w:author="Unknown" w:date="0-00-00T00:00:00Z">
        <w:r>
          <w:rPr>
            <w:rFonts w:eastAsia="Times New Roman" w:cs="Times New Roman" w:ascii="Helvetica" w:hAnsi="Helvetica"/>
            <w:color w:val="000000"/>
            <w:sz w:val="24"/>
            <w:szCs w:val="24"/>
          </w:rPr>
          <w:t>It is the conditional </w:t>
        </w:r>
      </w:ins>
      <w:ins w:id="2339" w:author="Unknown" w:date="0-00-00T00:00:00Z">
        <w:r>
          <w:rPr>
            <w:rFonts w:eastAsia="Times New Roman" w:cs="Times New Roman" w:ascii="inherit" w:hAnsi="inherit"/>
            <w:b/>
            <w:bCs/>
            <w:color w:val="000000"/>
            <w:sz w:val="24"/>
            <w:szCs w:val="24"/>
          </w:rPr>
          <w:t>ngIf Directive</w:t>
        </w:r>
      </w:ins>
      <w:ins w:id="2340" w:author="Unknown" w:date="0-00-00T00:00:00Z">
        <w:r>
          <w:rPr>
            <w:rFonts w:eastAsia="Times New Roman" w:cs="Times New Roman" w:ascii="Helvetica" w:hAnsi="Helvetica"/>
            <w:color w:val="000000"/>
            <w:sz w:val="24"/>
            <w:szCs w:val="24"/>
          </w:rPr>
          <w:t> which we can apply to an element. Whenever the condition becomes false, the </w:t>
        </w:r>
      </w:ins>
      <w:ins w:id="2341" w:author="Unknown" w:date="0-00-00T00:00:00Z">
        <w:r>
          <w:rPr>
            <w:rFonts w:eastAsia="Times New Roman" w:cs="Times New Roman" w:ascii="inherit" w:hAnsi="inherit"/>
            <w:b/>
            <w:bCs/>
            <w:color w:val="000000"/>
            <w:sz w:val="24"/>
            <w:szCs w:val="24"/>
          </w:rPr>
          <w:t>ngIf Directive</w:t>
        </w:r>
      </w:ins>
      <w:ins w:id="2342" w:author="Unknown" w:date="0-00-00T00:00:00Z">
        <w:r>
          <w:rPr>
            <w:rFonts w:eastAsia="Times New Roman" w:cs="Times New Roman" w:ascii="Helvetica" w:hAnsi="Helvetica"/>
            <w:color w:val="000000"/>
            <w:sz w:val="24"/>
            <w:szCs w:val="24"/>
          </w:rPr>
          <w:t> removes it from the DOM.</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343" w:author="Unknown" w:date="0-00-00T00:00:00Z">
        <w:r>
          <w:rPr>
            <w:rFonts w:eastAsia="Times New Roman" w:cs="Times New Roman" w:ascii="Helvetica" w:hAnsi="Helvetica"/>
            <w:color w:val="000000"/>
            <w:sz w:val="32"/>
            <w:szCs w:val="32"/>
          </w:rPr>
          <w:t>What Are Some Main Differences Between Angular V1.0 And Angular V2.0?</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44" w:author="Unknown" w:date="0-00-00T00:00:00Z">
        <w:r>
          <w:rPr>
            <w:rFonts w:eastAsia="Times New Roman" w:cs="Times New Roman" w:ascii="Helvetica" w:hAnsi="Helvetica"/>
            <w:color w:val="000000"/>
            <w:sz w:val="24"/>
            <w:szCs w:val="24"/>
          </w:rPr>
          <w:t>Angular v2.0 is not a mere upgrade of Angular v1.0. Instead, it has got a new implementation altogether.</w:t>
        </w:r>
      </w:ins>
    </w:p>
    <w:p>
      <w:pPr>
        <w:pStyle w:val="Normal"/>
        <w:shd w:val="clear" w:color="auto" w:fill="DADADA"/>
        <w:spacing w:lineRule="auto" w:line="240" w:before="0" w:after="0"/>
        <w:jc w:val="center"/>
        <w:textAlignment w:val="center"/>
        <w:rPr>
          <w:rFonts w:ascii="inherit" w:hAnsi="inherit" w:eastAsia="Times New Roman" w:cs="Times New Roman"/>
          <w:b/>
          <w:b/>
          <w:bCs/>
          <w:color w:val="4D4D4D"/>
          <w:sz w:val="24"/>
          <w:szCs w:val="24"/>
        </w:rPr>
      </w:pPr>
      <w:ins w:id="2345" w:author="Unknown" w:date="0-00-00T00:00:00Z">
        <w:r>
          <w:rPr>
            <w:rFonts w:eastAsia="Times New Roman" w:cs="Times New Roman" w:ascii="inherit" w:hAnsi="inherit"/>
            <w:b/>
            <w:bCs/>
            <w:color w:val="000000"/>
            <w:sz w:val="24"/>
            <w:szCs w:val="24"/>
          </w:rPr>
          <w:t>Angular v1.0</w:t>
        </w:r>
      </w:ins>
    </w:p>
    <w:p>
      <w:pPr>
        <w:pStyle w:val="Normal"/>
        <w:shd w:val="clear" w:color="auto" w:fill="DADADA"/>
        <w:spacing w:lineRule="auto" w:line="240" w:before="0" w:after="0"/>
        <w:jc w:val="center"/>
        <w:textAlignment w:val="center"/>
        <w:rPr>
          <w:rFonts w:ascii="inherit" w:hAnsi="inherit" w:eastAsia="Times New Roman" w:cs="Times New Roman"/>
          <w:b/>
          <w:b/>
          <w:bCs/>
          <w:color w:val="4D4D4D"/>
          <w:sz w:val="24"/>
          <w:szCs w:val="24"/>
        </w:rPr>
      </w:pPr>
      <w:ins w:id="2346" w:author="Unknown" w:date="0-00-00T00:00:00Z">
        <w:r>
          <w:rPr>
            <w:rFonts w:eastAsia="Times New Roman" w:cs="Times New Roman" w:ascii="inherit" w:hAnsi="inherit"/>
            <w:b/>
            <w:bCs/>
            <w:color w:val="000000"/>
            <w:sz w:val="24"/>
            <w:szCs w:val="24"/>
          </w:rPr>
          <w:t>Angular v2.0</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47" w:author="Unknown" w:date="0-00-00T00:00:00Z">
        <w:r>
          <w:rPr>
            <w:rFonts w:eastAsia="Times New Roman" w:cs="Times New Roman" w:ascii="Helvetica" w:hAnsi="Helvetica"/>
            <w:color w:val="000000"/>
            <w:sz w:val="24"/>
            <w:szCs w:val="24"/>
          </w:rPr>
          <w:t>No mobile support</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48" w:author="Unknown" w:date="0-00-00T00:00:00Z">
        <w:r>
          <w:rPr>
            <w:rFonts w:eastAsia="Times New Roman" w:cs="Times New Roman" w:ascii="Helvetica" w:hAnsi="Helvetica"/>
            <w:color w:val="000000"/>
            <w:sz w:val="24"/>
            <w:szCs w:val="24"/>
          </w:rPr>
          <w:t>Mobile-oriented</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49" w:author="Unknown" w:date="0-00-00T00:00:00Z">
        <w:r>
          <w:rPr>
            <w:rFonts w:eastAsia="Times New Roman" w:cs="Times New Roman" w:ascii="Helvetica" w:hAnsi="Helvetica"/>
            <w:color w:val="000000"/>
            <w:sz w:val="24"/>
            <w:szCs w:val="24"/>
          </w:rPr>
          <w:t>The core concept was $scope</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50" w:author="Unknown" w:date="0-00-00T00:00:00Z">
        <w:r>
          <w:rPr>
            <w:rFonts w:eastAsia="Times New Roman" w:cs="Times New Roman" w:ascii="Helvetica" w:hAnsi="Helvetica"/>
            <w:color w:val="000000"/>
            <w:sz w:val="24"/>
            <w:szCs w:val="24"/>
          </w:rPr>
          <w:t>No $scope</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51" w:author="Unknown" w:date="0-00-00T00:00:00Z">
        <w:r>
          <w:rPr>
            <w:rFonts w:eastAsia="Times New Roman" w:cs="Times New Roman" w:ascii="Helvetica" w:hAnsi="Helvetica"/>
            <w:color w:val="000000"/>
            <w:sz w:val="24"/>
            <w:szCs w:val="24"/>
          </w:rPr>
          <w:t>Use of controllers</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52" w:author="Unknown" w:date="0-00-00T00:00:00Z">
        <w:r>
          <w:rPr>
            <w:rFonts w:eastAsia="Times New Roman" w:cs="Times New Roman" w:ascii="Helvetica" w:hAnsi="Helvetica"/>
            <w:color w:val="000000"/>
            <w:sz w:val="24"/>
            <w:szCs w:val="24"/>
          </w:rPr>
          <w:t>Components replaced controllers</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53" w:author="Unknown" w:date="0-00-00T00:00:00Z">
        <w:r>
          <w:rPr>
            <w:rFonts w:eastAsia="Times New Roman" w:cs="Times New Roman" w:ascii="Helvetica" w:hAnsi="Helvetica"/>
            <w:color w:val="000000"/>
            <w:sz w:val="24"/>
            <w:szCs w:val="24"/>
          </w:rPr>
          <w:t>ng-repeat</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54" w:author="Unknown" w:date="0-00-00T00:00:00Z">
        <w:r>
          <w:rPr>
            <w:rFonts w:eastAsia="Times New Roman" w:cs="Times New Roman" w:ascii="Helvetica" w:hAnsi="Helvetica"/>
            <w:color w:val="000000"/>
            <w:sz w:val="24"/>
            <w:szCs w:val="24"/>
          </w:rPr>
          <w:t>*ngFor</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55" w:author="Unknown" w:date="0-00-00T00:00:00Z">
        <w:r>
          <w:rPr>
            <w:rFonts w:eastAsia="Times New Roman" w:cs="Times New Roman" w:ascii="Helvetica" w:hAnsi="Helvetica"/>
            <w:color w:val="000000"/>
            <w:sz w:val="24"/>
            <w:szCs w:val="24"/>
          </w:rPr>
          <w:t>No provision to define local variables</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56" w:author="Unknown" w:date="0-00-00T00:00:00Z">
        <w:r>
          <w:rPr>
            <w:rFonts w:eastAsia="Times New Roman" w:cs="Times New Roman" w:ascii="Helvetica" w:hAnsi="Helvetica"/>
            <w:color w:val="000000"/>
            <w:sz w:val="24"/>
            <w:szCs w:val="24"/>
          </w:rPr>
          <w:t>Provides hash(#) prefix for local variables</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57" w:author="Unknown" w:date="0-00-00T00:00:00Z">
        <w:r>
          <w:rPr>
            <w:rFonts w:eastAsia="Times New Roman" w:cs="Times New Roman" w:ascii="Helvetica" w:hAnsi="Helvetica"/>
            <w:color w:val="000000"/>
            <w:sz w:val="24"/>
            <w:szCs w:val="24"/>
          </w:rPr>
          <w:t>ng-model</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58" w:author="Unknown" w:date="0-00-00T00:00:00Z">
        <w:r>
          <w:rPr>
            <w:rFonts w:eastAsia="Times New Roman" w:cs="Times New Roman" w:ascii="Helvetica" w:hAnsi="Helvetica"/>
            <w:color w:val="000000"/>
            <w:sz w:val="24"/>
            <w:szCs w:val="24"/>
          </w:rPr>
          <w:t>[(ngModel)]</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59" w:author="Unknown" w:date="0-00-00T00:00:00Z">
        <w:r>
          <w:rPr>
            <w:rFonts w:eastAsia="Times New Roman" w:cs="Times New Roman" w:ascii="Helvetica" w:hAnsi="Helvetica"/>
            <w:color w:val="000000"/>
            <w:sz w:val="24"/>
            <w:szCs w:val="24"/>
          </w:rPr>
          <w:t>ES5, ES6, and Dart only</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60" w:author="Unknown" w:date="0-00-00T00:00:00Z">
        <w:r>
          <w:rPr>
            <w:rFonts w:eastAsia="Times New Roman" w:cs="Times New Roman" w:ascii="Helvetica" w:hAnsi="Helvetica"/>
            <w:color w:val="000000"/>
            <w:sz w:val="24"/>
            <w:szCs w:val="24"/>
          </w:rPr>
          <w:t>ES5, ES6, TypeScript or Dart</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61" w:author="Unknown" w:date="0-00-00T00:00:00Z">
        <w:r>
          <w:rPr>
            <w:rFonts w:eastAsia="Times New Roman" w:cs="Times New Roman" w:ascii="Helvetica" w:hAnsi="Helvetica"/>
            <w:color w:val="000000"/>
            <w:sz w:val="24"/>
            <w:szCs w:val="24"/>
          </w:rPr>
          <w:t>Use of lowercase (ng-class)</w:t>
        </w:r>
      </w:ins>
    </w:p>
    <w:p>
      <w:pPr>
        <w:pStyle w:val="Normal"/>
        <w:shd w:val="clear" w:color="auto" w:fill="FFFFFF"/>
        <w:spacing w:lineRule="auto" w:line="240" w:before="0" w:after="0"/>
        <w:textAlignment w:val="center"/>
        <w:rPr>
          <w:rFonts w:ascii="Helvetica" w:hAnsi="Helvetica" w:eastAsia="Times New Roman" w:cs="Times New Roman"/>
          <w:color w:val="4D4D4D"/>
          <w:sz w:val="24"/>
          <w:szCs w:val="24"/>
        </w:rPr>
      </w:pPr>
      <w:ins w:id="2362" w:author="Unknown" w:date="0-00-00T00:00:00Z">
        <w:r>
          <w:rPr>
            <w:rFonts w:eastAsia="Times New Roman" w:cs="Times New Roman" w:ascii="Helvetica" w:hAnsi="Helvetica"/>
            <w:color w:val="000000"/>
            <w:sz w:val="24"/>
            <w:szCs w:val="24"/>
          </w:rPr>
          <w:t>Use of camelCase (ngClass)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63" w:author="Unknown" w:date="0-00-00T00:00:00Z">
        <w:r>
          <w:rPr>
            <w:rFonts w:eastAsia="Times New Roman" w:cs="Times New Roman" w:ascii="Helvetica" w:hAnsi="Helvetica"/>
            <w:color w:val="000000"/>
            <w:sz w:val="24"/>
            <w:szCs w:val="24"/>
          </w:rPr>
          <w:t>Hope the above table could be useful.</w:t>
        </w:r>
      </w:ins>
    </w:p>
    <w:p>
      <w:pPr>
        <w:pStyle w:val="Normal"/>
        <w:numPr>
          <w:ilvl w:val="0"/>
          <w:numId w:val="0"/>
        </w:numPr>
        <w:shd w:val="clear" w:color="auto" w:fill="FFFFFF"/>
        <w:spacing w:lineRule="auto" w:line="240" w:before="0" w:after="225"/>
        <w:textAlignment w:val="baseline"/>
        <w:outlineLvl w:val="2"/>
        <w:rPr>
          <w:rFonts w:ascii="Helvetica" w:hAnsi="Helvetica" w:eastAsia="Times New Roman" w:cs="Times New Roman"/>
          <w:color w:val="444444"/>
          <w:sz w:val="32"/>
          <w:szCs w:val="32"/>
        </w:rPr>
      </w:pPr>
      <w:ins w:id="2364" w:author="Unknown" w:date="0-00-00T00:00:00Z">
        <w:r>
          <w:rPr>
            <w:rFonts w:eastAsia="Times New Roman" w:cs="Times New Roman" w:ascii="Helvetica" w:hAnsi="Helvetica"/>
            <w:color w:val="000000"/>
            <w:sz w:val="32"/>
            <w:szCs w:val="32"/>
          </w:rPr>
          <w:t>How Is Angular V6.0 Different From Its Past Versions?</w:t>
        </w:r>
      </w:ins>
    </w:p>
    <w:p>
      <w:pPr>
        <w:pStyle w:val="Normal"/>
        <w:shd w:val="clear" w:color="auto" w:fill="FFFFFF"/>
        <w:spacing w:lineRule="auto" w:line="240" w:before="0" w:after="375"/>
        <w:textAlignment w:val="baseline"/>
        <w:rPr>
          <w:rFonts w:ascii="Helvetica" w:hAnsi="Helvetica" w:eastAsia="Times New Roman" w:cs="Times New Roman"/>
          <w:color w:val="4D4D4D"/>
          <w:sz w:val="24"/>
          <w:szCs w:val="24"/>
        </w:rPr>
      </w:pPr>
      <w:ins w:id="2365" w:author="Unknown" w:date="0-00-00T00:00:00Z">
        <w:r>
          <w:rPr>
            <w:rFonts w:eastAsia="Times New Roman" w:cs="Times New Roman" w:ascii="Helvetica" w:hAnsi="Helvetica"/>
            <w:color w:val="000000"/>
            <w:sz w:val="24"/>
            <w:szCs w:val="24"/>
          </w:rPr>
          <w:t>Angular v6.0 has got some of the modern features, and it is much easier to use and has a quick turnaround time. Check out from the below points.</w:t>
        </w:r>
      </w:ins>
    </w:p>
    <w:p>
      <w:pPr>
        <w:pStyle w:val="Normal"/>
        <w:numPr>
          <w:ilvl w:val="0"/>
          <w:numId w:val="27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66" w:author="Unknown" w:date="0-00-00T00:00:00Z">
        <w:r>
          <w:rPr>
            <w:rFonts w:eastAsia="Times New Roman" w:cs="Times New Roman" w:ascii="Helvetica" w:hAnsi="Helvetica"/>
            <w:color w:val="000000"/>
            <w:sz w:val="24"/>
            <w:szCs w:val="24"/>
          </w:rPr>
          <w:t>Improved support of decorators and error messages</w:t>
        </w:r>
      </w:ins>
    </w:p>
    <w:p>
      <w:pPr>
        <w:pStyle w:val="Normal"/>
        <w:numPr>
          <w:ilvl w:val="0"/>
          <w:numId w:val="27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67" w:author="Unknown" w:date="0-00-00T00:00:00Z">
        <w:r>
          <w:rPr>
            <w:rFonts w:eastAsia="Times New Roman" w:cs="Times New Roman" w:ascii="Helvetica" w:hAnsi="Helvetica"/>
            <w:color w:val="000000"/>
            <w:sz w:val="24"/>
            <w:szCs w:val="24"/>
          </w:rPr>
          <w:t>More validators for array functions</w:t>
        </w:r>
      </w:ins>
    </w:p>
    <w:p>
      <w:pPr>
        <w:pStyle w:val="Normal"/>
        <w:numPr>
          <w:ilvl w:val="0"/>
          <w:numId w:val="27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68" w:author="Unknown" w:date="0-00-00T00:00:00Z">
        <w:r>
          <w:rPr>
            <w:rFonts w:eastAsia="Times New Roman" w:cs="Times New Roman" w:ascii="Helvetica" w:hAnsi="Helvetica"/>
            <w:color w:val="000000"/>
            <w:sz w:val="24"/>
            <w:szCs w:val="24"/>
          </w:rPr>
          <w:t>Native element compatibility</w:t>
        </w:r>
      </w:ins>
    </w:p>
    <w:p>
      <w:pPr>
        <w:pStyle w:val="Normal"/>
        <w:numPr>
          <w:ilvl w:val="0"/>
          <w:numId w:val="27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69" w:author="Unknown" w:date="0-00-00T00:00:00Z">
        <w:r>
          <w:rPr>
            <w:rFonts w:eastAsia="Times New Roman" w:cs="Times New Roman" w:ascii="Helvetica" w:hAnsi="Helvetica"/>
            <w:color w:val="000000"/>
            <w:sz w:val="24"/>
            <w:szCs w:val="24"/>
          </w:rPr>
          <w:t>Closure compiler to produce small bundles</w:t>
        </w:r>
      </w:ins>
    </w:p>
    <w:p>
      <w:pPr>
        <w:pStyle w:val="Normal"/>
        <w:numPr>
          <w:ilvl w:val="0"/>
          <w:numId w:val="27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70" w:author="Unknown" w:date="0-00-00T00:00:00Z">
        <w:r>
          <w:rPr>
            <w:rFonts w:eastAsia="Times New Roman" w:cs="Times New Roman" w:ascii="Helvetica" w:hAnsi="Helvetica"/>
            <w:color w:val="000000"/>
            <w:sz w:val="24"/>
            <w:szCs w:val="24"/>
          </w:rPr>
          <w:t>Brought-in Typescript 2.7 + support</w:t>
        </w:r>
      </w:ins>
    </w:p>
    <w:p>
      <w:pPr>
        <w:pStyle w:val="Normal"/>
        <w:numPr>
          <w:ilvl w:val="0"/>
          <w:numId w:val="27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71" w:author="Unknown" w:date="0-00-00T00:00:00Z">
        <w:r>
          <w:rPr>
            <w:rFonts w:eastAsia="Times New Roman" w:cs="Times New Roman" w:ascii="Helvetica" w:hAnsi="Helvetica"/>
            <w:color w:val="000000"/>
            <w:sz w:val="24"/>
            <w:szCs w:val="24"/>
          </w:rPr>
          <w:t>HttpInterceprtor support to inject into HttpClient</w:t>
        </w:r>
      </w:ins>
    </w:p>
    <w:p>
      <w:pPr>
        <w:pStyle w:val="Normal"/>
        <w:numPr>
          <w:ilvl w:val="0"/>
          <w:numId w:val="27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72" w:author="Unknown" w:date="0-00-00T00:00:00Z">
        <w:r>
          <w:rPr>
            <w:rFonts w:eastAsia="Times New Roman" w:cs="Times New Roman" w:ascii="Helvetica" w:hAnsi="Helvetica"/>
            <w:color w:val="000000"/>
            <w:sz w:val="24"/>
            <w:szCs w:val="24"/>
          </w:rPr>
          <w:t>Projected components too can have tests</w:t>
        </w:r>
      </w:ins>
    </w:p>
    <w:p>
      <w:pPr>
        <w:pStyle w:val="Normal"/>
        <w:numPr>
          <w:ilvl w:val="0"/>
          <w:numId w:val="27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73" w:author="Unknown" w:date="0-00-00T00:00:00Z">
        <w:r>
          <w:rPr>
            <w:rFonts w:eastAsia="Times New Roman" w:cs="Times New Roman" w:ascii="Helvetica" w:hAnsi="Helvetica"/>
            <w:color w:val="000000"/>
            <w:sz w:val="24"/>
            <w:szCs w:val="24"/>
          </w:rPr>
          <w:t>Generic types for ElementRef</w:t>
        </w:r>
      </w:ins>
    </w:p>
    <w:p>
      <w:pPr>
        <w:pStyle w:val="Normal"/>
        <w:numPr>
          <w:ilvl w:val="0"/>
          <w:numId w:val="27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74" w:author="Unknown" w:date="0-00-00T00:00:00Z">
        <w:r>
          <w:rPr>
            <w:rFonts w:eastAsia="Times New Roman" w:cs="Times New Roman" w:ascii="Helvetica" w:hAnsi="Helvetica"/>
            <w:color w:val="000000"/>
            <w:sz w:val="24"/>
            <w:szCs w:val="24"/>
          </w:rPr>
          <w:t>Provision for canonical view queries</w:t>
        </w:r>
      </w:ins>
    </w:p>
    <w:p>
      <w:pPr>
        <w:pStyle w:val="Normal"/>
        <w:numPr>
          <w:ilvl w:val="0"/>
          <w:numId w:val="27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75" w:author="Unknown" w:date="0-00-00T00:00:00Z">
        <w:r>
          <w:rPr>
            <w:rFonts w:eastAsia="Times New Roman" w:cs="Times New Roman" w:ascii="Helvetica" w:hAnsi="Helvetica"/>
            <w:color w:val="000000"/>
            <w:sz w:val="24"/>
            <w:szCs w:val="24"/>
          </w:rPr>
          <w:t>Directive def to have type and hooks</w:t>
        </w:r>
      </w:ins>
    </w:p>
    <w:p>
      <w:pPr>
        <w:pStyle w:val="Normal"/>
        <w:numPr>
          <w:ilvl w:val="0"/>
          <w:numId w:val="275"/>
        </w:numPr>
        <w:shd w:val="clear" w:color="auto" w:fill="FFFFFF"/>
        <w:spacing w:lineRule="auto" w:line="240" w:before="0" w:after="0"/>
        <w:ind w:left="456" w:hanging="360"/>
        <w:textAlignment w:val="baseline"/>
        <w:rPr>
          <w:rFonts w:ascii="Helvetica" w:hAnsi="Helvetica" w:eastAsia="Times New Roman" w:cs="Times New Roman"/>
          <w:color w:val="4D4D4D"/>
          <w:sz w:val="24"/>
          <w:szCs w:val="24"/>
        </w:rPr>
      </w:pPr>
      <w:ins w:id="2376" w:author="Unknown" w:date="0-00-00T00:00:00Z">
        <w:r>
          <w:rPr>
            <w:rFonts w:eastAsia="Times New Roman" w:cs="Times New Roman" w:ascii="Helvetica" w:hAnsi="Helvetica"/>
            <w:color w:val="000000"/>
            <w:sz w:val="24"/>
            <w:szCs w:val="24"/>
          </w:rPr>
          <w:t>Source navigation improvements</w:t>
        </w:r>
      </w:ins>
    </w:p>
    <w:p>
      <w:pPr>
        <w:pStyle w:val="Normal"/>
        <w:rPr>
          <w:color w:val="000000"/>
        </w:rPr>
      </w:pPr>
      <w:r>
        <w:rPr>
          <w:color w:val="000000"/>
        </w:rPr>
      </w:r>
    </w:p>
    <w:p>
      <w:pPr>
        <w:pStyle w:val="Normal"/>
        <w:rPr>
          <w:color w:val="000000"/>
        </w:rPr>
      </w:pPr>
      <w:r>
        <w:rPr>
          <w:color w:val="000000"/>
        </w:rPr>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Q1) What is Means by AngularJS 2/4?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Angular is a TypeScript-based open-source front-end web form framework led by the Angular Team at Google and by an identity of individuals and corporations. Angular is a thoroughgoing rewrite from the same team that built AngularJS.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Q2) Are there breaking changes between angular 2 &amp; angular 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Well, there is no path-breaking change that means Angular 4 is not an absolute rewrite of Angular 2. Google has adapted SEMVER  approach for it’s Angular Framework. Due to misalignment of the router can exception. As @angular/router obtained using v3.3 already, so they switch to Angular 4.</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Q3) What are the new features of Angular 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w:t>
      </w:r>
    </w:p>
    <w:p>
      <w:pPr>
        <w:pStyle w:val="Normal"/>
        <w:numPr>
          <w:ilvl w:val="0"/>
          <w:numId w:val="276"/>
        </w:numPr>
        <w:shd w:val="clear" w:color="auto" w:fill="FFFFFF"/>
        <w:spacing w:lineRule="auto" w:line="240" w:beforeAutospacing="1" w:after="0"/>
        <w:ind w:left="0" w:hanging="360"/>
        <w:rPr>
          <w:rFonts w:ascii="Arial" w:hAnsi="Arial" w:eastAsia="Times New Roman" w:cs="Arial"/>
          <w:color w:val="555555"/>
          <w:sz w:val="20"/>
          <w:szCs w:val="20"/>
        </w:rPr>
      </w:pPr>
      <w:r>
        <w:rPr>
          <w:rFonts w:eastAsia="Times New Roman" w:cs="Arial" w:ascii="Arial" w:hAnsi="Arial"/>
          <w:color w:val="000000"/>
          <w:sz w:val="20"/>
          <w:szCs w:val="20"/>
        </w:rPr>
        <w:t>Revamped *ngIf and *ng For</w:t>
      </w:r>
    </w:p>
    <w:p>
      <w:pPr>
        <w:pStyle w:val="Normal"/>
        <w:numPr>
          <w:ilvl w:val="0"/>
          <w:numId w:val="276"/>
        </w:numPr>
        <w:shd w:val="clear" w:color="auto" w:fill="FFFFFF"/>
        <w:spacing w:lineRule="auto" w:line="240" w:before="0" w:after="0"/>
        <w:ind w:left="0" w:hanging="360"/>
        <w:rPr>
          <w:rFonts w:ascii="Arial" w:hAnsi="Arial" w:eastAsia="Times New Roman" w:cs="Arial"/>
          <w:color w:val="555555"/>
          <w:sz w:val="20"/>
          <w:szCs w:val="20"/>
        </w:rPr>
      </w:pPr>
      <w:r>
        <w:rPr>
          <w:rFonts w:eastAsia="Times New Roman" w:cs="Arial" w:ascii="Arial" w:hAnsi="Arial"/>
          <w:color w:val="000000"/>
          <w:sz w:val="20"/>
          <w:szCs w:val="20"/>
        </w:rPr>
        <w:t>Router ParamMap</w:t>
      </w:r>
    </w:p>
    <w:p>
      <w:pPr>
        <w:pStyle w:val="Normal"/>
        <w:numPr>
          <w:ilvl w:val="0"/>
          <w:numId w:val="276"/>
        </w:numPr>
        <w:shd w:val="clear" w:color="auto" w:fill="FFFFFF"/>
        <w:spacing w:lineRule="auto" w:line="240" w:before="0" w:after="0"/>
        <w:ind w:left="0" w:hanging="360"/>
        <w:rPr>
          <w:rFonts w:ascii="Arial" w:hAnsi="Arial" w:eastAsia="Times New Roman" w:cs="Arial"/>
          <w:color w:val="555555"/>
          <w:sz w:val="20"/>
          <w:szCs w:val="20"/>
        </w:rPr>
      </w:pPr>
      <w:r>
        <w:rPr>
          <w:rFonts w:eastAsia="Times New Roman" w:cs="Arial" w:ascii="Arial" w:hAnsi="Arial"/>
          <w:color w:val="000000"/>
          <w:sz w:val="20"/>
          <w:szCs w:val="20"/>
        </w:rPr>
        <w:t>TypeScript Compatibility</w:t>
      </w:r>
    </w:p>
    <w:p>
      <w:pPr>
        <w:pStyle w:val="Normal"/>
        <w:numPr>
          <w:ilvl w:val="0"/>
          <w:numId w:val="276"/>
        </w:numPr>
        <w:shd w:val="clear" w:color="auto" w:fill="FFFFFF"/>
        <w:spacing w:lineRule="auto" w:line="240" w:before="0" w:after="0"/>
        <w:ind w:left="0" w:hanging="360"/>
        <w:rPr>
          <w:rFonts w:ascii="Arial" w:hAnsi="Arial" w:eastAsia="Times New Roman" w:cs="Arial"/>
          <w:color w:val="555555"/>
          <w:sz w:val="20"/>
          <w:szCs w:val="20"/>
        </w:rPr>
      </w:pPr>
      <w:r>
        <w:rPr>
          <w:rFonts w:eastAsia="Times New Roman" w:cs="Arial" w:ascii="Arial" w:hAnsi="Arial"/>
          <w:color w:val="000000"/>
          <w:sz w:val="20"/>
          <w:szCs w:val="20"/>
        </w:rPr>
        <w:t>Animations Package</w:t>
      </w:r>
    </w:p>
    <w:p>
      <w:pPr>
        <w:pStyle w:val="Normal"/>
        <w:numPr>
          <w:ilvl w:val="0"/>
          <w:numId w:val="276"/>
        </w:numPr>
        <w:shd w:val="clear" w:color="auto" w:fill="FFFFFF"/>
        <w:spacing w:lineRule="auto" w:line="240" w:before="0" w:after="0"/>
        <w:ind w:left="0" w:hanging="360"/>
        <w:rPr>
          <w:rFonts w:ascii="Arial" w:hAnsi="Arial" w:eastAsia="Times New Roman" w:cs="Arial"/>
          <w:color w:val="555555"/>
          <w:sz w:val="20"/>
          <w:szCs w:val="20"/>
        </w:rPr>
      </w:pPr>
      <w:r>
        <w:rPr>
          <w:rFonts w:eastAsia="Times New Roman" w:cs="Arial" w:ascii="Arial" w:hAnsi="Arial"/>
          <w:color w:val="000000"/>
          <w:sz w:val="20"/>
          <w:szCs w:val="20"/>
        </w:rPr>
        <w:t>Dynamic Components</w:t>
      </w:r>
    </w:p>
    <w:p>
      <w:pPr>
        <w:pStyle w:val="Normal"/>
        <w:numPr>
          <w:ilvl w:val="0"/>
          <w:numId w:val="276"/>
        </w:numPr>
        <w:shd w:val="clear" w:color="auto" w:fill="FFFFFF"/>
        <w:spacing w:lineRule="auto" w:line="240" w:before="0" w:after="0"/>
        <w:ind w:left="0" w:hanging="360"/>
        <w:rPr>
          <w:rFonts w:ascii="Arial" w:hAnsi="Arial" w:eastAsia="Times New Roman" w:cs="Arial"/>
          <w:color w:val="555555"/>
          <w:sz w:val="20"/>
          <w:szCs w:val="20"/>
        </w:rPr>
      </w:pPr>
      <w:r>
        <w:rPr>
          <w:rFonts w:eastAsia="Times New Roman" w:cs="Arial" w:ascii="Arial" w:hAnsi="Arial"/>
          <w:color w:val="000000"/>
          <w:sz w:val="20"/>
          <w:szCs w:val="20"/>
        </w:rPr>
        <w:t>Angular Universal</w:t>
      </w:r>
    </w:p>
    <w:p>
      <w:pPr>
        <w:pStyle w:val="Normal"/>
        <w:numPr>
          <w:ilvl w:val="0"/>
          <w:numId w:val="276"/>
        </w:numPr>
        <w:shd w:val="clear" w:color="auto" w:fill="FFFFFF"/>
        <w:spacing w:lineRule="auto" w:line="240" w:before="0" w:after="0"/>
        <w:ind w:left="0" w:hanging="360"/>
        <w:rPr>
          <w:rFonts w:ascii="Arial" w:hAnsi="Arial" w:eastAsia="Times New Roman" w:cs="Arial"/>
          <w:color w:val="555555"/>
          <w:sz w:val="20"/>
          <w:szCs w:val="20"/>
        </w:rPr>
      </w:pPr>
      <w:r>
        <w:rPr>
          <w:rFonts w:eastAsia="Times New Roman" w:cs="Arial" w:ascii="Arial" w:hAnsi="Arial"/>
          <w:color w:val="000000"/>
          <w:sz w:val="20"/>
          <w:szCs w:val="20"/>
        </w:rPr>
        <w:t>Smaller and Quick</w:t>
      </w:r>
    </w:p>
    <w:p>
      <w:pPr>
        <w:pStyle w:val="Normal"/>
        <w:numPr>
          <w:ilvl w:val="0"/>
          <w:numId w:val="276"/>
        </w:numPr>
        <w:shd w:val="clear" w:color="auto" w:fill="FFFFFF"/>
        <w:spacing w:lineRule="auto" w:line="240" w:before="0" w:after="0"/>
        <w:ind w:left="0" w:hanging="360"/>
        <w:rPr>
          <w:rFonts w:ascii="Arial" w:hAnsi="Arial" w:eastAsia="Times New Roman" w:cs="Arial"/>
          <w:color w:val="555555"/>
          <w:sz w:val="20"/>
          <w:szCs w:val="20"/>
        </w:rPr>
      </w:pPr>
      <w:r>
        <w:rPr>
          <w:rFonts w:eastAsia="Times New Roman" w:cs="Arial" w:ascii="Arial" w:hAnsi="Arial"/>
          <w:color w:val="000000"/>
          <w:sz w:val="20"/>
          <w:szCs w:val="20"/>
        </w:rPr>
        <w:t>View Engine – AOT Compilation</w:t>
      </w:r>
    </w:p>
    <w:p>
      <w:pPr>
        <w:pStyle w:val="Normal"/>
        <w:numPr>
          <w:ilvl w:val="0"/>
          <w:numId w:val="276"/>
        </w:numPr>
        <w:shd w:val="clear" w:color="auto" w:fill="FFFFFF"/>
        <w:spacing w:lineRule="auto" w:line="240" w:before="0" w:after="0"/>
        <w:ind w:left="0" w:hanging="360"/>
        <w:rPr>
          <w:rFonts w:ascii="Arial" w:hAnsi="Arial" w:eastAsia="Times New Roman" w:cs="Arial"/>
          <w:color w:val="555555"/>
          <w:sz w:val="20"/>
          <w:szCs w:val="20"/>
        </w:rPr>
      </w:pPr>
      <w:r>
        <w:rPr>
          <w:rFonts w:eastAsia="Times New Roman" w:cs="Arial" w:ascii="Arial" w:hAnsi="Arial"/>
          <w:color w:val="000000"/>
          <w:sz w:val="20"/>
          <w:szCs w:val="20"/>
        </w:rPr>
        <w:t>Flat ES Modules (Flat ESM / FESM)</w:t>
      </w:r>
    </w:p>
    <w:p>
      <w:pPr>
        <w:pStyle w:val="Normal"/>
        <w:numPr>
          <w:ilvl w:val="0"/>
          <w:numId w:val="276"/>
        </w:numPr>
        <w:shd w:val="clear" w:color="auto" w:fill="FFFFFF"/>
        <w:spacing w:lineRule="auto" w:line="240" w:before="0" w:afterAutospacing="1"/>
        <w:ind w:left="0" w:hanging="360"/>
        <w:rPr>
          <w:rFonts w:ascii="Arial" w:hAnsi="Arial" w:eastAsia="Times New Roman" w:cs="Arial"/>
          <w:color w:val="555555"/>
          <w:sz w:val="20"/>
          <w:szCs w:val="20"/>
        </w:rPr>
      </w:pPr>
      <w:r>
        <w:rPr>
          <w:rFonts w:eastAsia="Times New Roman" w:cs="Arial" w:ascii="Arial" w:hAnsi="Arial"/>
          <w:color w:val="000000"/>
          <w:sz w:val="20"/>
          <w:szCs w:val="20"/>
        </w:rPr>
        <w:t>Source Maps for Templates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Q4) What are Components in Angular 2/4?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A component is a reduced version of a directive. It receptacle do dom use and “replace” is quit too. Components are “restrict: E” and they are configured utilizing an object. In an AngularJS bond, a modularization is a group by use instead of type.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Q5) What is mean Routing and how does it work in Angular 2/4?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The basic building blocks of an Angular purpose are Ng Modules to use the router help in your app, you convey the Router that this system knows what those involve and how they should work.</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Q6) Why is AngularJS used?</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AngularJS is a structural frame for dynamic web apps. With AngularJS, designers can use HTML as the template language also it allows for the extension of HTML’s syntax to suggest this application’s components effortlessly. Angular performs much like the specific code you would differently have to write quite redundant.</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Q7) What are the advantages of AngularJS?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The main Angular advantages above its closest rival, KnockoutJS, are No need to practice observable objects; Angular reports the page DOM and builds the bindings based on those Angular-specific element attributes. That demands smaller writing, the code is cleaner, easier to learn and less error-prone.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Q8) What is ECMAScript?</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ECMAScript is a standard script language, developed with the help from Netscape and Microsoft and mainly taken from Netscape’s JavaScript, the widely-used scripting information that is done in Web pages to affect how they view or work for the user.</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Q9) What are pipes in Angular 2/4?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Pipes are a valuable leader in Angular. They are a simple way to change values in a Lean template. There are any built-in channels, but you can further build your personal pipes. A pipe takes in use or contents and then delivers a value.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Q10) What Are Event Emitters in Angular 2/4?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Angular 2/4 will never guarantee us that Event Emitter will continue doing an Observable. Then this means refactoring our policy if it turns. This unique API us must request is its emit() method. Us should nevermore support manually to an Event Emitter.</w:t>
      </w:r>
    </w:p>
    <w:p>
      <w:pPr>
        <w:pStyle w:val="Normal"/>
        <w:shd w:val="clear" w:color="auto" w:fill="FFFFFF"/>
        <w:spacing w:lineRule="auto" w:line="240" w:before="0" w:after="0"/>
        <w:jc w:val="center"/>
        <w:rPr/>
      </w:pPr>
      <w:hyperlink r:id="rId139" w:tgtFrame="Get Angular 4 Online Training">
        <w:r>
          <w:rPr>
            <w:rStyle w:val="ListLabel1955"/>
            <w:rFonts w:eastAsia="Times New Roman" w:cs="Arial" w:ascii="Georgia" w:hAnsi="Georgia"/>
            <w:i/>
            <w:iCs/>
            <w:color w:val="000000"/>
            <w:sz w:val="27"/>
            <w:szCs w:val="27"/>
            <w:u w:val="single"/>
            <w:shd w:fill="2D89EF" w:val="clear"/>
          </w:rPr>
          <w:t>Get Angular 4 Online Training</w:t>
        </w:r>
      </w:hyperlink>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Q11) How to enable lazy loading in Angular 2/4?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Configure the routes. Set up an applying. If you don’t already have an app, you can regard the steps below to create one with the CLI. Create a center module with a routing link. Next, you’ll need some following module to route to. Add a part on the new module link. Add another characteristic module link. Set up the link.</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Q12) How to share global data across components?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We often use `window` instance to grow also set global variables. In the browser program, `glass` is a single global setting thing. In the opposite view, Node.js. Use `GlobalRef` in elements. All done! Let’s use data: any; tagged Data Science. State oversize: creating the entire data science project.</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Q13) What is the use of Interceptors?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We often use `window` instance to grow also set global variables. In the browser program, `glass` is a single global setting thing. In the opposite view, Node.js. Use `GlobalRef` in elements. All done! Let’s use data: any; tagged Data Science. State oversize: creating the entire data science project.</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Q14) Architecture of Angular Apps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Architecture overview link. Angular is a platform and framework for developing client relationships in HTML and TypeScript. Angular is signed in TypeScript. It performs focus and elective functionality as a set of TypeScript libraries that you send into your apps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Q15) How Does directory of all external modules  function and files are stored in Angular 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I’ve been working on an Angular use for a couple of months now.I’m mainly concerned about looking at the src/app folder, where all Under actuality each of those files is when broken feathers into their .html and .scss counterparts. The first task is to choose how to split up many features into ‘Modules’.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Q16) What is angular data binding?</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Data-binding in AngularJS apps is the automated synchronization of data between each model and view elements. The way that AngularJS implements databinding lets you treat this model as the single-source-of-truth in your contact. The movie is a projection of the image at all times.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Q17) What is Dependency Injection (DI) in Angular 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Dependency Injection in Angular. Dependency Injection (DI) is a focus concept of Angular 2 and allows a group to receives dependences from another class. Most of the time in Angular, dependency injection is done by including a service class into a component or module class.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Q18) What is dependency injection in angular?</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Dependency Injection (DI) is a software object pattern that contracts with how elements make hold of their dependencies. The AngularJS injector subsystem is in charge of building components, choosing their dependencies, including providing them to other components as requested.</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Q19) What is dependency injection in Web API?</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The container automatically figures out the dependency relations. Common IoC cases also enable you to control things like objective lifetime and scope. “IoC” transfers for “inversion of power”, which is a common design anywhere a framework requests into request code.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Q20) Difference between ng-Class and ng-Style</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ng-style is used to include javascript thing into style quality, not CSS class. The following directive will be turned to style=”color: blue” ng-style=”{color: ‘blue’}” And ng-class directive changes your thing into class quality. Following will be explained to class=”deleted” when the isDeleted variable is true. ng-class=”{‘deleted’: isDeleted}”</w:t>
      </w:r>
    </w:p>
    <w:p>
      <w:pPr>
        <w:pStyle w:val="Normal"/>
        <w:shd w:val="clear" w:color="auto" w:fill="FFFFFF"/>
        <w:spacing w:lineRule="auto" w:line="240" w:before="0" w:after="0"/>
        <w:jc w:val="center"/>
        <w:rPr/>
      </w:pPr>
      <w:hyperlink r:id="rId140" w:tgtFrame="Get Angular 4 Online Training">
        <w:r>
          <w:rPr>
            <w:rStyle w:val="ListLabel1955"/>
            <w:rFonts w:eastAsia="Times New Roman" w:cs="Arial" w:ascii="Georgia" w:hAnsi="Georgia"/>
            <w:i/>
            <w:iCs/>
            <w:color w:val="000000"/>
            <w:sz w:val="27"/>
            <w:szCs w:val="27"/>
            <w:u w:val="single"/>
            <w:shd w:fill="2D89EF" w:val="clear"/>
          </w:rPr>
          <w:t>Get Angular 4 100% Practical Training</w:t>
        </w:r>
      </w:hyperlink>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Q21) What are the Pipes angular 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Every application starts out including everything appears like a simple task: get data, change them, and show them to users. Getting data could be because easy as generating each local variable or as complex as streaming data over a WebSocket.</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Q22) What is Redux?</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Redux is an open-source JavaScript library for managing use state. It appears most commonly used with libraries such as React or Angular for developing user interfaces.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Q23) Explain Authentication and Authorization</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Difference between Authentication and Authorization. Authentication means proving your own identity, while authorization involves granting way to the system. In simple terms, authentication is the process of proving who you are, while support is the method of checking what you should access to.</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Q24) What is an AsyncPipe in Angular?</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The async pipe subscribes to an Observable or Promise and displays the modern state it has released. When a new value is given, the async pipe marks the component to continue compared to changes. When the element gets removed, the async pipe unsubscribes automatically to bypass possible memory leaks.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Q25)Difference between Observables and Promises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An Observable is like a Stream (in many languages) and allows to give nothing or and events wherever the callback does need for each event. Often Observable is preferred over Promise because it gives the features of Insurance and more. With Observable, it doesn’t mean if you desire to handle 0, 1, or recurring issues. You can use the same API in each case.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Q26) What is difference between Angularjs observable and promise 2?</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An exciting new innovation used with Angular is the Observable. This isn’t an Angular specific characteristic, but rather a proposed standard to running async data that order is added during the release. Observables open up a constant stream of data in which increased values of data package be released over time.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Q27) What is promise and observable in angular?</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To get some relief, you consent to give it to them when it’s published. The function moved to new Promise is called the executor.do a job and then call resolve or discard to change this. Next, let’s see more useful examples of how promises can encourage us to write asynchronous code.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Q28) What are the Subscribe method of Angular 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The Observable isn’t an Angular particular highlight, but a new model for managing async data that will be involved in the ES7 release. Angular uses observables extensively in the development system and the HTTP service. Getting your cover nearby observables can be quite a thing, therefore I’m here to explain it the easy way.</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Q29) What are ng- Model and how do we represent it?</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The ng-model directive is done to connect the member variable called “pDescription” to the “text-area” control. Here we are adding the member variable to the field object called “p-Description” and setting a string value to the variable.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Q30) What is angular JSON?</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An Angular Application Environment is JSON form data that tells that build system which records to change at you apply ng build and ng serve. Let’s say you have a final end REST API deployed toward a server that gives services to your Angular form.</w:t>
      </w:r>
    </w:p>
    <w:p>
      <w:pPr>
        <w:pStyle w:val="Normal"/>
        <w:shd w:val="clear" w:color="auto" w:fill="FFFFFF"/>
        <w:spacing w:lineRule="auto" w:line="240" w:before="0" w:after="0"/>
        <w:jc w:val="center"/>
        <w:rPr/>
      </w:pPr>
      <w:hyperlink r:id="rId141" w:tgtFrame="Get Angular 4 Online Training">
        <w:r>
          <w:rPr>
            <w:rStyle w:val="ListLabel1955"/>
            <w:rFonts w:eastAsia="Times New Roman" w:cs="Arial" w:ascii="Georgia" w:hAnsi="Georgia"/>
            <w:i/>
            <w:iCs/>
            <w:color w:val="000000"/>
            <w:sz w:val="27"/>
            <w:szCs w:val="27"/>
            <w:u w:val="single"/>
            <w:shd w:fill="2D89EF" w:val="clear"/>
          </w:rPr>
          <w:t>Get Angular 4 Training with Real time Live Projects</w:t>
        </w:r>
      </w:hyperlink>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Q31) What is two way data binding AngularJS?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Data Binding. Data-binding into AngularJS apps is this automated synchronization of data within the model and view components. The means that AngularJS performs data-binding lets you manage the model as the single-source-oftruth in your application. The view is a prediction of the model at all times.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Q32) What is ViewEncapsulation</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To know ViewEncapsulation in Angular, first, we should assume the Shadow DOM. You can receive in detail of the Shadow DOM here. Simply put, the Shadow DOM makes Encapsulation to HTML Elements. Using the Shadow DOM, markup, styles, and functions are scoped to the part and do not clash with other nodes of the DOM.</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Q33) What is the use of @Input and @Output?</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@Input is a decorator to mark an input field and @Output is a decorator to identify an output property. @Input is used to determine an input property to achieve element property binding.</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Q34) What is Transpiling in Angular</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TypeScript is a basic language for Angular application development. It is a superset of JavaScript with design-time help for type safety and tooling. Browsers can’t perform TypeScript directly. Typescript must be “transpired” into JavaScript utilizing the tsc compiler, which needs some configuration.</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Q35) Does angular 5 require TypeScript?</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Angular is a common framework built uniquely in TypeScript, and as a result, using TypeScript with Angular gives a seamless experience. The Angular documentation not only maintains TypeScript as a first-class difficulty but uses it as its primary language.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Q36) How Angular 4 is different from Angular 2?</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Angular is the blanket designation managed to refer to Angular 2, Angular 4 and all other reports that come after AngularJS. Both Angular 2 and 4 are open-source, TypeScript-based front-end web application platforms programs.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Angular 4 is one of the latest version of Angular. Although Angular 2 was a complete rewrite value of AngularJS, there are no main differences between Angular 2 and Angular 4. Angular 4 is only an extra and is backward compatible with Angular 2</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Q37) What are Animation Functions in AngularJS?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This function can be called through the config form of an app. It uses a filtered role as the only evidence, which will next be applied to “filter” animations. Only when the filter function reflects true, will the animation be done.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Q38) What do you means understand by services and with reference to angularjs?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AngularJS services are substitutable objects that are wired commonly using dependency injection (DI). You can use services to produce and distribute code across your app. AngularJS just instantiates a service when a request element depends on that.</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Q39) What is factory service in AngularJS?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Answer: In AngularJS, services are reusable singleton objects that are managed to produce more division code across your app. They can visit related in controllers, filters, directives. AngularJS gives you three ways: service, factory, and provider to perform a service.</w:t>
      </w:r>
    </w:p>
    <w:p>
      <w:pPr>
        <w:pStyle w:val="Normal"/>
        <w:shd w:val="clear" w:color="auto" w:fill="FFFFFF"/>
        <w:spacing w:lineRule="auto" w:line="240" w:before="0" w:after="0"/>
        <w:jc w:val="center"/>
        <w:rPr/>
      </w:pPr>
      <w:hyperlink r:id="rId142" w:tgtFrame="Get Angular 4 Online Training">
        <w:r>
          <w:rPr>
            <w:rStyle w:val="ListLabel1955"/>
            <w:rFonts w:eastAsia="Times New Roman" w:cs="Arial" w:ascii="Georgia" w:hAnsi="Georgia"/>
            <w:i/>
            <w:iCs/>
            <w:color w:val="000000"/>
            <w:sz w:val="27"/>
            <w:szCs w:val="27"/>
            <w:u w:val="single"/>
            <w:shd w:fill="2D89EF" w:val="clear"/>
          </w:rPr>
          <w:t>Enroll Now!</w:t>
        </w:r>
      </w:hyperlink>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Q40) what is Pure Functions?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Pure Functions do not change the provided value and give the same output always, when the same value is given multiple times.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Q41) what is impure functions?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Impure Functions change the provided value and give different output, when the same value is given multiple times.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Q42) what is store in Angular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Store is one single entity where you can combine the state of whole web application, and acts as a database for the application.</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Q43) what are Actions in Angular?</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Actions are simple objects that are dispatched to reducers when a user interacts with the application.</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Q44) what is the use of @Input?</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@Input() is used to import data from another component.</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Q45) Which type of directional flow used in Angular 4?</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one directional flow</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Q46) what is @output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@Output and EventEmitter are used to emit event to the other component.</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Q47) what is Lazyloading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It allows to load component asynchronously when a specific route is activated.</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Q48) what is widget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External module get components, directives and pipes from widget module.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Q49) What is Router Module?</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Routing configuration for another module is provided by router module.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Q50) What are the building blocks of Angular?</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Modules,Component,Template,Directives,Data Binding,Services,Dependency Injection and Routing.</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Q51) What is Transpiling</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We use Transpiling to convert JS ( Javascript ) to TS( Typescript) using Tracuer .</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Q52) What is Router Outlet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Router Outlet is the place holder for rendering the components .It’s same like ng-view in Angular Js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Q53) What is Routing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Routing is used to navigate to different pages on clicking of corresponding link .</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Q54) What is AOT?</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The compilation of Angular application gets compiled internally . In case of Ahead of time the compilation does not happen every time.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Q55) What is Async Pipe?</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To have promise / observable directly in the template , async pipe used . When we are using async pipe, there is no need of temporary property.</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Q56) What is the use of Router.navigate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We are using  router.navigate() to navigate to different component ( different pages ).</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Q57) What is  string interpolation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It is used to bind the value to HTML where the variable is defined inside component .</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Q58) What is the use of subscribe method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Independent execution of the observable happens,  while subscribe method is called and it’s always subsribed to observable.</w:t>
      </w:r>
    </w:p>
    <w:p>
      <w:pPr>
        <w:pStyle w:val="Normal"/>
        <w:shd w:val="clear" w:color="auto" w:fill="FFFFFF"/>
        <w:spacing w:lineRule="auto" w:line="240" w:before="0" w:after="0"/>
        <w:jc w:val="center"/>
        <w:rPr/>
      </w:pPr>
      <w:hyperlink r:id="rId143" w:tgtFrame="Get Angular 4 Online Training">
        <w:r>
          <w:rPr>
            <w:rStyle w:val="ListLabel1955"/>
            <w:rFonts w:eastAsia="Times New Roman" w:cs="Arial" w:ascii="Georgia" w:hAnsi="Georgia"/>
            <w:i/>
            <w:iCs/>
            <w:color w:val="000000"/>
            <w:sz w:val="27"/>
            <w:szCs w:val="27"/>
            <w:u w:val="single"/>
            <w:shd w:fill="2D89EF" w:val="clear"/>
          </w:rPr>
          <w:t>Get Angular 4 100% Practical Training</w:t>
        </w:r>
      </w:hyperlink>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Q59) What are the methods in promises?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Defer, Notify and resolve.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Q60) What is NPM?</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Npm( Node package Manager) act as a online repository and package Manager for JS.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Q61) Whar is the difference between Angular JS and Angular 4 app?</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Angular 4 is complete rewrite of Angular JS.Angular JS is based on controller based application and Angular 4 is component based application with Typescript .</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Q62) What are the features of ECMA Script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Generic , Namespace , Enumeration and Interface .</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Q63) What are pipes in Angular?</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Pipes are used to format the data within the template . Currency , percentage , date are some of the custom pipes.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Q64) what is @view child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It’s used to communicate data to child component from parent class using class name.</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Q65) Is it possible to load modules twice?</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Yes . We can load modules twice and the latest imported module will be used .</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Q66) Can we reimport classes and modules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Yes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Q67) what is bootstrapping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Bootstrapping is starting of the angular application . It loads the root module and other components defined inside it .</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Q68) When will be ngonit() will be called in angular app?!</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It will be called only once  after first ngonchanges()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Q69) What kind of data that can we used inside async pipe ?!</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Asynchronous and Stateful</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Q70) What is impure pipe?!</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The pipe that will execute during every component change  detection.</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Q71) How does load children works?</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Dynamically lazy loaded modules are loaded by router for it’s particular routes</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Q72) what is the use of ngoninit()?</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To fetch the initial component data</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Q73) What is Router Gaurd?!</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To protect component is activated through router.</w:t>
      </w:r>
    </w:p>
    <w:p>
      <w:pPr>
        <w:pStyle w:val="Normal"/>
        <w:numPr>
          <w:ilvl w:val="0"/>
          <w:numId w:val="0"/>
        </w:numPr>
        <w:shd w:val="clear" w:color="auto" w:fill="FFFFFF"/>
        <w:spacing w:lineRule="auto" w:line="240" w:before="319" w:after="319"/>
        <w:outlineLvl w:val="3"/>
        <w:rPr>
          <w:rFonts w:ascii="Arial" w:hAnsi="Arial" w:eastAsia="Times New Roman" w:cs="Arial"/>
          <w:color w:val="555555"/>
          <w:sz w:val="27"/>
          <w:szCs w:val="27"/>
        </w:rPr>
      </w:pPr>
      <w:r>
        <w:rPr>
          <w:rFonts w:eastAsia="Times New Roman" w:cs="Arial" w:ascii="Arial" w:hAnsi="Arial"/>
          <w:color w:val="000000"/>
          <w:sz w:val="27"/>
          <w:szCs w:val="27"/>
        </w:rPr>
        <w:t>Q74) What is the use of NgZone Service?</w:t>
      </w:r>
    </w:p>
    <w:p>
      <w:pPr>
        <w:pStyle w:val="Normal"/>
        <w:shd w:val="clear" w:color="auto" w:fill="FFFFFF"/>
        <w:spacing w:lineRule="atLeast" w:line="432" w:before="240" w:after="240"/>
        <w:rPr>
          <w:rFonts w:ascii="Arial" w:hAnsi="Arial" w:eastAsia="Times New Roman" w:cs="Arial"/>
          <w:color w:val="555555"/>
          <w:sz w:val="21"/>
          <w:szCs w:val="21"/>
        </w:rPr>
      </w:pPr>
      <w:r>
        <w:rPr>
          <w:rFonts w:eastAsia="Times New Roman" w:cs="Arial" w:ascii="Arial" w:hAnsi="Arial"/>
          <w:color w:val="000000"/>
          <w:sz w:val="21"/>
          <w:szCs w:val="21"/>
        </w:rPr>
        <w:t>To run the Asynchronous process outside of $watch</w:t>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Q1: What is difference between "declarations", "providers" and "import" in NgModule?</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numPr>
          <w:ilvl w:val="0"/>
          <w:numId w:val="277"/>
        </w:numPr>
        <w:spacing w:lineRule="auto" w:line="240" w:beforeAutospacing="1" w:after="0"/>
        <w:rPr>
          <w:rFonts w:ascii="Times New Roman" w:hAnsi="Times New Roman" w:eastAsia="Times New Roman" w:cs="Times New Roman"/>
          <w:sz w:val="24"/>
          <w:szCs w:val="24"/>
        </w:rPr>
      </w:pPr>
      <w:r>
        <w:rPr>
          <w:rFonts w:eastAsia="Times New Roman" w:cs="Consolas" w:ascii="Consolas" w:hAnsi="Consolas"/>
          <w:color w:val="000000"/>
          <w:sz w:val="20"/>
          <w:szCs w:val="20"/>
        </w:rPr>
        <w:t>imports</w:t>
      </w:r>
      <w:r>
        <w:rPr>
          <w:rFonts w:eastAsia="Times New Roman" w:cs="Times New Roman" w:ascii="Times New Roman" w:hAnsi="Times New Roman"/>
          <w:color w:val="000000"/>
          <w:sz w:val="24"/>
          <w:szCs w:val="24"/>
        </w:rPr>
        <w:t> makes the exported declarations of other modules available in the current module</w:t>
      </w:r>
    </w:p>
    <w:p>
      <w:pPr>
        <w:pStyle w:val="Normal"/>
        <w:numPr>
          <w:ilvl w:val="0"/>
          <w:numId w:val="277"/>
        </w:numPr>
        <w:spacing w:lineRule="auto" w:line="240" w:before="0" w:after="0"/>
        <w:rPr>
          <w:rFonts w:ascii="Times New Roman" w:hAnsi="Times New Roman" w:eastAsia="Times New Roman" w:cs="Times New Roman"/>
          <w:sz w:val="24"/>
          <w:szCs w:val="24"/>
        </w:rPr>
      </w:pPr>
      <w:r>
        <w:rPr>
          <w:rFonts w:eastAsia="Times New Roman" w:cs="Consolas" w:ascii="Consolas" w:hAnsi="Consolas"/>
          <w:color w:val="000000"/>
          <w:sz w:val="20"/>
          <w:szCs w:val="20"/>
        </w:rPr>
        <w:t>declarations</w:t>
      </w:r>
      <w:r>
        <w:rPr>
          <w:rFonts w:eastAsia="Times New Roman" w:cs="Times New Roman" w:ascii="Times New Roman" w:hAnsi="Times New Roman"/>
          <w:color w:val="000000"/>
          <w:sz w:val="24"/>
          <w:szCs w:val="24"/>
        </w:rPr>
        <w:t> are to make directives (including components and pipes) from the current module available to other directives in the current module. Selectors of directives, components or pipes are only matched against the HTML if they are declared or imported.</w:t>
      </w:r>
    </w:p>
    <w:p>
      <w:pPr>
        <w:pStyle w:val="Normal"/>
        <w:numPr>
          <w:ilvl w:val="0"/>
          <w:numId w:val="277"/>
        </w:numPr>
        <w:spacing w:lineRule="auto" w:line="240" w:before="0" w:afterAutospacing="1"/>
        <w:rPr>
          <w:rFonts w:ascii="Times New Roman" w:hAnsi="Times New Roman" w:eastAsia="Times New Roman" w:cs="Times New Roman"/>
          <w:sz w:val="24"/>
          <w:szCs w:val="24"/>
        </w:rPr>
      </w:pPr>
      <w:r>
        <w:rPr>
          <w:rFonts w:eastAsia="Times New Roman" w:cs="Consolas" w:ascii="Consolas" w:hAnsi="Consolas"/>
          <w:color w:val="000000"/>
          <w:sz w:val="20"/>
          <w:szCs w:val="20"/>
        </w:rPr>
        <w:t>providers</w:t>
      </w:r>
      <w:r>
        <w:rPr>
          <w:rFonts w:eastAsia="Times New Roman" w:cs="Times New Roman" w:ascii="Times New Roman" w:hAnsi="Times New Roman"/>
          <w:color w:val="000000"/>
          <w:sz w:val="24"/>
          <w:szCs w:val="24"/>
        </w:rPr>
        <w:t> are to make services and values known to DI. They are added to the root scope and they are injected to other services or directives that have them as dependency.</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A special case for </w:t>
      </w:r>
      <w:r>
        <w:rPr>
          <w:rFonts w:eastAsia="Times New Roman" w:cs="Consolas" w:ascii="Consolas" w:hAnsi="Consolas"/>
          <w:color w:val="000000"/>
          <w:sz w:val="20"/>
          <w:szCs w:val="20"/>
        </w:rPr>
        <w:t>providers</w:t>
      </w:r>
      <w:r>
        <w:rPr>
          <w:rFonts w:eastAsia="Times New Roman" w:cs="Times New Roman" w:ascii="Times New Roman" w:hAnsi="Times New Roman"/>
          <w:color w:val="000000"/>
          <w:sz w:val="24"/>
          <w:szCs w:val="24"/>
        </w:rPr>
        <w:t> are lazy loaded modules that get their own child injector. </w:t>
      </w:r>
      <w:r>
        <w:rPr>
          <w:rFonts w:eastAsia="Times New Roman" w:cs="Consolas" w:ascii="Consolas" w:hAnsi="Consolas"/>
          <w:color w:val="000000"/>
          <w:sz w:val="20"/>
          <w:szCs w:val="20"/>
        </w:rPr>
        <w:t>providers</w:t>
      </w:r>
      <w:r>
        <w:rPr>
          <w:rFonts w:eastAsia="Times New Roman" w:cs="Times New Roman" w:ascii="Times New Roman" w:hAnsi="Times New Roman"/>
          <w:color w:val="000000"/>
          <w:sz w:val="24"/>
          <w:szCs w:val="24"/>
        </w:rPr>
        <w:t> of a lazy loaded module are only provided to this lazy loaded module by default (not the whole application as it is with other modules).</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medium.com</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44">
        <w:r>
          <w:rPr>
            <w:rStyle w:val="ListLabel1956"/>
            <w:rFonts w:eastAsia="Times New Roman" w:cs="Times New Roman" w:ascii="Times New Roman" w:hAnsi="Times New Roman"/>
            <w:color w:val="000000"/>
            <w:sz w:val="24"/>
            <w:szCs w:val="24"/>
          </w:rPr>
          <w:t>108 More Angular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Q2: What is AOT?</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The Angular Ahead-of-Time compiler pre-compiles application components and their templates during the build process. Apps compiled with AOT launch faster for several reasons.</w:t>
      </w:r>
    </w:p>
    <w:p>
      <w:pPr>
        <w:pStyle w:val="Normal"/>
        <w:numPr>
          <w:ilvl w:val="0"/>
          <w:numId w:val="278"/>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Application components execute immediately, without client-side compilation.</w:t>
      </w:r>
    </w:p>
    <w:p>
      <w:pPr>
        <w:pStyle w:val="Normal"/>
        <w:numPr>
          <w:ilvl w:val="0"/>
          <w:numId w:val="278"/>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Templates are embedded as code within their components so there is no client-side request for template files.</w:t>
      </w:r>
    </w:p>
    <w:p>
      <w:pPr>
        <w:pStyle w:val="Normal"/>
        <w:numPr>
          <w:ilvl w:val="0"/>
          <w:numId w:val="278"/>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You don't download the Angular compiler, which is pretty big on its own.</w:t>
      </w:r>
    </w:p>
    <w:p>
      <w:pPr>
        <w:pStyle w:val="Normal"/>
        <w:numPr>
          <w:ilvl w:val="0"/>
          <w:numId w:val="278"/>
        </w:numPr>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The compiler discards unused Angular directives that a tree-shaking tool can then exclude.</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stackoverflow.com</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45">
        <w:r>
          <w:rPr>
            <w:rStyle w:val="ListLabel1956"/>
            <w:rFonts w:eastAsia="Times New Roman" w:cs="Times New Roman" w:ascii="Times New Roman" w:hAnsi="Times New Roman"/>
            <w:color w:val="000000"/>
            <w:sz w:val="24"/>
            <w:szCs w:val="24"/>
          </w:rPr>
          <w:t>108 More Angular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Q3: Explain the difference between "Constructor" and "ngOnInit"</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numPr>
          <w:ilvl w:val="0"/>
          <w:numId w:val="279"/>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The </w:t>
      </w:r>
      <w:r>
        <w:rPr>
          <w:rFonts w:eastAsia="Times New Roman" w:cs="Consolas" w:ascii="Consolas" w:hAnsi="Consolas"/>
          <w:color w:val="000000"/>
          <w:sz w:val="20"/>
          <w:szCs w:val="20"/>
        </w:rPr>
        <w:t>Constructor</w:t>
      </w:r>
      <w:r>
        <w:rPr>
          <w:rFonts w:eastAsia="Times New Roman" w:cs="Times New Roman" w:ascii="Times New Roman" w:hAnsi="Times New Roman"/>
          <w:color w:val="000000"/>
          <w:sz w:val="24"/>
          <w:szCs w:val="24"/>
        </w:rPr>
        <w:t> is a default method of the class that is executed when the class is instantiated and ensures proper initialization of fields in the class and its subclasses.</w:t>
      </w:r>
    </w:p>
    <w:p>
      <w:pPr>
        <w:pStyle w:val="Normal"/>
        <w:numPr>
          <w:ilvl w:val="0"/>
          <w:numId w:val="279"/>
        </w:numPr>
        <w:spacing w:lineRule="auto" w:line="240" w:before="0" w:afterAutospacing="1"/>
        <w:rPr>
          <w:rFonts w:ascii="Times New Roman" w:hAnsi="Times New Roman" w:eastAsia="Times New Roman" w:cs="Times New Roman"/>
          <w:sz w:val="24"/>
          <w:szCs w:val="24"/>
        </w:rPr>
      </w:pPr>
      <w:r>
        <w:rPr>
          <w:rFonts w:eastAsia="Times New Roman" w:cs="Consolas" w:ascii="Consolas" w:hAnsi="Consolas"/>
          <w:color w:val="000000"/>
          <w:sz w:val="20"/>
          <w:szCs w:val="20"/>
        </w:rPr>
        <w:t>ngOnInit</w:t>
      </w:r>
      <w:r>
        <w:rPr>
          <w:rFonts w:eastAsia="Times New Roman" w:cs="Times New Roman" w:ascii="Times New Roman" w:hAnsi="Times New Roman"/>
          <w:color w:val="000000"/>
          <w:sz w:val="24"/>
          <w:szCs w:val="24"/>
        </w:rPr>
        <w:t> is a life cycle hook called by Angular to indicate that Angular is done creating the component. We have to import OnInit in order to use like this (actually implementing OnInit is not mandatory but considered good practice).</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Mostly we use </w:t>
      </w:r>
      <w:r>
        <w:rPr>
          <w:rFonts w:eastAsia="Times New Roman" w:cs="Consolas" w:ascii="Consolas" w:hAnsi="Consolas"/>
          <w:color w:val="000000"/>
          <w:sz w:val="20"/>
          <w:szCs w:val="20"/>
        </w:rPr>
        <w:t>ngOnInit</w:t>
      </w:r>
      <w:r>
        <w:rPr>
          <w:rFonts w:eastAsia="Times New Roman" w:cs="Times New Roman" w:ascii="Times New Roman" w:hAnsi="Times New Roman"/>
          <w:color w:val="000000"/>
          <w:sz w:val="24"/>
          <w:szCs w:val="24"/>
        </w:rPr>
        <w:t> for all the initialization/declaration and avoid stuff to work in the constructor. The constructor should only be used to initialize class members but shouldn't do actual "work".</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stackoverflow.com</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46">
        <w:r>
          <w:rPr>
            <w:rStyle w:val="ListLabel1956"/>
            <w:rFonts w:eastAsia="Times New Roman" w:cs="Times New Roman" w:ascii="Times New Roman" w:hAnsi="Times New Roman"/>
            <w:color w:val="000000"/>
            <w:sz w:val="24"/>
            <w:szCs w:val="24"/>
          </w:rPr>
          <w:t>108 More Angular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Q4: What's new in Angular 6 and why shall we upgrade to it?</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numPr>
          <w:ilvl w:val="0"/>
          <w:numId w:val="280"/>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Angular Elements</w:t>
      </w:r>
      <w:r>
        <w:rPr>
          <w:rFonts w:eastAsia="Times New Roman" w:cs="Times New Roman" w:ascii="Times New Roman" w:hAnsi="Times New Roman"/>
          <w:color w:val="000000"/>
          <w:sz w:val="24"/>
          <w:szCs w:val="24"/>
        </w:rPr>
        <w:t> - Angular Elements is a project that lets you wrap your Angular components as Web Components and embed them in a non-Angular application.</w:t>
      </w:r>
    </w:p>
    <w:p>
      <w:pPr>
        <w:pStyle w:val="Normal"/>
        <w:numPr>
          <w:ilvl w:val="0"/>
          <w:numId w:val="280"/>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New Rendering Engine: Ivy</w:t>
      </w:r>
      <w:r>
        <w:rPr>
          <w:rFonts w:eastAsia="Times New Roman" w:cs="Times New Roman" w:ascii="Times New Roman" w:hAnsi="Times New Roman"/>
          <w:color w:val="000000"/>
          <w:sz w:val="24"/>
          <w:szCs w:val="24"/>
        </w:rPr>
        <w:t> - increases in speed and decreases in application size.</w:t>
      </w:r>
    </w:p>
    <w:p>
      <w:pPr>
        <w:pStyle w:val="Normal"/>
        <w:numPr>
          <w:ilvl w:val="0"/>
          <w:numId w:val="280"/>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Tree-shakeable providers</w:t>
      </w:r>
      <w:r>
        <w:rPr>
          <w:rFonts w:eastAsia="Times New Roman" w:cs="Times New Roman" w:ascii="Times New Roman" w:hAnsi="Times New Roman"/>
          <w:color w:val="000000"/>
          <w:sz w:val="24"/>
          <w:szCs w:val="24"/>
        </w:rPr>
        <w:t> - a new, recommended, way to register a provider, directly inside the @Injectable() decorator, using the new </w:t>
      </w:r>
      <w:r>
        <w:rPr>
          <w:rFonts w:eastAsia="Times New Roman" w:cs="Consolas" w:ascii="Consolas" w:hAnsi="Consolas"/>
          <w:color w:val="000000"/>
          <w:sz w:val="20"/>
          <w:szCs w:val="20"/>
        </w:rPr>
        <w:t>providedIn</w:t>
      </w:r>
      <w:r>
        <w:rPr>
          <w:rFonts w:eastAsia="Times New Roman" w:cs="Times New Roman" w:ascii="Times New Roman" w:hAnsi="Times New Roman"/>
          <w:color w:val="000000"/>
          <w:sz w:val="24"/>
          <w:szCs w:val="24"/>
        </w:rPr>
        <w:t>attribute</w:t>
      </w:r>
    </w:p>
    <w:p>
      <w:pPr>
        <w:pStyle w:val="Normal"/>
        <w:numPr>
          <w:ilvl w:val="0"/>
          <w:numId w:val="280"/>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RxJS 6</w:t>
      </w:r>
      <w:r>
        <w:rPr>
          <w:rFonts w:eastAsia="Times New Roman" w:cs="Times New Roman" w:ascii="Times New Roman" w:hAnsi="Times New Roman"/>
          <w:color w:val="000000"/>
          <w:sz w:val="24"/>
          <w:szCs w:val="24"/>
        </w:rPr>
        <w:t> - Angular 6 now uses RxJS 6 internally, and requires you to update your application also. RxJS released a library called rxjs-compat, that allows you to bump RxJS to version 6.0 even if you, or one of the libraries you’re using, is still using one of the “old” syntaxes.</w:t>
      </w:r>
    </w:p>
    <w:p>
      <w:pPr>
        <w:pStyle w:val="Normal"/>
        <w:numPr>
          <w:ilvl w:val="0"/>
          <w:numId w:val="280"/>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ElementRef</w:t>
      </w:r>
      <w:r>
        <w:rPr>
          <w:rFonts w:eastAsia="Times New Roman" w:cs="Consolas" w:ascii="Consolas" w:hAnsi="Consolas"/>
          <w:b/>
          <w:bCs/>
          <w:color w:val="000000"/>
          <w:sz w:val="20"/>
          <w:szCs w:val="20"/>
        </w:rPr>
        <w:t>&lt;T&gt;</w:t>
      </w:r>
      <w:r>
        <w:rPr>
          <w:rFonts w:eastAsia="Times New Roman" w:cs="Times New Roman" w:ascii="Times New Roman" w:hAnsi="Times New Roman"/>
          <w:color w:val="000000"/>
          <w:sz w:val="24"/>
          <w:szCs w:val="24"/>
        </w:rPr>
        <w:t> - in Angular 5.0 or older, is that the said ElementRef had its nativeElement property typed as any. In Angular 6.0, you can now type ElementRef more strictly.</w:t>
      </w:r>
    </w:p>
    <w:p>
      <w:pPr>
        <w:pStyle w:val="Normal"/>
        <w:numPr>
          <w:ilvl w:val="0"/>
          <w:numId w:val="280"/>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Animations</w:t>
      </w:r>
      <w:r>
        <w:rPr>
          <w:rFonts w:eastAsia="Times New Roman" w:cs="Times New Roman" w:ascii="Times New Roman" w:hAnsi="Times New Roman"/>
          <w:color w:val="000000"/>
          <w:sz w:val="24"/>
          <w:szCs w:val="24"/>
        </w:rPr>
        <w:t> - The polyfill web-animations-js is not necessary anymore for animations in Angular 6.0, except if you are using the AnimationBuilder.</w:t>
      </w:r>
    </w:p>
    <w:p>
      <w:pPr>
        <w:pStyle w:val="Normal"/>
        <w:numPr>
          <w:ilvl w:val="0"/>
          <w:numId w:val="280"/>
        </w:numPr>
        <w:pBdr>
          <w:bottom w:val="single" w:sz="6" w:space="1" w:color="000000"/>
        </w:pBdr>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i18n</w:t>
      </w:r>
      <w:r>
        <w:rPr>
          <w:rFonts w:eastAsia="Times New Roman" w:cs="Times New Roman" w:ascii="Times New Roman" w:hAnsi="Times New Roman"/>
          <w:color w:val="000000"/>
          <w:sz w:val="24"/>
          <w:szCs w:val="24"/>
        </w:rPr>
        <w:t> - possibility to have “runtime i18n”, without having to build the application once per locale.</w:t>
      </w:r>
    </w:p>
    <w:p>
      <w:pPr>
        <w:pStyle w:val="Normal"/>
        <w:rPr>
          <w:color w:val="000000"/>
        </w:rPr>
      </w:pPr>
      <w:r>
        <w:rPr>
          <w:color w:val="000000"/>
        </w:rPr>
      </w:r>
    </w:p>
    <w:p>
      <w:pPr>
        <w:pStyle w:val="Normal"/>
        <w:numPr>
          <w:ilvl w:val="0"/>
          <w:numId w:val="0"/>
        </w:numPr>
        <w:shd w:val="clear" w:color="auto" w:fill="FFFFFF"/>
        <w:spacing w:lineRule="auto" w:line="240" w:before="0" w:after="150"/>
        <w:outlineLvl w:val="2"/>
        <w:rPr>
          <w:rFonts w:ascii="Segoe UI" w:hAnsi="Segoe UI" w:eastAsia="Times New Roman" w:cs="Segoe UI"/>
          <w:b/>
          <w:b/>
          <w:bCs/>
          <w:color w:val="FFFFFF"/>
          <w:sz w:val="39"/>
          <w:szCs w:val="39"/>
        </w:rPr>
      </w:pPr>
      <w:r>
        <w:rPr>
          <w:rFonts w:eastAsia="Times New Roman" w:cs="Segoe UI" w:ascii="Segoe UI" w:hAnsi="Segoe UI"/>
          <w:b/>
          <w:bCs/>
          <w:color w:val="000000"/>
          <w:sz w:val="39"/>
          <w:szCs w:val="39"/>
        </w:rPr>
        <w:t>Part 1 – Angular 6 Interview Questions (Basic)</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000000"/>
          <w:sz w:val="27"/>
          <w:szCs w:val="27"/>
        </w:rPr>
        <w:t>This first part covers basic Angular 6 Interview Questions and Answers</w:t>
      </w:r>
    </w:p>
    <w:p>
      <w:pPr>
        <w:pStyle w:val="Normal"/>
        <w:numPr>
          <w:ilvl w:val="0"/>
          <w:numId w:val="0"/>
        </w:numPr>
        <w:shd w:val="clear" w:color="auto" w:fill="FFFFFF"/>
        <w:spacing w:lineRule="auto" w:line="240" w:before="0" w:after="92"/>
        <w:outlineLvl w:val="3"/>
        <w:rPr>
          <w:rFonts w:ascii="Segoe UI" w:hAnsi="Segoe UI" w:eastAsia="Times New Roman" w:cs="Segoe UI"/>
          <w:b/>
          <w:b/>
          <w:bCs/>
          <w:color w:val="1375B0"/>
          <w:sz w:val="36"/>
          <w:szCs w:val="36"/>
        </w:rPr>
      </w:pPr>
      <w:r>
        <w:rPr>
          <w:rFonts w:eastAsia="Times New Roman" w:cs="Segoe UI" w:ascii="Segoe UI" w:hAnsi="Segoe UI"/>
          <w:b/>
          <w:bCs/>
          <w:color w:val="000000"/>
          <w:sz w:val="36"/>
          <w:szCs w:val="36"/>
        </w:rPr>
        <w:t>Q1. Provide clear difference with some proper example of code snippet between “declarations”, “providers”, and “imports” in ng module for angular 6?</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000000"/>
          <w:sz w:val="27"/>
          <w:szCs w:val="27"/>
        </w:rPr>
        <w:t>Answer:</w:t>
      </w:r>
      <w:r>
        <w:rPr>
          <w:rFonts w:eastAsia="Times New Roman" w:cs="Segoe UI" w:ascii="Segoe UI" w:hAnsi="Segoe UI"/>
          <w:color w:val="000000"/>
          <w:sz w:val="27"/>
          <w:szCs w:val="27"/>
        </w:rPr>
        <w:br/>
        <w:t>Please find below an explanation of declaration, providers, and imports:</w:t>
      </w:r>
    </w:p>
    <w:p>
      <w:pPr>
        <w:pStyle w:val="Normal"/>
        <w:numPr>
          <w:ilvl w:val="0"/>
          <w:numId w:val="281"/>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b/>
          <w:bCs/>
          <w:color w:val="000000"/>
          <w:sz w:val="27"/>
          <w:szCs w:val="27"/>
        </w:rPr>
        <w:t>Declarations</w:t>
      </w:r>
      <w:r>
        <w:rPr>
          <w:rFonts w:eastAsia="Times New Roman" w:cs="Segoe UI" w:ascii="Segoe UI" w:hAnsi="Segoe UI"/>
          <w:color w:val="000000"/>
          <w:sz w:val="27"/>
          <w:szCs w:val="27"/>
        </w:rPr>
        <w:t>: This is one of the key features of Angular for available varieties components or pipes of a single directive for the current module to other directives of the current module. If someone willing to use some same declare component in the current module from other directives then declaration should need to be done properly.</w:t>
      </w:r>
    </w:p>
    <w:p>
      <w:pPr>
        <w:pStyle w:val="Normal"/>
        <w:numPr>
          <w:ilvl w:val="0"/>
          <w:numId w:val="281"/>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b/>
          <w:bCs/>
          <w:color w:val="000000"/>
          <w:sz w:val="27"/>
          <w:szCs w:val="27"/>
        </w:rPr>
        <w:t>Imports: </w:t>
      </w:r>
      <w:r>
        <w:rPr>
          <w:rFonts w:eastAsia="Times New Roman" w:cs="Segoe UI" w:ascii="Segoe UI" w:hAnsi="Segoe UI"/>
          <w:color w:val="000000"/>
          <w:sz w:val="27"/>
          <w:szCs w:val="27"/>
        </w:rPr>
        <w:t>Helping of availability of other module components in a current module by importing the same.</w:t>
      </w:r>
    </w:p>
    <w:p>
      <w:pPr>
        <w:pStyle w:val="Normal"/>
        <w:numPr>
          <w:ilvl w:val="0"/>
          <w:numId w:val="281"/>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b/>
          <w:bCs/>
          <w:color w:val="000000"/>
          <w:sz w:val="27"/>
          <w:szCs w:val="27"/>
        </w:rPr>
        <w:t>Providers:</w:t>
      </w:r>
      <w:r>
        <w:rPr>
          <w:rFonts w:eastAsia="Times New Roman" w:cs="Segoe UI" w:ascii="Segoe UI" w:hAnsi="Segoe UI"/>
          <w:color w:val="000000"/>
          <w:sz w:val="27"/>
          <w:szCs w:val="27"/>
        </w:rPr>
        <w:t> It is helping DI for identifying and understanding of using services and values.</w:t>
      </w:r>
    </w:p>
    <w:p>
      <w:pPr>
        <w:pStyle w:val="Normal"/>
        <w:numPr>
          <w:ilvl w:val="0"/>
          <w:numId w:val="0"/>
        </w:numPr>
        <w:shd w:val="clear" w:color="auto" w:fill="FFFFFF"/>
        <w:spacing w:lineRule="auto" w:line="240" w:before="0" w:after="92"/>
        <w:outlineLvl w:val="3"/>
        <w:rPr>
          <w:rFonts w:ascii="Segoe UI" w:hAnsi="Segoe UI" w:eastAsia="Times New Roman" w:cs="Segoe UI"/>
          <w:b/>
          <w:b/>
          <w:bCs/>
          <w:color w:val="1375B0"/>
          <w:sz w:val="36"/>
          <w:szCs w:val="36"/>
        </w:rPr>
      </w:pPr>
      <w:r>
        <w:rPr>
          <w:rFonts w:eastAsia="Times New Roman" w:cs="Segoe UI" w:ascii="Segoe UI" w:hAnsi="Segoe UI"/>
          <w:b/>
          <w:bCs/>
          <w:color w:val="000000"/>
          <w:sz w:val="36"/>
          <w:szCs w:val="36"/>
        </w:rPr>
        <w:t>Q2. Explain in details with a proper example on genuine differences identified specifically between “constructor” and “ngoninit” for angular JS 6 version?</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000000"/>
          <w:sz w:val="27"/>
          <w:szCs w:val="27"/>
        </w:rPr>
        <w:t>Answer:</w:t>
      </w:r>
      <w:r>
        <w:rPr>
          <w:rFonts w:eastAsia="Times New Roman" w:cs="Segoe UI" w:ascii="Segoe UI" w:hAnsi="Segoe UI"/>
          <w:color w:val="000000"/>
          <w:sz w:val="27"/>
          <w:szCs w:val="27"/>
        </w:rPr>
        <w:br/>
        <w:t>This is the basic Angular 6 Interview Question asked in an interview. Please find details explanation below on constructor and ngonint for angular JS:</w:t>
      </w:r>
    </w:p>
    <w:p>
      <w:pPr>
        <w:pStyle w:val="Normal"/>
        <w:shd w:val="clear" w:color="auto" w:fill="FFFFFF"/>
        <w:spacing w:lineRule="auto" w:line="240" w:before="0" w:after="0"/>
        <w:rPr>
          <w:rFonts w:ascii="Helvetica" w:hAnsi="Helvetica" w:eastAsia="Times New Roman" w:cs="Times New Roman"/>
          <w:color w:val="232C39"/>
        </w:rPr>
      </w:pPr>
      <w:r>
        <w:rPr>
          <w:rFonts w:eastAsia="Times New Roman" w:cs="Times New Roman" w:ascii="Helvetica" w:hAnsi="Helvetica"/>
          <w:color w:val="000000"/>
        </w:rPr>
        <w:t> </w:t>
      </w:r>
      <w:r>
        <w:rPr>
          <w:rFonts w:eastAsia="Times New Roman" w:cs="Times New Roman" w:ascii="Helvetica" w:hAnsi="Helvetica"/>
          <w:color w:val="000000"/>
        </w:rPr>
        <w:t>Popular Course in this category</w:t>
      </w:r>
    </w:p>
    <w:p>
      <w:pPr>
        <w:pStyle w:val="Normal"/>
        <w:shd w:val="clear" w:color="auto" w:fill="FFFFFF"/>
        <w:spacing w:lineRule="auto" w:line="240" w:before="0" w:after="0"/>
        <w:rPr/>
      </w:pPr>
      <w:r>
        <w:rPr/>
      </w:r>
    </w:p>
    <w:p>
      <w:pPr>
        <w:pStyle w:val="Normal"/>
        <w:shd w:val="clear" w:color="auto" w:fill="FFFFFF"/>
        <w:spacing w:lineRule="auto" w:line="240" w:before="0" w:after="0"/>
        <w:rPr/>
      </w:pPr>
      <w:hyperlink r:id="rId147" w:tgtFrame="_blank">
        <w:r>
          <w:rPr>
            <w:rStyle w:val="ListLabel1962"/>
            <w:rFonts w:eastAsia="Times New Roman" w:cs="Times New Roman" w:ascii="Helvetica" w:hAnsi="Helvetica"/>
            <w:b/>
            <w:bCs/>
            <w:color w:val="000000"/>
            <w:spacing w:val="15"/>
            <w:sz w:val="27"/>
            <w:szCs w:val="27"/>
          </w:rPr>
          <w:t>Angular JS Certification Training</w:t>
        </w:r>
        <w:r>
          <w:rPr>
            <w:rStyle w:val="ListLabel1962"/>
            <w:rFonts w:eastAsia="Times New Roman" w:cs="Times New Roman" w:ascii="Helvetica" w:hAnsi="Helvetica"/>
            <w:color w:val="000000"/>
          </w:rPr>
          <w:t>6 Online Courses | 25+ Hours | Verifiable Certificate of Completion | Lifetime Access </w:t>
          <w:br/>
          <w:t>4.5 (1,289 ratings)</w:t>
        </w:r>
      </w:hyperlink>
    </w:p>
    <w:p>
      <w:pPr>
        <w:pStyle w:val="Normal"/>
        <w:shd w:val="clear" w:color="auto" w:fill="FFFFFF"/>
        <w:spacing w:lineRule="auto" w:line="240" w:before="0" w:after="0"/>
        <w:rPr/>
      </w:pPr>
      <w:hyperlink r:id="rId148" w:tgtFrame="_blank">
        <w:r>
          <w:rPr>
            <w:rStyle w:val="ListLabel1962"/>
            <w:rFonts w:eastAsia="Times New Roman" w:cs="Times New Roman" w:ascii="Helvetica" w:hAnsi="Helvetica"/>
            <w:color w:val="000000"/>
            <w:sz w:val="27"/>
            <w:szCs w:val="27"/>
          </w:rPr>
          <w:t>Course Price </w:t>
          <w:br/>
        </w:r>
        <w:r>
          <w:rPr>
            <w:rStyle w:val="ListLabel1962"/>
            <w:rFonts w:eastAsia="Times New Roman" w:cs="Times New Roman" w:ascii="Helvetica" w:hAnsi="Helvetica"/>
            <w:color w:val="000000"/>
            <w:sz w:val="41"/>
            <w:szCs w:val="41"/>
          </w:rPr>
          <w:t>₹4999</w:t>
        </w:r>
        <w:r>
          <w:rPr>
            <w:rStyle w:val="ListLabel1962"/>
            <w:rFonts w:eastAsia="Times New Roman" w:cs="Times New Roman" w:ascii="Helvetica" w:hAnsi="Helvetica"/>
            <w:color w:val="000000"/>
            <w:sz w:val="27"/>
            <w:szCs w:val="27"/>
          </w:rPr>
          <w:t> </w:t>
        </w:r>
        <w:r>
          <w:rPr>
            <w:rStyle w:val="ListLabel1962"/>
            <w:rFonts w:eastAsia="Times New Roman" w:cs="Times New Roman" w:ascii="Helvetica" w:hAnsi="Helvetica"/>
            <w:strike/>
            <w:color w:val="000000"/>
            <w:sz w:val="27"/>
            <w:szCs w:val="27"/>
          </w:rPr>
          <w:t>₹12999</w:t>
        </w:r>
        <w:r>
          <w:rPr>
            <w:rStyle w:val="ListLabel1962"/>
            <w:rFonts w:eastAsia="Times New Roman" w:cs="Times New Roman" w:ascii="Helvetica" w:hAnsi="Helvetica"/>
            <w:color w:val="000000"/>
            <w:sz w:val="27"/>
            <w:szCs w:val="27"/>
          </w:rPr>
          <w:t> </w:t>
          <w:br/>
        </w:r>
        <w:r>
          <w:rPr>
            <w:rStyle w:val="ListLabel1962"/>
            <w:rFonts w:eastAsia="Times New Roman" w:cs="Times New Roman" w:ascii="Helvetica" w:hAnsi="Helvetica"/>
            <w:b/>
            <w:bCs/>
            <w:color w:val="000000"/>
            <w:spacing w:val="15"/>
            <w:sz w:val="23"/>
            <w:szCs w:val="23"/>
            <w:bdr w:val="single" w:sz="6" w:space="8" w:color="FF8C00"/>
            <w:shd w:fill="FF8C00" w:val="clear"/>
          </w:rPr>
          <w:t>View Course</w:t>
        </w:r>
      </w:hyperlink>
    </w:p>
    <w:p>
      <w:pPr>
        <w:pStyle w:val="Normal"/>
        <w:shd w:val="clear" w:color="auto" w:fill="FFFFFF"/>
        <w:spacing w:lineRule="auto" w:line="240" w:before="0" w:after="0"/>
        <w:rPr/>
      </w:pPr>
      <w:r>
        <w:rPr/>
      </w:r>
    </w:p>
    <w:p>
      <w:pPr>
        <w:pStyle w:val="Normal"/>
        <w:shd w:val="clear" w:color="auto" w:fill="FFFFFF"/>
        <w:spacing w:lineRule="auto" w:line="240" w:before="0" w:after="120"/>
        <w:rPr>
          <w:rFonts w:ascii="Helvetica" w:hAnsi="Helvetica" w:eastAsia="Times New Roman" w:cs="Times New Roman"/>
          <w:color w:val="232C39"/>
          <w:sz w:val="27"/>
          <w:szCs w:val="27"/>
        </w:rPr>
      </w:pPr>
      <w:r>
        <w:rPr/>
        <mc:AlternateContent>
          <mc:Choice Requires="wps">
            <w:drawing>
              <wp:inline distT="0" distB="0" distL="0" distR="0">
                <wp:extent cx="3175" cy="3175"/>
                <wp:effectExtent l="0" t="0" r="0" b="0"/>
                <wp:docPr id="73" name=""/>
                <a:graphic xmlns:a="http://schemas.openxmlformats.org/drawingml/2006/main">
                  <a:graphicData uri="http://schemas.microsoft.com/office/word/2010/wordprocessingShape">
                    <wps:wsp>
                      <wps:cNvSpPr/>
                      <wps:spPr>
                        <a:xfrm>
                          <a:off x="0" y="0"/>
                          <a:ext cx="2520" cy="252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0.25pt;width:0.15pt;height:0.15pt;mso-position-vertical:top">
                <w10:wrap type="none"/>
                <v:fill o:detectmouseclick="t" type="solid" color2="#5f5f5f"/>
                <v:stroke color="#3465a4" joinstyle="round" endcap="flat"/>
              </v:rect>
            </w:pict>
          </mc:Fallback>
        </mc:AlternateContent>
      </w:r>
    </w:p>
    <w:p>
      <w:pPr>
        <w:pStyle w:val="Normal"/>
        <w:shd w:val="clear" w:color="auto" w:fill="FFFFFF"/>
        <w:spacing w:lineRule="auto" w:line="240" w:before="0" w:after="120"/>
        <w:rPr>
          <w:rFonts w:ascii="Helvetica" w:hAnsi="Helvetica" w:eastAsia="Times New Roman" w:cs="Times New Roman"/>
          <w:color w:val="232C39"/>
          <w:sz w:val="24"/>
          <w:szCs w:val="24"/>
        </w:rPr>
      </w:pPr>
      <w:r>
        <w:rPr>
          <w:rFonts w:eastAsia="Times New Roman" w:cs="Times New Roman" w:ascii="Helvetica" w:hAnsi="Helvetica"/>
          <w:color w:val="000000"/>
          <w:sz w:val="24"/>
          <w:szCs w:val="24"/>
        </w:rPr>
        <w:t>Related Courses</w:t>
      </w:r>
    </w:p>
    <w:p>
      <w:pPr>
        <w:pStyle w:val="Normal"/>
        <w:shd w:val="clear" w:color="auto" w:fill="FFFFFF"/>
        <w:spacing w:lineRule="auto" w:line="240"/>
        <w:rPr/>
      </w:pPr>
      <w:hyperlink r:id="rId149">
        <w:r>
          <w:rPr>
            <w:rStyle w:val="ListLabel1963"/>
            <w:rFonts w:eastAsia="Times New Roman" w:cs="Times New Roman" w:ascii="Helvetica" w:hAnsi="Helvetica"/>
            <w:color w:val="000000"/>
            <w:sz w:val="21"/>
            <w:szCs w:val="21"/>
          </w:rPr>
          <w:t>Programming Languages Course</w:t>
        </w:r>
      </w:hyperlink>
      <w:hyperlink r:id="rId150">
        <w:r>
          <w:rPr>
            <w:rStyle w:val="ListLabel1963"/>
            <w:rFonts w:eastAsia="Times New Roman" w:cs="Times New Roman" w:ascii="Helvetica" w:hAnsi="Helvetica"/>
            <w:color w:val="000000"/>
            <w:sz w:val="21"/>
            <w:szCs w:val="21"/>
          </w:rPr>
          <w:t>C Programming Course</w:t>
        </w:r>
      </w:hyperlink>
      <w:hyperlink r:id="rId151">
        <w:r>
          <w:rPr>
            <w:rStyle w:val="ListLabel1963"/>
            <w:rFonts w:eastAsia="Times New Roman" w:cs="Times New Roman" w:ascii="Helvetica" w:hAnsi="Helvetica"/>
            <w:color w:val="000000"/>
            <w:sz w:val="21"/>
            <w:szCs w:val="21"/>
          </w:rPr>
          <w:t>Selenium Training Certification</w:t>
        </w:r>
      </w:hyperlink>
    </w:p>
    <w:p>
      <w:pPr>
        <w:pStyle w:val="Normal"/>
        <w:numPr>
          <w:ilvl w:val="0"/>
          <w:numId w:val="282"/>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b/>
          <w:bCs/>
          <w:color w:val="000000"/>
          <w:sz w:val="27"/>
          <w:szCs w:val="27"/>
        </w:rPr>
        <w:t>Constructor</w:t>
      </w:r>
      <w:r>
        <w:rPr>
          <w:rFonts w:eastAsia="Times New Roman" w:cs="Segoe UI" w:ascii="Segoe UI" w:hAnsi="Segoe UI"/>
          <w:color w:val="000000"/>
          <w:sz w:val="27"/>
          <w:szCs w:val="27"/>
        </w:rPr>
        <w:t>: Constructor is one of the default declarations for any specific class or object, it can be called every time when any class instantiated, also ensuring initialization properly of their subclasses and different instance variable fields.</w:t>
      </w:r>
    </w:p>
    <w:p>
      <w:pPr>
        <w:pStyle w:val="Normal"/>
        <w:numPr>
          <w:ilvl w:val="0"/>
          <w:numId w:val="282"/>
        </w:numPr>
        <w:shd w:val="clear" w:color="auto" w:fill="FFFFFF"/>
        <w:spacing w:lineRule="auto" w:line="480" w:before="0" w:afterAutospacing="1"/>
        <w:rPr/>
      </w:pPr>
      <w:r>
        <w:rPr>
          <w:rFonts w:eastAsia="Times New Roman" w:cs="Segoe UI" w:ascii="Segoe UI" w:hAnsi="Segoe UI"/>
          <w:b/>
          <w:bCs/>
          <w:color w:val="000000"/>
          <w:sz w:val="27"/>
          <w:szCs w:val="27"/>
        </w:rPr>
        <w:t>Ngonint</w:t>
      </w:r>
      <w:r>
        <w:rPr>
          <w:rFonts w:eastAsia="Times New Roman" w:cs="Segoe UI" w:ascii="Segoe UI" w:hAnsi="Segoe UI"/>
          <w:color w:val="000000"/>
          <w:sz w:val="27"/>
          <w:szCs w:val="27"/>
        </w:rPr>
        <w:t>: It is one of the first initialize method using by Angular, mention in the first component of an </w:t>
      </w:r>
      <w:hyperlink r:id="rId152">
        <w:r>
          <w:rPr>
            <w:rStyle w:val="ListLabel1964"/>
            <w:rFonts w:eastAsia="Times New Roman" w:cs="Segoe UI" w:ascii="Segoe UI" w:hAnsi="Segoe UI"/>
            <w:color w:val="000000"/>
            <w:sz w:val="27"/>
            <w:szCs w:val="27"/>
          </w:rPr>
          <w:t>angular life cycle</w:t>
        </w:r>
      </w:hyperlink>
      <w:r>
        <w:rPr>
          <w:rFonts w:eastAsia="Times New Roman" w:cs="Segoe UI" w:ascii="Segoe UI" w:hAnsi="Segoe UI"/>
          <w:color w:val="000000"/>
          <w:sz w:val="27"/>
          <w:szCs w:val="27"/>
        </w:rPr>
        <w:t>. It mainly indicated that angular has been completed of creating entire require components properly. It is not mandatory to use but best practice to use.</w:t>
      </w:r>
    </w:p>
    <w:p>
      <w:pPr>
        <w:pStyle w:val="Normal"/>
        <w:numPr>
          <w:ilvl w:val="0"/>
          <w:numId w:val="0"/>
        </w:numPr>
        <w:shd w:val="clear" w:color="auto" w:fill="FFFFFF"/>
        <w:spacing w:lineRule="auto" w:line="240" w:before="0" w:after="92"/>
        <w:outlineLvl w:val="3"/>
        <w:rPr>
          <w:rFonts w:ascii="Segoe UI" w:hAnsi="Segoe UI" w:eastAsia="Times New Roman" w:cs="Segoe UI"/>
          <w:b/>
          <w:b/>
          <w:bCs/>
          <w:color w:val="1375B0"/>
          <w:sz w:val="36"/>
          <w:szCs w:val="36"/>
        </w:rPr>
      </w:pPr>
      <w:r>
        <w:rPr>
          <w:rFonts w:eastAsia="Times New Roman" w:cs="Segoe UI" w:ascii="Segoe UI" w:hAnsi="Segoe UI"/>
          <w:b/>
          <w:bCs/>
          <w:color w:val="000000"/>
          <w:sz w:val="36"/>
          <w:szCs w:val="36"/>
        </w:rPr>
        <w:t>Q3. Application developed in Angular 5 is properly working and could not find any issue yet. Then why we plan to upgrade our application to Angular 6, what are new features introduced with this new version of Angular JS. Explain in details?</w:t>
      </w:r>
    </w:p>
    <w:p>
      <w:pPr>
        <w:pStyle w:val="Normal"/>
        <w:shd w:val="clear" w:color="auto" w:fill="FFFFFF"/>
        <w:spacing w:lineRule="auto" w:line="480" w:before="0" w:after="332"/>
        <w:rPr/>
      </w:pPr>
      <w:r>
        <w:rPr>
          <w:rFonts w:eastAsia="Times New Roman" w:cs="Segoe UI" w:ascii="Segoe UI" w:hAnsi="Segoe UI"/>
          <w:b/>
          <w:bCs/>
          <w:color w:val="000000"/>
          <w:sz w:val="27"/>
          <w:szCs w:val="27"/>
        </w:rPr>
        <w:t>Answer:</w:t>
      </w:r>
      <w:r>
        <w:rPr>
          <w:rFonts w:eastAsia="Times New Roman" w:cs="Segoe UI" w:ascii="Segoe UI" w:hAnsi="Segoe UI"/>
          <w:color w:val="000000"/>
          <w:sz w:val="27"/>
          <w:szCs w:val="27"/>
        </w:rPr>
        <w:br/>
        <w:t>Angular 6 has come with varieties upgradation </w:t>
      </w:r>
      <w:hyperlink r:id="rId153">
        <w:r>
          <w:rPr>
            <w:rStyle w:val="ListLabel1964"/>
            <w:rFonts w:eastAsia="Times New Roman" w:cs="Segoe UI" w:ascii="Segoe UI" w:hAnsi="Segoe UI"/>
            <w:color w:val="000000"/>
            <w:sz w:val="27"/>
            <w:szCs w:val="27"/>
          </w:rPr>
          <w:t>compare to Angular 5</w:t>
        </w:r>
      </w:hyperlink>
      <w:r>
        <w:rPr>
          <w:rFonts w:eastAsia="Times New Roman" w:cs="Segoe UI" w:ascii="Segoe UI" w:hAnsi="Segoe UI"/>
          <w:color w:val="000000"/>
          <w:sz w:val="27"/>
          <w:szCs w:val="27"/>
        </w:rPr>
        <w:t>, please find details explanation below on the same:</w:t>
      </w:r>
    </w:p>
    <w:p>
      <w:pPr>
        <w:pStyle w:val="Normal"/>
        <w:numPr>
          <w:ilvl w:val="0"/>
          <w:numId w:val="283"/>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b/>
          <w:bCs/>
          <w:color w:val="000000"/>
          <w:sz w:val="27"/>
          <w:szCs w:val="27"/>
        </w:rPr>
        <w:t>Elements of Angular: </w:t>
      </w:r>
      <w:r>
        <w:rPr>
          <w:rFonts w:eastAsia="Times New Roman" w:cs="Segoe UI" w:ascii="Segoe UI" w:hAnsi="Segoe UI"/>
          <w:color w:val="000000"/>
          <w:sz w:val="27"/>
          <w:szCs w:val="27"/>
        </w:rPr>
        <w:t>One of the key features introduced in Angular 6, where some of the elements of Angular can be a wrap and represent as one of the web components. The main utility is the same component can be used easily for a non-angular project as the component can be considered as a normal web component.</w:t>
      </w:r>
    </w:p>
    <w:p>
      <w:pPr>
        <w:pStyle w:val="Normal"/>
        <w:numPr>
          <w:ilvl w:val="0"/>
          <w:numId w:val="283"/>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b/>
          <w:bCs/>
          <w:color w:val="000000"/>
          <w:sz w:val="27"/>
          <w:szCs w:val="27"/>
        </w:rPr>
        <w:t>New Engine for rendering called Ivy: </w:t>
      </w:r>
      <w:r>
        <w:rPr>
          <w:rFonts w:eastAsia="Times New Roman" w:cs="Segoe UI" w:ascii="Segoe UI" w:hAnsi="Segoe UI"/>
          <w:color w:val="000000"/>
          <w:sz w:val="27"/>
          <w:szCs w:val="27"/>
        </w:rPr>
        <w:t>Helping of application performance especially in increasing speed and decreasing size of the application.</w:t>
      </w:r>
    </w:p>
    <w:p>
      <w:pPr>
        <w:pStyle w:val="Normal"/>
        <w:numPr>
          <w:ilvl w:val="0"/>
          <w:numId w:val="283"/>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b/>
          <w:bCs/>
          <w:color w:val="000000"/>
          <w:sz w:val="27"/>
          <w:szCs w:val="27"/>
        </w:rPr>
        <w:t>New providers called tree shakable: </w:t>
      </w:r>
      <w:r>
        <w:rPr>
          <w:rFonts w:eastAsia="Times New Roman" w:cs="Segoe UI" w:ascii="Segoe UI" w:hAnsi="Segoe UI"/>
          <w:color w:val="000000"/>
          <w:sz w:val="27"/>
          <w:szCs w:val="27"/>
        </w:rPr>
        <w:t>One of the new ways for registering the provider, add inside the @Injectable() using some new attribute name is providedIn.</w:t>
      </w:r>
    </w:p>
    <w:p>
      <w:pPr>
        <w:pStyle w:val="Normal"/>
        <w:numPr>
          <w:ilvl w:val="0"/>
          <w:numId w:val="283"/>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b/>
          <w:bCs/>
          <w:color w:val="000000"/>
          <w:sz w:val="27"/>
          <w:szCs w:val="27"/>
        </w:rPr>
        <w:t>RxJS6: </w:t>
      </w:r>
      <w:r>
        <w:rPr>
          <w:rFonts w:eastAsia="Times New Roman" w:cs="Segoe UI" w:ascii="Segoe UI" w:hAnsi="Segoe UI"/>
          <w:color w:val="000000"/>
          <w:sz w:val="27"/>
          <w:szCs w:val="27"/>
        </w:rPr>
        <w:t>One of the updated library used by Angular 6.</w:t>
      </w:r>
    </w:p>
    <w:p>
      <w:pPr>
        <w:pStyle w:val="Normal"/>
        <w:numPr>
          <w:ilvl w:val="0"/>
          <w:numId w:val="283"/>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b/>
          <w:bCs/>
          <w:color w:val="000000"/>
          <w:sz w:val="27"/>
          <w:szCs w:val="27"/>
        </w:rPr>
        <w:t>ElementRef: </w:t>
      </w:r>
      <w:r>
        <w:rPr>
          <w:rFonts w:eastAsia="Times New Roman" w:cs="Segoe UI" w:ascii="Segoe UI" w:hAnsi="Segoe UI"/>
          <w:color w:val="000000"/>
          <w:sz w:val="27"/>
          <w:szCs w:val="27"/>
        </w:rPr>
        <w:t>ElementRef can define separately in case of Angular 6, not required to use native element property always.</w:t>
      </w:r>
    </w:p>
    <w:p>
      <w:pPr>
        <w:pStyle w:val="Normal"/>
        <w:numPr>
          <w:ilvl w:val="0"/>
          <w:numId w:val="283"/>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b/>
          <w:bCs/>
          <w:color w:val="000000"/>
          <w:sz w:val="27"/>
          <w:szCs w:val="27"/>
        </w:rPr>
        <w:t>Animation: </w:t>
      </w:r>
      <w:r>
        <w:rPr>
          <w:rFonts w:eastAsia="Times New Roman" w:cs="Segoe UI" w:ascii="Segoe UI" w:hAnsi="Segoe UI"/>
          <w:color w:val="000000"/>
          <w:sz w:val="27"/>
          <w:szCs w:val="27"/>
        </w:rPr>
        <w:t>Angular 6 version introduces one new feature called Animation Builder.</w:t>
      </w:r>
    </w:p>
    <w:p>
      <w:pPr>
        <w:pStyle w:val="Normal"/>
        <w:numPr>
          <w:ilvl w:val="0"/>
          <w:numId w:val="283"/>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b/>
          <w:bCs/>
          <w:color w:val="000000"/>
          <w:sz w:val="27"/>
          <w:szCs w:val="27"/>
        </w:rPr>
        <w:t>I18n: </w:t>
      </w:r>
      <w:r>
        <w:rPr>
          <w:rFonts w:eastAsia="Times New Roman" w:cs="Segoe UI" w:ascii="Segoe UI" w:hAnsi="Segoe UI"/>
          <w:color w:val="000000"/>
          <w:sz w:val="27"/>
          <w:szCs w:val="27"/>
        </w:rPr>
        <w:t>In Angular 6 we can able to use i18n at runtime as well, not require to build always.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000000"/>
          <w:sz w:val="27"/>
          <w:szCs w:val="27"/>
        </w:rPr>
        <w:t>Let us move to the next Angular 6 Interview Questions</w:t>
      </w:r>
    </w:p>
    <w:p>
      <w:pPr>
        <w:pStyle w:val="Normal"/>
        <w:numPr>
          <w:ilvl w:val="0"/>
          <w:numId w:val="0"/>
        </w:numPr>
        <w:shd w:val="clear" w:color="auto" w:fill="FFFFFF"/>
        <w:spacing w:lineRule="auto" w:line="240" w:before="0" w:after="92"/>
        <w:outlineLvl w:val="3"/>
        <w:rPr>
          <w:rFonts w:ascii="Segoe UI" w:hAnsi="Segoe UI" w:eastAsia="Times New Roman" w:cs="Segoe UI"/>
          <w:b/>
          <w:b/>
          <w:bCs/>
          <w:color w:val="1375B0"/>
          <w:sz w:val="36"/>
          <w:szCs w:val="36"/>
        </w:rPr>
      </w:pPr>
      <w:r>
        <w:rPr>
          <w:rFonts w:eastAsia="Times New Roman" w:cs="Segoe UI" w:ascii="Segoe UI" w:hAnsi="Segoe UI"/>
          <w:b/>
          <w:bCs/>
          <w:color w:val="000000"/>
          <w:sz w:val="36"/>
          <w:szCs w:val="36"/>
        </w:rPr>
        <w:t>Q4. Explain in details about the reason of using the renderer method in Angular JS, whereas we can easily able to handle the same by using some native element methods. Was there any facility of using the same? Please explain?</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000000"/>
          <w:sz w:val="27"/>
          <w:szCs w:val="27"/>
        </w:rPr>
        <w:t>Answer:</w:t>
      </w:r>
      <w:r>
        <w:rPr>
          <w:rFonts w:eastAsia="Times New Roman" w:cs="Segoe UI" w:ascii="Segoe UI" w:hAnsi="Segoe UI"/>
          <w:color w:val="000000"/>
          <w:sz w:val="27"/>
          <w:szCs w:val="27"/>
        </w:rPr>
        <w:br/>
        <w:t>Angular can assume one platform and browser is using for rendering the details fetching data from the platform. Now if angular is going to use some of the native element of Angular DOM’s, then those elements only can be used for the application of same DOM environment. In angular 6, one new class has come call Render2, which helps of preparing that native element like and web component element so that it can be used anywhere avoiding DOM dependency.</w:t>
      </w:r>
    </w:p>
    <w:p>
      <w:pPr>
        <w:pStyle w:val="Normal"/>
        <w:numPr>
          <w:ilvl w:val="0"/>
          <w:numId w:val="0"/>
        </w:numPr>
        <w:shd w:val="clear" w:color="auto" w:fill="FFFFFF"/>
        <w:spacing w:lineRule="auto" w:line="240" w:before="0" w:after="92"/>
        <w:outlineLvl w:val="3"/>
        <w:rPr>
          <w:rFonts w:ascii="Segoe UI" w:hAnsi="Segoe UI" w:eastAsia="Times New Roman" w:cs="Segoe UI"/>
          <w:b/>
          <w:b/>
          <w:bCs/>
          <w:color w:val="1375B0"/>
          <w:sz w:val="36"/>
          <w:szCs w:val="36"/>
        </w:rPr>
      </w:pPr>
      <w:r>
        <w:rPr>
          <w:rFonts w:eastAsia="Times New Roman" w:cs="Segoe UI" w:ascii="Segoe UI" w:hAnsi="Segoe UI"/>
          <w:b/>
          <w:bCs/>
          <w:color w:val="000000"/>
          <w:sz w:val="36"/>
          <w:szCs w:val="36"/>
        </w:rPr>
        <w:t>Q5. Explain in details about the compiler using by the Angular, called AOT (Ahead of time)?</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000000"/>
          <w:sz w:val="27"/>
          <w:szCs w:val="27"/>
        </w:rPr>
        <w:t>Answer:</w:t>
      </w:r>
      <w:r>
        <w:rPr>
          <w:rFonts w:eastAsia="Times New Roman" w:cs="Segoe UI" w:ascii="Segoe UI" w:hAnsi="Segoe UI"/>
          <w:color w:val="000000"/>
          <w:sz w:val="27"/>
          <w:szCs w:val="27"/>
        </w:rPr>
        <w:br/>
        <w:t>AOT stands for ahead of time. It is using by the angular for precompiling all the angular components and available templates at the time of build process. AOT always launched in angular based application than others.</w:t>
      </w:r>
    </w:p>
    <w:p>
      <w:pPr>
        <w:pStyle w:val="Normal"/>
        <w:shd w:val="clear" w:color="auto" w:fill="FFFFFF"/>
        <w:spacing w:lineRule="auto" w:line="240" w:before="0" w:after="0"/>
        <w:rPr>
          <w:rFonts w:ascii="Helvetica" w:hAnsi="Helvetica" w:eastAsia="Times New Roman" w:cs="Times New Roman"/>
          <w:color w:val="232C39"/>
          <w:sz w:val="27"/>
          <w:szCs w:val="27"/>
        </w:rPr>
      </w:pPr>
      <w:r>
        <w:rPr>
          <w:rFonts w:eastAsia="Times New Roman" w:cs="Times New Roman" w:ascii="Helvetica" w:hAnsi="Helvetica"/>
          <w:b/>
          <w:bCs/>
          <w:color w:val="000000"/>
          <w:sz w:val="54"/>
          <w:szCs w:val="54"/>
        </w:rPr>
        <w:t> </w:t>
      </w:r>
    </w:p>
    <w:p>
      <w:pPr>
        <w:pStyle w:val="Normal"/>
        <w:numPr>
          <w:ilvl w:val="0"/>
          <w:numId w:val="0"/>
        </w:numPr>
        <w:shd w:val="clear" w:color="auto" w:fill="FFFFFF"/>
        <w:spacing w:lineRule="auto" w:line="240" w:before="0" w:after="150"/>
        <w:outlineLvl w:val="2"/>
        <w:rPr>
          <w:rFonts w:ascii="Segoe UI" w:hAnsi="Segoe UI" w:eastAsia="Times New Roman" w:cs="Segoe UI"/>
          <w:b/>
          <w:b/>
          <w:bCs/>
          <w:color w:val="FFFFFF"/>
          <w:sz w:val="39"/>
          <w:szCs w:val="39"/>
        </w:rPr>
      </w:pPr>
      <w:r>
        <w:rPr>
          <w:rFonts w:eastAsia="Times New Roman" w:cs="Segoe UI" w:ascii="Segoe UI" w:hAnsi="Segoe UI"/>
          <w:b/>
          <w:bCs/>
          <w:color w:val="000000"/>
          <w:sz w:val="39"/>
          <w:szCs w:val="39"/>
        </w:rPr>
        <w:t>Part 2 – Angular 6 Interview Questions (Advanced)</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000000"/>
          <w:sz w:val="27"/>
          <w:szCs w:val="27"/>
        </w:rPr>
        <w:t>Let us now have a look at the advanced Angular 6 Interview Questions.</w:t>
      </w:r>
    </w:p>
    <w:p>
      <w:pPr>
        <w:pStyle w:val="Normal"/>
        <w:numPr>
          <w:ilvl w:val="0"/>
          <w:numId w:val="0"/>
        </w:numPr>
        <w:shd w:val="clear" w:color="auto" w:fill="FFFFFF"/>
        <w:spacing w:lineRule="auto" w:line="240" w:before="0" w:after="92"/>
        <w:outlineLvl w:val="3"/>
        <w:rPr>
          <w:rFonts w:ascii="Segoe UI" w:hAnsi="Segoe UI" w:eastAsia="Times New Roman" w:cs="Segoe UI"/>
          <w:b/>
          <w:b/>
          <w:bCs/>
          <w:color w:val="1375B0"/>
          <w:sz w:val="36"/>
          <w:szCs w:val="36"/>
        </w:rPr>
      </w:pPr>
      <w:r>
        <w:rPr>
          <w:rFonts w:eastAsia="Times New Roman" w:cs="Segoe UI" w:ascii="Segoe UI" w:hAnsi="Segoe UI"/>
          <w:b/>
          <w:bCs/>
          <w:color w:val="000000"/>
          <w:sz w:val="36"/>
          <w:szCs w:val="36"/>
        </w:rPr>
        <w:t>Q6. One of the very popular keys using in Angular that is Zone, explain the same in details?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000000"/>
          <w:sz w:val="27"/>
          <w:szCs w:val="27"/>
        </w:rPr>
        <w:t>Answer:</w:t>
      </w:r>
      <w:r>
        <w:rPr>
          <w:rFonts w:eastAsia="Times New Roman" w:cs="Segoe UI" w:ascii="Segoe UI" w:hAnsi="Segoe UI"/>
          <w:color w:val="000000"/>
          <w:sz w:val="27"/>
          <w:szCs w:val="27"/>
        </w:rPr>
        <w:br/>
        <w:t>ngZone is nothing but one of the wrappers of the JS file called Zone.js. This is one of the key libraries which is using for creating some context on using varieties asynchronous functions to make them trackable properly. Angular always dependent on zones for detect changing.</w:t>
      </w:r>
    </w:p>
    <w:p>
      <w:pPr>
        <w:pStyle w:val="Normal"/>
        <w:numPr>
          <w:ilvl w:val="0"/>
          <w:numId w:val="0"/>
        </w:numPr>
        <w:shd w:val="clear" w:color="auto" w:fill="FFFFFF"/>
        <w:spacing w:lineRule="auto" w:line="240" w:before="0" w:after="92"/>
        <w:outlineLvl w:val="3"/>
        <w:rPr>
          <w:rFonts w:ascii="Segoe UI" w:hAnsi="Segoe UI" w:eastAsia="Times New Roman" w:cs="Segoe UI"/>
          <w:b/>
          <w:b/>
          <w:bCs/>
          <w:color w:val="1375B0"/>
          <w:sz w:val="36"/>
          <w:szCs w:val="36"/>
        </w:rPr>
      </w:pPr>
      <w:r>
        <w:rPr>
          <w:rFonts w:eastAsia="Times New Roman" w:cs="Segoe UI" w:ascii="Segoe UI" w:hAnsi="Segoe UI"/>
          <w:b/>
          <w:bCs/>
          <w:color w:val="000000"/>
          <w:sz w:val="36"/>
          <w:szCs w:val="36"/>
        </w:rPr>
        <w:t>Q7. Angular JS developer is sometimes planning to use Lazy loading modules frequently. Explain in details why it is required to use and how it impact directly?</w:t>
      </w:r>
    </w:p>
    <w:p>
      <w:pPr>
        <w:pStyle w:val="Normal"/>
        <w:shd w:val="clear" w:color="auto" w:fill="FFFFFF"/>
        <w:spacing w:lineRule="auto" w:line="480" w:before="0" w:after="332"/>
        <w:rPr/>
      </w:pPr>
      <w:r>
        <w:rPr>
          <w:rFonts w:eastAsia="Times New Roman" w:cs="Segoe UI" w:ascii="Segoe UI" w:hAnsi="Segoe UI"/>
          <w:b/>
          <w:bCs/>
          <w:color w:val="000000"/>
          <w:sz w:val="27"/>
          <w:szCs w:val="27"/>
        </w:rPr>
        <w:t>Answer:</w:t>
      </w:r>
      <w:r>
        <w:rPr>
          <w:rFonts w:eastAsia="Times New Roman" w:cs="Segoe UI" w:ascii="Segoe UI" w:hAnsi="Segoe UI"/>
          <w:color w:val="000000"/>
          <w:sz w:val="27"/>
          <w:szCs w:val="27"/>
        </w:rPr>
        <w:br/>
        <w:t>Somehow developer needs some feature module load lazily, then they can easily use one of the key property called loadChildren in the route </w:t>
      </w:r>
      <w:hyperlink r:id="rId154">
        <w:r>
          <w:rPr>
            <w:rStyle w:val="ListLabel1964"/>
            <w:rFonts w:eastAsia="Times New Roman" w:cs="Segoe UI" w:ascii="Segoe UI" w:hAnsi="Segoe UI"/>
            <w:color w:val="000000"/>
            <w:sz w:val="27"/>
            <w:szCs w:val="27"/>
          </w:rPr>
          <w:t>configuration of Angular JS</w:t>
        </w:r>
      </w:hyperlink>
      <w:r>
        <w:rPr>
          <w:rFonts w:eastAsia="Times New Roman" w:cs="Segoe UI" w:ascii="Segoe UI" w:hAnsi="Segoe UI"/>
          <w:color w:val="000000"/>
          <w:sz w:val="27"/>
          <w:szCs w:val="27"/>
        </w:rPr>
        <w:t>. It is normally using by the developer when application size is increasing day by day. So utility of using the same:</w:t>
      </w:r>
    </w:p>
    <w:p>
      <w:pPr>
        <w:pStyle w:val="Normal"/>
        <w:numPr>
          <w:ilvl w:val="0"/>
          <w:numId w:val="284"/>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000000"/>
          <w:sz w:val="27"/>
          <w:szCs w:val="27"/>
        </w:rPr>
        <w:t>An expected module will be loaded based on the demand of the application.</w:t>
      </w:r>
    </w:p>
    <w:p>
      <w:pPr>
        <w:pStyle w:val="Normal"/>
        <w:numPr>
          <w:ilvl w:val="0"/>
          <w:numId w:val="284"/>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000000"/>
          <w:sz w:val="27"/>
          <w:szCs w:val="27"/>
        </w:rPr>
        <w:t>And application start will always be faster than usual.</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000000"/>
          <w:sz w:val="27"/>
          <w:szCs w:val="27"/>
        </w:rPr>
        <w:t>Let us move to the next Angular 6 Interview Questions</w:t>
      </w:r>
    </w:p>
    <w:p>
      <w:pPr>
        <w:pStyle w:val="Normal"/>
        <w:numPr>
          <w:ilvl w:val="0"/>
          <w:numId w:val="0"/>
        </w:numPr>
        <w:shd w:val="clear" w:color="auto" w:fill="FFFFFF"/>
        <w:spacing w:lineRule="auto" w:line="240" w:before="0" w:after="92"/>
        <w:outlineLvl w:val="3"/>
        <w:rPr>
          <w:rFonts w:ascii="Segoe UI" w:hAnsi="Segoe UI" w:eastAsia="Times New Roman" w:cs="Segoe UI"/>
          <w:b/>
          <w:b/>
          <w:bCs/>
          <w:color w:val="1375B0"/>
          <w:sz w:val="36"/>
          <w:szCs w:val="36"/>
        </w:rPr>
      </w:pPr>
      <w:r>
        <w:rPr>
          <w:rFonts w:eastAsia="Times New Roman" w:cs="Segoe UI" w:ascii="Segoe UI" w:hAnsi="Segoe UI"/>
          <w:b/>
          <w:bCs/>
          <w:color w:val="000000"/>
          <w:sz w:val="36"/>
          <w:szCs w:val="36"/>
        </w:rPr>
        <w:t>Q8. Explain in details about the lifecycle designed for directive and components in Angular JS especially for the newly introduced version 6.0?</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000000"/>
          <w:sz w:val="27"/>
          <w:szCs w:val="27"/>
        </w:rPr>
        <w:t>Answer:</w:t>
      </w:r>
      <w:r>
        <w:rPr>
          <w:rFonts w:eastAsia="Times New Roman" w:cs="Segoe UI" w:ascii="Segoe UI" w:hAnsi="Segoe UI"/>
          <w:color w:val="000000"/>
          <w:sz w:val="27"/>
          <w:szCs w:val="27"/>
        </w:rPr>
        <w:br/>
        <w:t>Below lifecycle normally followed by the components and directive of Angular JS:</w:t>
      </w:r>
    </w:p>
    <w:p>
      <w:pPr>
        <w:pStyle w:val="Normal"/>
        <w:numPr>
          <w:ilvl w:val="0"/>
          <w:numId w:val="285"/>
        </w:numPr>
        <w:shd w:val="clear" w:color="auto" w:fill="FFFFFF"/>
        <w:spacing w:lineRule="auto" w:line="480" w:beforeAutospacing="1" w:after="0"/>
        <w:rPr>
          <w:rFonts w:ascii="Segoe UI" w:hAnsi="Segoe UI" w:eastAsia="Times New Roman" w:cs="Segoe UI"/>
          <w:color w:val="4D5968"/>
          <w:sz w:val="27"/>
          <w:szCs w:val="27"/>
        </w:rPr>
      </w:pPr>
      <w:r>
        <w:rPr>
          <w:rFonts w:eastAsia="Times New Roman" w:cs="Segoe UI" w:ascii="Segoe UI" w:hAnsi="Segoe UI"/>
          <w:color w:val="000000"/>
          <w:sz w:val="27"/>
          <w:szCs w:val="27"/>
        </w:rPr>
        <w:t>Constructor</w:t>
      </w:r>
    </w:p>
    <w:p>
      <w:pPr>
        <w:pStyle w:val="Normal"/>
        <w:numPr>
          <w:ilvl w:val="0"/>
          <w:numId w:val="285"/>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000000"/>
          <w:sz w:val="27"/>
          <w:szCs w:val="27"/>
        </w:rPr>
        <w:t>ngOnChanges</w:t>
      </w:r>
    </w:p>
    <w:p>
      <w:pPr>
        <w:pStyle w:val="Normal"/>
        <w:numPr>
          <w:ilvl w:val="0"/>
          <w:numId w:val="285"/>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000000"/>
          <w:sz w:val="27"/>
          <w:szCs w:val="27"/>
        </w:rPr>
        <w:t>nhOnInit</w:t>
      </w:r>
    </w:p>
    <w:p>
      <w:pPr>
        <w:pStyle w:val="Normal"/>
        <w:numPr>
          <w:ilvl w:val="0"/>
          <w:numId w:val="285"/>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000000"/>
          <w:sz w:val="27"/>
          <w:szCs w:val="27"/>
        </w:rPr>
        <w:t>ngDoCheck</w:t>
      </w:r>
    </w:p>
    <w:p>
      <w:pPr>
        <w:pStyle w:val="Normal"/>
        <w:numPr>
          <w:ilvl w:val="0"/>
          <w:numId w:val="285"/>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000000"/>
          <w:sz w:val="27"/>
          <w:szCs w:val="27"/>
        </w:rPr>
        <w:t>ngOnDestroy</w:t>
      </w:r>
    </w:p>
    <w:p>
      <w:pPr>
        <w:pStyle w:val="Normal"/>
        <w:numPr>
          <w:ilvl w:val="0"/>
          <w:numId w:val="285"/>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000000"/>
          <w:sz w:val="27"/>
          <w:szCs w:val="27"/>
        </w:rPr>
        <w:t>ngAfterContentInit (only for components)</w:t>
      </w:r>
    </w:p>
    <w:p>
      <w:pPr>
        <w:pStyle w:val="Normal"/>
        <w:numPr>
          <w:ilvl w:val="0"/>
          <w:numId w:val="285"/>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000000"/>
          <w:sz w:val="27"/>
          <w:szCs w:val="27"/>
        </w:rPr>
        <w:t>ngAfterContentChecked (only for components)</w:t>
      </w:r>
    </w:p>
    <w:p>
      <w:pPr>
        <w:pStyle w:val="Normal"/>
        <w:numPr>
          <w:ilvl w:val="0"/>
          <w:numId w:val="285"/>
        </w:numPr>
        <w:shd w:val="clear" w:color="auto" w:fill="FFFFFF"/>
        <w:spacing w:lineRule="auto" w:line="480" w:before="0" w:after="0"/>
        <w:rPr>
          <w:rFonts w:ascii="Segoe UI" w:hAnsi="Segoe UI" w:eastAsia="Times New Roman" w:cs="Segoe UI"/>
          <w:color w:val="4D5968"/>
          <w:sz w:val="27"/>
          <w:szCs w:val="27"/>
        </w:rPr>
      </w:pPr>
      <w:r>
        <w:rPr>
          <w:rFonts w:eastAsia="Times New Roman" w:cs="Segoe UI" w:ascii="Segoe UI" w:hAnsi="Segoe UI"/>
          <w:color w:val="000000"/>
          <w:sz w:val="27"/>
          <w:szCs w:val="27"/>
        </w:rPr>
        <w:t>ngAfterViewInit (only for components)</w:t>
      </w:r>
    </w:p>
    <w:p>
      <w:pPr>
        <w:pStyle w:val="Normal"/>
        <w:numPr>
          <w:ilvl w:val="0"/>
          <w:numId w:val="285"/>
        </w:numPr>
        <w:shd w:val="clear" w:color="auto" w:fill="FFFFFF"/>
        <w:spacing w:lineRule="auto" w:line="480" w:before="0" w:afterAutospacing="1"/>
        <w:rPr>
          <w:rFonts w:ascii="Segoe UI" w:hAnsi="Segoe UI" w:eastAsia="Times New Roman" w:cs="Segoe UI"/>
          <w:color w:val="4D5968"/>
          <w:sz w:val="27"/>
          <w:szCs w:val="27"/>
        </w:rPr>
      </w:pPr>
      <w:r>
        <w:rPr>
          <w:rFonts w:eastAsia="Times New Roman" w:cs="Segoe UI" w:ascii="Segoe UI" w:hAnsi="Segoe UI"/>
          <w:color w:val="000000"/>
          <w:sz w:val="27"/>
          <w:szCs w:val="27"/>
        </w:rPr>
        <w:t>ngAfterViewChecked (only for components)</w:t>
      </w:r>
    </w:p>
    <w:p>
      <w:pPr>
        <w:pStyle w:val="Normal"/>
        <w:numPr>
          <w:ilvl w:val="0"/>
          <w:numId w:val="0"/>
        </w:numPr>
        <w:shd w:val="clear" w:color="auto" w:fill="FFFFFF"/>
        <w:spacing w:lineRule="auto" w:line="240" w:before="0" w:after="92"/>
        <w:outlineLvl w:val="3"/>
        <w:rPr>
          <w:rFonts w:ascii="Segoe UI" w:hAnsi="Segoe UI" w:eastAsia="Times New Roman" w:cs="Segoe UI"/>
          <w:b/>
          <w:b/>
          <w:bCs/>
          <w:color w:val="1375B0"/>
          <w:sz w:val="36"/>
          <w:szCs w:val="36"/>
        </w:rPr>
      </w:pPr>
      <w:r>
        <w:rPr>
          <w:rFonts w:eastAsia="Times New Roman" w:cs="Segoe UI" w:ascii="Segoe UI" w:hAnsi="Segoe UI"/>
          <w:b/>
          <w:bCs/>
          <w:color w:val="000000"/>
          <w:sz w:val="36"/>
          <w:szCs w:val="36"/>
        </w:rPr>
        <w:t>Q9. Is it possible to include one embedded view from a defined templateRef which already prepared? If yes, please explain the same?</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000000"/>
          <w:sz w:val="27"/>
          <w:szCs w:val="27"/>
        </w:rPr>
        <w:t>Answer:</w:t>
      </w:r>
      <w:r>
        <w:rPr>
          <w:rFonts w:eastAsia="Times New Roman" w:cs="Segoe UI" w:ascii="Segoe UI" w:hAnsi="Segoe UI"/>
          <w:color w:val="000000"/>
          <w:sz w:val="27"/>
          <w:szCs w:val="27"/>
        </w:rPr>
        <w:br/>
        <w:t>This is the most asked Angular 6 Interview Question in an interview. The embedded view can be created by using the createdEmbeddedView method and can easily attach the same to the available DOM by using the specific utility of TemplateRef.</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Courier New" w:ascii="Courier New" w:hAnsi="Courier New"/>
          <w:color w:val="000000"/>
          <w:sz w:val="27"/>
          <w:szCs w:val="27"/>
          <w:bdr w:val="single" w:sz="12" w:space="0" w:color="F0F1F2"/>
          <w:shd w:fill="F6F7F8" w:val="clear"/>
        </w:rPr>
        <w:t>@Component({</w:t>
        <w:br/>
        <w:t>selector: 'app-root',</w:t>
        <w:br/>
        <w:t>template: `</w:t>
        <w:br/>
        <w:t>&lt;ng-template #template let-name='example'&gt;&lt;div&gt;{{…}}&lt;/ng-template&gt;</w:t>
        <w:br/>
        <w:t>})</w:t>
        <w:br/>
        <w:t>export class ApplicationComponent implements AfterViewChecked {</w:t>
        <w:br/>
        <w:t>@ViewChild('template1', { read: TemplateRef }) _template: TemplateRef&lt;…&gt;;</w:t>
        <w:br/>
        <w:t>constructor() { }</w:t>
        <w:br/>
        <w:t>ngAfterViewChecked() {</w:t>
        <w:br/>
        <w:t>this.vc.createEmbeddedView(this._template1, {example: '….'});</w:t>
        <w:br/>
        <w:t>}</w:t>
        <w:br/>
        <w:t>}</w:t>
      </w:r>
    </w:p>
    <w:p>
      <w:pPr>
        <w:pStyle w:val="Normal"/>
        <w:numPr>
          <w:ilvl w:val="0"/>
          <w:numId w:val="0"/>
        </w:numPr>
        <w:shd w:val="clear" w:color="auto" w:fill="FFFFFF"/>
        <w:spacing w:lineRule="auto" w:line="240" w:before="0" w:after="92"/>
        <w:outlineLvl w:val="3"/>
        <w:rPr>
          <w:rFonts w:ascii="Segoe UI" w:hAnsi="Segoe UI" w:eastAsia="Times New Roman" w:cs="Segoe UI"/>
          <w:b/>
          <w:b/>
          <w:bCs/>
          <w:color w:val="1375B0"/>
          <w:sz w:val="36"/>
          <w:szCs w:val="36"/>
        </w:rPr>
      </w:pPr>
      <w:r>
        <w:rPr>
          <w:rFonts w:eastAsia="Times New Roman" w:cs="Segoe UI" w:ascii="Segoe UI" w:hAnsi="Segoe UI"/>
          <w:b/>
          <w:bCs/>
          <w:color w:val="000000"/>
          <w:sz w:val="36"/>
          <w:szCs w:val="36"/>
        </w:rPr>
        <w:t>Q10. Explain in details if someone willing to identify exact route change of angular then how they can do this?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b/>
          <w:bCs/>
          <w:color w:val="000000"/>
          <w:sz w:val="27"/>
          <w:szCs w:val="27"/>
        </w:rPr>
        <w:t>Answer:</w:t>
      </w:r>
      <w:r>
        <w:rPr>
          <w:rFonts w:eastAsia="Times New Roman" w:cs="Segoe UI" w:ascii="Segoe UI" w:hAnsi="Segoe UI"/>
          <w:color w:val="000000"/>
          <w:sz w:val="27"/>
          <w:szCs w:val="27"/>
        </w:rPr>
        <w:br/>
        <w:t>In Angular 6 there has one option called Rx event which needs to subscribe to a specific instance of Router. Things can be done by below approaches: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000000"/>
          <w:sz w:val="27"/>
          <w:szCs w:val="27"/>
        </w:rPr>
        <w:t>Class SomeClass{</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000000"/>
          <w:sz w:val="27"/>
          <w:szCs w:val="27"/>
        </w:rPr>
        <w:t>Constructor(private route : Router){</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000000"/>
          <w:sz w:val="27"/>
          <w:szCs w:val="27"/>
        </w:rPr>
        <w:t>route.subscribe((val) =&gt; ……)</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000000"/>
          <w:sz w:val="27"/>
          <w:szCs w:val="27"/>
        </w:rPr>
        <w:t>}</w:t>
      </w:r>
    </w:p>
    <w:p>
      <w:pPr>
        <w:pStyle w:val="Normal"/>
        <w:shd w:val="clear" w:color="auto" w:fill="FFFFFF"/>
        <w:spacing w:lineRule="auto" w:line="480" w:before="0" w:after="332"/>
        <w:rPr>
          <w:rFonts w:ascii="Segoe UI" w:hAnsi="Segoe UI" w:eastAsia="Times New Roman" w:cs="Segoe UI"/>
          <w:color w:val="4D5968"/>
          <w:sz w:val="27"/>
          <w:szCs w:val="27"/>
        </w:rPr>
      </w:pPr>
      <w:r>
        <w:rPr>
          <w:rFonts w:eastAsia="Times New Roman" w:cs="Segoe UI" w:ascii="Segoe UI" w:hAnsi="Segoe UI"/>
          <w:color w:val="000000"/>
          <w:sz w:val="27"/>
          <w:szCs w:val="27"/>
        </w:rPr>
        <w:t>}</w:t>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is a framework to build large scale and high performance web application while keeping them as easy-to-maintain. Following are the features of AngularJS framework.</w:t>
      </w:r>
    </w:p>
    <w:p>
      <w:pPr>
        <w:pStyle w:val="Normal"/>
        <w:numPr>
          <w:ilvl w:val="0"/>
          <w:numId w:val="286"/>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is a powerful JavaScript based development framework to create RICH Internet Application (RIA).</w:t>
      </w:r>
    </w:p>
    <w:p>
      <w:pPr>
        <w:pStyle w:val="Normal"/>
        <w:numPr>
          <w:ilvl w:val="0"/>
          <w:numId w:val="286"/>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provides developers options to write client side application (using JavaScript) in a clean MVC (Model View Controller) way.</w:t>
      </w:r>
    </w:p>
    <w:p>
      <w:pPr>
        <w:pStyle w:val="Normal"/>
        <w:numPr>
          <w:ilvl w:val="0"/>
          <w:numId w:val="286"/>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Application written in AngularJS is cross-browser compliant. AngularJS automatically handles JavaScript code suitable for each browser.</w:t>
      </w:r>
    </w:p>
    <w:p>
      <w:pPr>
        <w:pStyle w:val="Normal"/>
        <w:numPr>
          <w:ilvl w:val="0"/>
          <w:numId w:val="286"/>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is open source, completely free, and used by thousands of developers around the world. It is licensed under the Apache License version 2.0.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data binding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Data binding is the automatic synchronization of data between model and view components. ng-model directive is used in data binding.</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scope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Scopes are objects that refer to the model. They act as glue between controller and view.</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are the controllers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Controllers are JavaScript functions that are bound to a particular scope. They are the prime actors in AngularJS framework and carry functions to operate on data and decide which view is to be updated to show the updated model based data.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are the services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come with several built-in services. For example $https: service is used to make XMLHttpRequests (Ajax calls). Services are singleton objects which are instantiated only once in app.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are the filters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Filters select a subset of items from an array and return a new array. Filters are used to show filtered items from a list of items based on defined criteria.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directives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Directives are markers on DOM elements (such as elements, attributes, css, and more). These can be used to create custom HTML tags that serve as new, custom widgets. AngularJS has built-in directives (ng-bind, ng-model, etc) to perform most of the task that developers have to do.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templates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Templates are the rendered view with information from the controller and model. These can be a single file (like index.html) or multiple views in one page using "partials".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routing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 is concept of switching views. AngularJS based controller decides which view to render based on the business logic.</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deep linking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Deep linking allows you to encode the state of application in the URL so that it can be bookmarked. The application can then be restored from the URL to the same state.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are the advantages of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Following are the advantages of AngularJS.</w:t>
      </w:r>
    </w:p>
    <w:p>
      <w:pPr>
        <w:pStyle w:val="Normal"/>
        <w:numPr>
          <w:ilvl w:val="0"/>
          <w:numId w:val="28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provides capability to create Single Page Application in a very clean and maintainable way.</w:t>
      </w:r>
    </w:p>
    <w:p>
      <w:pPr>
        <w:pStyle w:val="Normal"/>
        <w:numPr>
          <w:ilvl w:val="0"/>
          <w:numId w:val="28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provides data binding capability to HTML thus giving user a rich and responsive experience.</w:t>
      </w:r>
    </w:p>
    <w:p>
      <w:pPr>
        <w:pStyle w:val="Normal"/>
        <w:numPr>
          <w:ilvl w:val="0"/>
          <w:numId w:val="28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code is unit testable.</w:t>
      </w:r>
    </w:p>
    <w:p>
      <w:pPr>
        <w:pStyle w:val="Normal"/>
        <w:numPr>
          <w:ilvl w:val="0"/>
          <w:numId w:val="28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uses dependency injection and make use of separation of concerns.</w:t>
      </w:r>
    </w:p>
    <w:p>
      <w:pPr>
        <w:pStyle w:val="Normal"/>
        <w:numPr>
          <w:ilvl w:val="0"/>
          <w:numId w:val="28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provides reusable components.</w:t>
      </w:r>
    </w:p>
    <w:p>
      <w:pPr>
        <w:pStyle w:val="Normal"/>
        <w:numPr>
          <w:ilvl w:val="0"/>
          <w:numId w:val="28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With AngularJS, developer writes less code and gets more functionality.</w:t>
      </w:r>
    </w:p>
    <w:p>
      <w:pPr>
        <w:pStyle w:val="Normal"/>
        <w:numPr>
          <w:ilvl w:val="0"/>
          <w:numId w:val="28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AngularJS, views are pure html pages, and controllers written in JavaScript do the business processing.</w:t>
      </w:r>
    </w:p>
    <w:p>
      <w:pPr>
        <w:pStyle w:val="Normal"/>
        <w:numPr>
          <w:ilvl w:val="0"/>
          <w:numId w:val="287"/>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applications can run on all major browsers and smart phones including Android and iOS based phones/tablets.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are the disadvantages of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Following are the disadvantages of AngularJS.</w:t>
      </w:r>
    </w:p>
    <w:p>
      <w:pPr>
        <w:pStyle w:val="Normal"/>
        <w:numPr>
          <w:ilvl w:val="0"/>
          <w:numId w:val="288"/>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Not Secure</w:t>
      </w:r>
      <w:r>
        <w:rPr>
          <w:rFonts w:eastAsia="Times New Roman" w:cs="Times New Roman" w:ascii="Times New Roman" w:hAnsi="Times New Roman"/>
          <w:color w:val="000000"/>
          <w:sz w:val="24"/>
          <w:szCs w:val="24"/>
        </w:rPr>
        <w:t> − Being JavaScript only framework, application written in AngularJS are not safe. Server side authentication and authorization is must to keep an application secure.</w:t>
      </w:r>
    </w:p>
    <w:p>
      <w:pPr>
        <w:pStyle w:val="Normal"/>
        <w:numPr>
          <w:ilvl w:val="0"/>
          <w:numId w:val="288"/>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Not degradable</w:t>
      </w:r>
      <w:r>
        <w:rPr>
          <w:rFonts w:eastAsia="Times New Roman" w:cs="Times New Roman" w:ascii="Times New Roman" w:hAnsi="Times New Roman"/>
          <w:color w:val="000000"/>
          <w:sz w:val="24"/>
          <w:szCs w:val="24"/>
        </w:rPr>
        <w:t> − If your application user disables JavaScript then user will just see the basic page and nothing more.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Which are the core directives of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Following are the three core directives of AngularJS.</w:t>
      </w:r>
    </w:p>
    <w:p>
      <w:pPr>
        <w:pStyle w:val="Normal"/>
        <w:numPr>
          <w:ilvl w:val="0"/>
          <w:numId w:val="289"/>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ng-app</w:t>
      </w:r>
      <w:r>
        <w:rPr>
          <w:rFonts w:eastAsia="Times New Roman" w:cs="Times New Roman" w:ascii="Times New Roman" w:hAnsi="Times New Roman"/>
          <w:color w:val="000000"/>
          <w:sz w:val="24"/>
          <w:szCs w:val="24"/>
        </w:rPr>
        <w:t> − This directive defines and links an AngularJS application to HTML.</w:t>
      </w:r>
    </w:p>
    <w:p>
      <w:pPr>
        <w:pStyle w:val="Normal"/>
        <w:numPr>
          <w:ilvl w:val="0"/>
          <w:numId w:val="289"/>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ng-model</w:t>
      </w:r>
      <w:r>
        <w:rPr>
          <w:rFonts w:eastAsia="Times New Roman" w:cs="Times New Roman" w:ascii="Times New Roman" w:hAnsi="Times New Roman"/>
          <w:color w:val="000000"/>
          <w:sz w:val="24"/>
          <w:szCs w:val="24"/>
        </w:rPr>
        <w:t> − This directive binds the values of AngularJS application data to HTML input controls.</w:t>
      </w:r>
    </w:p>
    <w:p>
      <w:pPr>
        <w:pStyle w:val="Normal"/>
        <w:numPr>
          <w:ilvl w:val="0"/>
          <w:numId w:val="289"/>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ng-bind</w:t>
      </w:r>
      <w:r>
        <w:rPr>
          <w:rFonts w:eastAsia="Times New Roman" w:cs="Times New Roman" w:ascii="Times New Roman" w:hAnsi="Times New Roman"/>
          <w:color w:val="000000"/>
          <w:sz w:val="24"/>
          <w:szCs w:val="24"/>
        </w:rPr>
        <w:t> − This directive binds the AngularJS Application data to HTML tags.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AngularJS boot process.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When the page is loaded in the browser, following things happen:</w:t>
      </w:r>
    </w:p>
    <w:p>
      <w:pPr>
        <w:pStyle w:val="Normal"/>
        <w:numPr>
          <w:ilvl w:val="0"/>
          <w:numId w:val="29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HTML document is loaded into the browser, and evaluated by the browser. AngularJS JavaScript file is loaded; the angular </w:t>
      </w:r>
      <w:r>
        <w:rPr>
          <w:rFonts w:eastAsia="Times New Roman" w:cs="Times New Roman" w:ascii="Times New Roman" w:hAnsi="Times New Roman"/>
          <w:i/>
          <w:iCs/>
          <w:color w:val="000000"/>
          <w:sz w:val="24"/>
          <w:szCs w:val="24"/>
        </w:rPr>
        <w:t>global</w:t>
      </w:r>
      <w:r>
        <w:rPr>
          <w:rFonts w:eastAsia="Times New Roman" w:cs="Times New Roman" w:ascii="Times New Roman" w:hAnsi="Times New Roman"/>
          <w:color w:val="000000"/>
          <w:sz w:val="24"/>
          <w:szCs w:val="24"/>
        </w:rPr>
        <w:t> object is created. Next, JavaScript which registers controller functions is executed.</w:t>
      </w:r>
    </w:p>
    <w:p>
      <w:pPr>
        <w:pStyle w:val="Normal"/>
        <w:numPr>
          <w:ilvl w:val="0"/>
          <w:numId w:val="29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Next AngularJS scans through the HTML to look for AngularJS apps and views. Once view is located, it connects that view to the corresponding controller function.</w:t>
      </w:r>
    </w:p>
    <w:p>
      <w:pPr>
        <w:pStyle w:val="Normal"/>
        <w:numPr>
          <w:ilvl w:val="0"/>
          <w:numId w:val="290"/>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Next, AngularJS executes the controller functions. It then renders the views with data from the model populated by the controller. The page gets ready.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MVC?</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u w:val="single"/>
        </w:rPr>
        <w:t>M</w:t>
      </w:r>
      <w:r>
        <w:rPr>
          <w:rFonts w:eastAsia="Times New Roman" w:cs="Times New Roman" w:ascii="Times New Roman" w:hAnsi="Times New Roman"/>
          <w:color w:val="000000"/>
          <w:sz w:val="24"/>
          <w:szCs w:val="24"/>
        </w:rPr>
        <w:t>odel </w:t>
      </w:r>
      <w:r>
        <w:rPr>
          <w:rFonts w:eastAsia="Times New Roman" w:cs="Times New Roman" w:ascii="Times New Roman" w:hAnsi="Times New Roman"/>
          <w:b/>
          <w:bCs/>
          <w:color w:val="000000"/>
          <w:sz w:val="24"/>
          <w:szCs w:val="24"/>
          <w:u w:val="single"/>
        </w:rPr>
        <w:t>V</w:t>
      </w:r>
      <w:r>
        <w:rPr>
          <w:rFonts w:eastAsia="Times New Roman" w:cs="Times New Roman" w:ascii="Times New Roman" w:hAnsi="Times New Roman"/>
          <w:color w:val="000000"/>
          <w:sz w:val="24"/>
          <w:szCs w:val="24"/>
        </w:rPr>
        <w:t>iew </w:t>
      </w:r>
      <w:r>
        <w:rPr>
          <w:rFonts w:eastAsia="Times New Roman" w:cs="Times New Roman" w:ascii="Times New Roman" w:hAnsi="Times New Roman"/>
          <w:b/>
          <w:bCs/>
          <w:color w:val="000000"/>
          <w:sz w:val="24"/>
          <w:szCs w:val="24"/>
          <w:u w:val="single"/>
        </w:rPr>
        <w:t>C</w:t>
      </w:r>
      <w:r>
        <w:rPr>
          <w:rFonts w:eastAsia="Times New Roman" w:cs="Times New Roman" w:ascii="Times New Roman" w:hAnsi="Times New Roman"/>
          <w:color w:val="000000"/>
          <w:sz w:val="24"/>
          <w:szCs w:val="24"/>
        </w:rPr>
        <w:t>ontroller or MVC as it is popularly called, is a software design pattern for developing web applications. A Model View Controller pattern is made up of the following three parts:</w:t>
      </w:r>
    </w:p>
    <w:p>
      <w:pPr>
        <w:pStyle w:val="Normal"/>
        <w:numPr>
          <w:ilvl w:val="0"/>
          <w:numId w:val="291"/>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Model</w:t>
      </w:r>
      <w:r>
        <w:rPr>
          <w:rFonts w:eastAsia="Times New Roman" w:cs="Times New Roman" w:ascii="Times New Roman" w:hAnsi="Times New Roman"/>
          <w:color w:val="000000"/>
          <w:sz w:val="24"/>
          <w:szCs w:val="24"/>
        </w:rPr>
        <w:t> − It is the lowest level of the pattern responsible for maintaining data.</w:t>
      </w:r>
    </w:p>
    <w:p>
      <w:pPr>
        <w:pStyle w:val="Normal"/>
        <w:numPr>
          <w:ilvl w:val="0"/>
          <w:numId w:val="291"/>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View</w:t>
      </w:r>
      <w:r>
        <w:rPr>
          <w:rFonts w:eastAsia="Times New Roman" w:cs="Times New Roman" w:ascii="Times New Roman" w:hAnsi="Times New Roman"/>
          <w:color w:val="000000"/>
          <w:sz w:val="24"/>
          <w:szCs w:val="24"/>
        </w:rPr>
        <w:t> − It is responsible for displaying all or a portion of the data to the user.</w:t>
      </w:r>
    </w:p>
    <w:p>
      <w:pPr>
        <w:pStyle w:val="Normal"/>
        <w:numPr>
          <w:ilvl w:val="0"/>
          <w:numId w:val="291"/>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Controller</w:t>
      </w:r>
      <w:r>
        <w:rPr>
          <w:rFonts w:eastAsia="Times New Roman" w:cs="Times New Roman" w:ascii="Times New Roman" w:hAnsi="Times New Roman"/>
          <w:color w:val="000000"/>
          <w:sz w:val="24"/>
          <w:szCs w:val="24"/>
        </w:rPr>
        <w:t> − It is a software Code that controls the interactions between the Model and View.</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ng-app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ng-app directive defines and links an AngularJS application to HTML. It also indicate the start of the application.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ng-model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ng-model directive binds the values of AngularJS application data to HTML input controls. It creates a model variable which can be used with the html page and within the container control( for example, div) having ng-app directive.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ng-bind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ng-bind directive binds the AngularJS Application data to HTML tags. ng-bind updates the model created by ng-model directive to be displayed in the html tag whenever user input something in the control or updates the html control's data when model data is updated by controller.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ng-controller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ng-controller directive tells AngularJS what controller to use with this view. AngularJS application mainly relies on controllers to control the flow of data in the application. A controller is a JavaScript object containing attributes/properties and functions. Each controller accepts $scope as a parameter which refers to the application/module that controller is to control.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How AngularJS integrates with HTML?</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being a pure javaScript based library integrates easily with HTML.</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Step 1</w:t>
      </w:r>
      <w:r>
        <w:rPr>
          <w:rFonts w:eastAsia="Times New Roman" w:cs="Times New Roman" w:ascii="Times New Roman" w:hAnsi="Times New Roman"/>
          <w:color w:val="000000"/>
          <w:sz w:val="24"/>
          <w:szCs w:val="24"/>
        </w:rPr>
        <w:t> − Include angularjs javascript libray in the html page</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&lt;head&gt;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&lt;script src = "https://ajax.googleapis.com/ajax/libs/angularjs/1.3.14/angular.min.js"&gt;&lt;/script&gt;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&lt;/head&gt;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Step 2</w:t>
      </w:r>
      <w:r>
        <w:rPr>
          <w:rFonts w:eastAsia="Times New Roman" w:cs="Times New Roman" w:ascii="Times New Roman" w:hAnsi="Times New Roman"/>
          <w:color w:val="000000"/>
          <w:sz w:val="24"/>
          <w:szCs w:val="24"/>
        </w:rPr>
        <w:t> − Point to AngularJS app</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Next we tell what part of the HTML contains the AngularJS app. This done by adding the </w:t>
      </w:r>
      <w:r>
        <w:rPr>
          <w:rFonts w:eastAsia="Times New Roman" w:cs="Times New Roman" w:ascii="Times New Roman" w:hAnsi="Times New Roman"/>
          <w:i/>
          <w:iCs/>
          <w:color w:val="000000"/>
          <w:sz w:val="24"/>
          <w:szCs w:val="24"/>
        </w:rPr>
        <w:t>ng-app</w:t>
      </w:r>
      <w:r>
        <w:rPr>
          <w:rFonts w:eastAsia="Times New Roman" w:cs="Times New Roman" w:ascii="Times New Roman" w:hAnsi="Times New Roman"/>
          <w:color w:val="000000"/>
          <w:sz w:val="24"/>
          <w:szCs w:val="24"/>
        </w:rPr>
        <w:t> attribute to the root HTML element of the AngularJS app. You can either add it to </w:t>
      </w:r>
      <w:r>
        <w:rPr>
          <w:rFonts w:eastAsia="Times New Roman" w:cs="Times New Roman" w:ascii="Times New Roman" w:hAnsi="Times New Roman"/>
          <w:i/>
          <w:iCs/>
          <w:color w:val="000000"/>
          <w:sz w:val="24"/>
          <w:szCs w:val="24"/>
        </w:rPr>
        <w:t>html</w:t>
      </w:r>
      <w:r>
        <w:rPr>
          <w:rFonts w:eastAsia="Times New Roman" w:cs="Times New Roman" w:ascii="Times New Roman" w:hAnsi="Times New Roman"/>
          <w:color w:val="000000"/>
          <w:sz w:val="24"/>
          <w:szCs w:val="24"/>
        </w:rPr>
        <w:t> element or </w:t>
      </w:r>
      <w:r>
        <w:rPr>
          <w:rFonts w:eastAsia="Times New Roman" w:cs="Times New Roman" w:ascii="Times New Roman" w:hAnsi="Times New Roman"/>
          <w:i/>
          <w:iCs/>
          <w:color w:val="000000"/>
          <w:sz w:val="24"/>
          <w:szCs w:val="24"/>
        </w:rPr>
        <w:t>body</w:t>
      </w:r>
      <w:r>
        <w:rPr>
          <w:rFonts w:eastAsia="Times New Roman" w:cs="Times New Roman" w:ascii="Times New Roman" w:hAnsi="Times New Roman"/>
          <w:color w:val="000000"/>
          <w:sz w:val="24"/>
          <w:szCs w:val="24"/>
        </w:rPr>
        <w:t> element as shown below:</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&lt;body ng-app = "myapp"&gt;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ng-init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ng-init directive initializes an AngularJS Application data. It is used to put values to the variables to be used in the application.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ng-repeat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ng-repeat directive repeats html elements for each item in a collection.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are AngularJS expressions?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Expressions are used to bind application data to html. Expressions are written inside double braces like {{ expression}}. Expressions behave in same way as ng-bind directives. AngularJS application expressions are pure JavaScript expressions and outputs the data where they are used.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uppercase filter.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Uppercase filter converts a text to upper case text.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below example, we've added uppercase filter to an expression using pipe character. Here we've added uppercase filter to print student name in all capital letters.</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Enter first name:&lt;input type = "text" ng-model = "student.firstName"&gt;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Enter last name: &lt;input type = "text" ng-model = "student.lastName"&gt;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Name in Upper Case: {{student.fullName() | uppercase}}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lowercase filter.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Lowercase filter converts a text to lower case text.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below example, we've added lowercase filter to an expression using pipe character. Here we've added lowercase filter to print student name in all lowercase letters.</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Enter first name:&lt;input type = "text" ng-model = "student.firstName"&gt;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Enter last name: &lt;input type = "text" ng-model = "student.lastName"&gt;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Name in Upper Case: {{student.fullName() | lowercase}}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currency filter.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Currency filter formats text in a currency format.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below example, we've added currency filter to an expression returning number using pipe character. Here we've added currency filter to print fees using currency format.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Enter fees: &lt;input type = "text" ng-model = "student.fees"&gt;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fees: {{student.fees | currency}}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filter filter.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filter filter is used to filter the array to a subset of it based on provided criteria.</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below example, to display only required subjects, we've used subjectName as filter.</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Enter subject: &lt;input type = "text" ng-model = "subjectName"&gt;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Subject: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&lt;ul&gt;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&lt;li ng-repeat = "subject in student.subjects | filter: subjectName"&gt;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subject.name + ', marks:' + subject.marks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&lt;/li&gt;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orderby filter.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orderby filter orders the array based on provided criteria.</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below example, to order subjects by marks, we've used orderBy marks.</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Subject: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&lt;ul&gt;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&lt;li ng-repeat = "subject in student.subjects | orderBy:'marks'"&gt;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subject.name + ', marks:' + subject.marks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&lt;/li&gt;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ng-disabled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ng-disabled directive disables a given control.</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below example, we've added ng-disabled attribute to a HTML button and pass it a model. Then we've attached the model to an checkbox and can see the variation.</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&lt;input type = "checkbox" ng-model = "enableDisableButton"&gt;Disable Button</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&lt;button ng-disabled = "enableDisableButton"&gt;Click Me!&lt;/button&gt;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ng-show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ng-show directive shows a given control.</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below example, we've added ng-show attribute to a HTML button and pass it a model. Then we've attached the model to a checkbox and can see the variation.</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&lt;input type = "checkbox" ng-model = "showHide1"&gt;Show Button</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&lt;button ng-show = "showHide1"&gt;Click Me!&lt;/button&gt;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ng-hide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ng-hide directive hides a given control.</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below example, we've added ng-hide attribute to a HTML button and pass it a model. Then we've attached the model to a checkbox and can see the variation.</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&lt;input type = "checkbox" ng-model = "showHide2"&gt;Hide Button</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&lt;button ng-hide = "showHide2"&gt;Click Me!&lt;/button&gt;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ng-click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ng-click directive represents a AngularJS click event.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below example, we've added ng-click attribute to a HTML button and added an expression to updated a model. Then we can see the variation.</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&lt;p&gt;Total click: {{ clickCounter }}&lt;/p&gt;&lt;/td&gt;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&lt;button ng-click = "clickCounter = clickCounter + 1"&gt;Click Me!&lt;/button&gt;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How angular.module works?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angular.module is used to create AngularJS modules along with its dependent modules. Consider the following example:</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var mainApp = angular.module("mainApp", []);</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Here we've declared an application </w:t>
      </w:r>
      <w:r>
        <w:rPr>
          <w:rFonts w:eastAsia="Times New Roman" w:cs="Times New Roman" w:ascii="Times New Roman" w:hAnsi="Times New Roman"/>
          <w:b/>
          <w:bCs/>
          <w:color w:val="000000"/>
          <w:sz w:val="24"/>
          <w:szCs w:val="24"/>
        </w:rPr>
        <w:t>mainApp</w:t>
      </w:r>
      <w:r>
        <w:rPr>
          <w:rFonts w:eastAsia="Times New Roman" w:cs="Times New Roman" w:ascii="Times New Roman" w:hAnsi="Times New Roman"/>
          <w:color w:val="000000"/>
          <w:sz w:val="24"/>
          <w:szCs w:val="24"/>
        </w:rPr>
        <w:t> module using angular.module function. We've passed an empty array to it. This array generally contains dependent modules declared earlier.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How to validate data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enriches form filling and validation. We can use $dirty and $invalid flags to do the validations in seamless way. Use novalidate with a form declaration to disable any browser specific validation.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Following can be used to track error.</w:t>
      </w:r>
    </w:p>
    <w:p>
      <w:pPr>
        <w:pStyle w:val="Normal"/>
        <w:numPr>
          <w:ilvl w:val="0"/>
          <w:numId w:val="29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$dirty</w:t>
      </w:r>
      <w:r>
        <w:rPr>
          <w:rFonts w:eastAsia="Times New Roman" w:cs="Times New Roman" w:ascii="Times New Roman" w:hAnsi="Times New Roman"/>
          <w:color w:val="000000"/>
          <w:sz w:val="24"/>
          <w:szCs w:val="24"/>
        </w:rPr>
        <w:t> − states that value has been changed.</w:t>
      </w:r>
    </w:p>
    <w:p>
      <w:pPr>
        <w:pStyle w:val="Normal"/>
        <w:numPr>
          <w:ilvl w:val="0"/>
          <w:numId w:val="29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$invalid</w:t>
      </w:r>
      <w:r>
        <w:rPr>
          <w:rFonts w:eastAsia="Times New Roman" w:cs="Times New Roman" w:ascii="Times New Roman" w:hAnsi="Times New Roman"/>
          <w:color w:val="000000"/>
          <w:sz w:val="24"/>
          <w:szCs w:val="24"/>
        </w:rPr>
        <w:t> − states that value entered is invalid.</w:t>
      </w:r>
    </w:p>
    <w:p>
      <w:pPr>
        <w:pStyle w:val="Normal"/>
        <w:numPr>
          <w:ilvl w:val="0"/>
          <w:numId w:val="292"/>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$error</w:t>
      </w:r>
      <w:r>
        <w:rPr>
          <w:rFonts w:eastAsia="Times New Roman" w:cs="Times New Roman" w:ascii="Times New Roman" w:hAnsi="Times New Roman"/>
          <w:color w:val="000000"/>
          <w:sz w:val="24"/>
          <w:szCs w:val="24"/>
        </w:rPr>
        <w:t> − states the exact 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Explain ng-include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Using AngularJS, we can embed HTML pages within a HTML page using ng-include directive.</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&lt;div ng-app = "" ng-controller = "studentController"&gt;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&lt;div ng-include = "'main.htm'"&gt;&lt;/div&gt;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&lt;div ng-include = "'subjects.htm'"&gt;&lt;/div&gt;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How to make an ajax call using Angular 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provides $https: control which works as a service to make ajax call to read data from the server. The server makes a database call to get the desired records. AngularJS needs data in JSON format. Once the data is ready, $https: can be used to get the data from server in the following manner:</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function studentController($scope,$https:)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var url = "data.txt";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$https:.get(url).success( function(response)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$scope.students = response;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use of $routeProvider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$routeProvider is the key service which set the configuration of urls, maps them with the corresponding html page or ng-template, and attaches a controller with the same.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$rootScope?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Scope is a special JavaScript object which plays the role of joining controller with the views. Scope contains the model data. In controllers, model data is accessed via $scope object. $rootScope is the parent of all of the scope variables.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scope hierarchy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Scopes are controllers specific. If we define nested controllers then child controller will inherit the scope of its parent controller.</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&lt;script&gt;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var mainApp = angular.module("mainApp",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mainApp.controller("shapeController", function($scope)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$scope.message = "In shape controller";</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$scope.type = "Shape";</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ab/>
        <w:t xml:space="preserve">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mainApp.controller("circleController", function($scope)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$scope.message = "In circle controller";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&lt;/script&gt;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Following are the important points to be considered in above example.</w:t>
      </w:r>
    </w:p>
    <w:p>
      <w:pPr>
        <w:pStyle w:val="Normal"/>
        <w:numPr>
          <w:ilvl w:val="0"/>
          <w:numId w:val="293"/>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We've set values to models in shapeController.</w:t>
      </w:r>
    </w:p>
    <w:p>
      <w:pPr>
        <w:pStyle w:val="Normal"/>
        <w:numPr>
          <w:ilvl w:val="0"/>
          <w:numId w:val="293"/>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We've overridden message in child controller circleController. When "message" is used within module of controller circleController, the overridden message will be used.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a service?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Services are JavaScript functions and are responsible to do specific tasks only. Each service is responsible for a specific task for example, $https: is used to make ajax call to get the server data. $route is used to define the routing information and so on. Inbuilt services are always prefixed with $ symbol.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service method?</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Using service method, we define a service and then assign method to it. We've also injected an already available service to it.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mainApp.service('CalcService', function(MathService)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this.square = function(a) {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return MathService.multiply(a,a);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ab/>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factory method?</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Using factory method, we first define a factory and then assign method to it.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var mainApp = angular.module("mainApp",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mainApp.factory('MathService', function() {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var factory = {};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ab/>
        <w:tab/>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factory.multiply = function(a, b)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return a * b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factory;</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are the differences between service and factory methods?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factory method is used to define a factory which can later be used to create services as and when required whereas service method is used to create a service whose purpose is to do some defined task.</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Which components can be injected as a dependency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provides a supreme Dependency Injection mechanism. It provides following core components which can be injected into each other as dependencies.</w:t>
      </w:r>
    </w:p>
    <w:p>
      <w:pPr>
        <w:pStyle w:val="Normal"/>
        <w:numPr>
          <w:ilvl w:val="0"/>
          <w:numId w:val="294"/>
        </w:numPr>
        <w:spacing w:lineRule="atLeast" w:line="360" w:beforeAutospacing="1"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value</w:t>
      </w:r>
    </w:p>
    <w:p>
      <w:pPr>
        <w:pStyle w:val="Normal"/>
        <w:numPr>
          <w:ilvl w:val="0"/>
          <w:numId w:val="294"/>
        </w:numPr>
        <w:spacing w:lineRule="atLeast" w:line="360" w:before="0"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factory</w:t>
      </w:r>
    </w:p>
    <w:p>
      <w:pPr>
        <w:pStyle w:val="Normal"/>
        <w:numPr>
          <w:ilvl w:val="0"/>
          <w:numId w:val="294"/>
        </w:numPr>
        <w:spacing w:lineRule="atLeast" w:line="360" w:before="0"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service</w:t>
      </w:r>
    </w:p>
    <w:p>
      <w:pPr>
        <w:pStyle w:val="Normal"/>
        <w:numPr>
          <w:ilvl w:val="0"/>
          <w:numId w:val="294"/>
        </w:numPr>
        <w:spacing w:lineRule="atLeast" w:line="360" w:before="0"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provider</w:t>
      </w:r>
    </w:p>
    <w:p>
      <w:pPr>
        <w:pStyle w:val="Normal"/>
        <w:numPr>
          <w:ilvl w:val="0"/>
          <w:numId w:val="294"/>
        </w:numPr>
        <w:spacing w:lineRule="atLeast" w:line="360" w:before="0" w:after="7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constant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provider?</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provider is used by AngularJS internally to create services, factory etc. during config phase(phase during which AngularJS bootstraps itself). Below mention script can be used to create MathService that we've created earlier. Provider is a special factory method with a method get() which is used to return the value/service/factory.</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//define a module</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var mainApp = angular.module("mainApp",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//create a service using provider which defines a method square to return square of a number.</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mainApp.config(function($provide)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$provide.provider('MathService', function()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ab/>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this.$get = function()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var factory = {};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factory.multiply = function(a, b)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return a * b; </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factory;</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ab/>
        <w:tab/>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constant?</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constants are used to pass values at config phase considering the fact that value cannot be used to be passed during config phase.</w:t>
      </w:r>
    </w:p>
    <w:p>
      <w:pPr>
        <w:pStyle w:val="Normal"/>
        <w:pBdr>
          <w:top w:val="single" w:sz="6" w:space="4" w:color="D6D6D6"/>
          <w:left w:val="single" w:sz="6" w:space="4" w:color="D6D6D6"/>
          <w:bottom w:val="single" w:sz="6" w:space="4" w:color="D6D6D6"/>
          <w:right w:val="single" w:sz="6" w:space="4" w:color="D6D6D6"/>
        </w:pBdr>
        <w:shd w:val="clear" w:color="auto" w:fill="F1F1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sz w:val="18"/>
          <w:szCs w:val="18"/>
        </w:rPr>
      </w:pPr>
      <w:r>
        <w:rPr>
          <w:rFonts w:eastAsia="Times New Roman" w:cs="Consolas" w:ascii="Consolas" w:hAnsi="Consolas"/>
          <w:color w:val="000000"/>
          <w:sz w:val="18"/>
          <w:szCs w:val="18"/>
        </w:rPr>
        <w:t>mainApp.constant("configParam", "constant value");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Is AngularJS extensible?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Yes! In AngularJS we can create custom directive to extend AngularJS existing functionalities.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Custom directives are used in AngularJS to extend the functionality of HTML. Custom directives are defined using "directive" function. A custom directive simply replaces the element for which it is activated. AngularJS application during bootstrap finds the matching elements and do one time activity using its compile() method of the custom directive then process the element using link() method of the custom directive based on the scope of the directive.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On which types of component can we create a custom directive?</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provides support to create custom directives for following type of elements.</w:t>
      </w:r>
    </w:p>
    <w:p>
      <w:pPr>
        <w:pStyle w:val="Normal"/>
        <w:numPr>
          <w:ilvl w:val="0"/>
          <w:numId w:val="295"/>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Element directives</w:t>
      </w:r>
      <w:r>
        <w:rPr>
          <w:rFonts w:eastAsia="Times New Roman" w:cs="Times New Roman" w:ascii="Times New Roman" w:hAnsi="Times New Roman"/>
          <w:color w:val="000000"/>
          <w:sz w:val="24"/>
          <w:szCs w:val="24"/>
        </w:rPr>
        <w:t> − Directive activates when a matching element is encountered.</w:t>
      </w:r>
    </w:p>
    <w:p>
      <w:pPr>
        <w:pStyle w:val="Normal"/>
        <w:numPr>
          <w:ilvl w:val="0"/>
          <w:numId w:val="295"/>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Attribute</w:t>
      </w:r>
      <w:r>
        <w:rPr>
          <w:rFonts w:eastAsia="Times New Roman" w:cs="Times New Roman" w:ascii="Times New Roman" w:hAnsi="Times New Roman"/>
          <w:color w:val="000000"/>
          <w:sz w:val="24"/>
          <w:szCs w:val="24"/>
        </w:rPr>
        <w:t> − Directive activates when a matching attribute is encountered.</w:t>
      </w:r>
    </w:p>
    <w:p>
      <w:pPr>
        <w:pStyle w:val="Normal"/>
        <w:numPr>
          <w:ilvl w:val="0"/>
          <w:numId w:val="295"/>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CSS</w:t>
      </w:r>
      <w:r>
        <w:rPr>
          <w:rFonts w:eastAsia="Times New Roman" w:cs="Times New Roman" w:ascii="Times New Roman" w:hAnsi="Times New Roman"/>
          <w:color w:val="000000"/>
          <w:sz w:val="24"/>
          <w:szCs w:val="24"/>
        </w:rPr>
        <w:t> − Directive activates when a matching css style is encountered.</w:t>
      </w:r>
    </w:p>
    <w:p>
      <w:pPr>
        <w:pStyle w:val="Normal"/>
        <w:numPr>
          <w:ilvl w:val="0"/>
          <w:numId w:val="295"/>
        </w:numPr>
        <w:spacing w:lineRule="atLeast" w:line="360" w:before="0" w:after="144"/>
        <w:ind w:left="768" w:right="48"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Comment</w:t>
      </w:r>
      <w:r>
        <w:rPr>
          <w:rFonts w:eastAsia="Times New Roman" w:cs="Times New Roman" w:ascii="Times New Roman" w:hAnsi="Times New Roman"/>
          <w:color w:val="000000"/>
          <w:sz w:val="24"/>
          <w:szCs w:val="24"/>
        </w:rPr>
        <w:t> − Directive activates when a matching comment is encountered.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What is internationalization?</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Internationalization is a way to show locale specific information on a website. For example, display content of a website in English language in United States and in Danish in France.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How to implement internationalization in AngularJS?</w:t>
      </w:r>
    </w:p>
    <w:p>
      <w:pPr>
        <w:pStyle w:val="Normal"/>
        <w:spacing w:lineRule="atLeast" w:line="360" w:before="0" w:after="144"/>
        <w:ind w:left="48"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AngularJS supports inbuilt internationalization for three types of filters currency, date and numbers. We only need to incorporate corresponding js according to locale of the country. By default it handles the locale of the browser. For example, to use Danish locale, use following script</w:t>
      </w:r>
    </w:p>
    <w:p>
      <w:pPr>
        <w:pStyle w:val="Normal"/>
        <w:pBdr>
          <w:top w:val="single" w:sz="6" w:space="4" w:color="D6D6D6"/>
          <w:left w:val="single" w:sz="6" w:space="4" w:color="D6D6D6"/>
          <w:bottom w:val="single" w:sz="6" w:space="4" w:color="D6D6D6"/>
          <w:right w:val="single" w:sz="6" w:space="4" w:color="D6D6D6"/>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0" w:before="225" w:after="150"/>
        <w:rPr>
          <w:rFonts w:ascii="Consolas" w:hAnsi="Consolas" w:eastAsia="Times New Roman" w:cs="Consolas"/>
          <w:sz w:val="20"/>
          <w:szCs w:val="20"/>
        </w:rPr>
      </w:pPr>
      <w:r>
        <w:rPr>
          <w:rFonts w:eastAsia="Times New Roman" w:cs="Consolas" w:ascii="Consolas" w:hAnsi="Consolas"/>
          <w:color w:val="000000"/>
          <w:sz w:val="20"/>
          <w:szCs w:val="20"/>
        </w:rPr>
        <w:t>&lt;script src = "https://code.angularjs.org/1.2.5/i18n/angular-locale_da-dk.js"&gt;&lt;/script&gt;</w:t>
      </w:r>
    </w:p>
    <w:p>
      <w:pPr>
        <w:pStyle w:val="Normal"/>
        <w:rPr>
          <w:color w:val="000000"/>
        </w:rPr>
      </w:pPr>
      <w:r>
        <w:rPr>
          <w:color w:val="000000"/>
        </w:rPr>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numPr>
          <w:ilvl w:val="0"/>
          <w:numId w:val="296"/>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1. What Are Components In Angular?</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Answer :</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The Concepts of Angular Components  -</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Components are the most basic building block of a UI in Angular applications and it controls views (HTML/CSS). They also communicate with other components and services to bring functionality to your applications.</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Technically components are basically TypeScript classes that interact with the HTML files of the components, which get displayed on the browsers.</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The component is the core functionality of Angular applications but you need to know to pass the data into the components to configure them.</w:t>
      </w:r>
    </w:p>
    <w:p>
      <w:pPr>
        <w:pStyle w:val="Normal"/>
        <w:numPr>
          <w:ilvl w:val="0"/>
          <w:numId w:val="296"/>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2. What's New In Angular 6? What Are Improvements In Angular 6?</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Answer :</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The Angular Team are working on lots of bug fixes, new features and added/update/remove/ re-introduce/ and many more things.</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Let’s start to explore all changes of Angular 6 step by step:</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Added ng update -</w:t>
      </w:r>
      <w:r>
        <w:rPr>
          <w:rFonts w:eastAsia="Times New Roman" w:cs="Times New Roman" w:ascii="Roboto" w:hAnsi="Roboto"/>
          <w:color w:val="000000"/>
          <w:sz w:val="24"/>
          <w:szCs w:val="24"/>
        </w:rPr>
        <w:t> This CLI commands will update your angular project dependencies to their latest versions. The ng update is normal package manager tools to identify and update other dependencies.</w:t>
      </w:r>
    </w:p>
    <w:p>
      <w:pPr>
        <w:pStyle w:val="Normal"/>
        <w:shd w:val="clear" w:color="auto" w:fill="FFFFFF"/>
        <w:spacing w:lineRule="auto" w:line="240" w:before="0" w:after="0"/>
        <w:ind w:left="150" w:right="150" w:hanging="0"/>
        <w:rPr/>
      </w:pPr>
      <w:hyperlink r:id="rId155" w:tgtFrame="HTML 5 Interview Questions">
        <w:r>
          <w:rPr>
            <w:rStyle w:val="ListLabel1965"/>
            <w:rFonts w:eastAsia="Times New Roman" w:cs="Times New Roman" w:ascii="Roboto" w:hAnsi="Roboto"/>
            <w:color w:val="000000"/>
            <w:sz w:val="24"/>
            <w:szCs w:val="24"/>
            <w:u w:val="single"/>
            <w:bdr w:val="single" w:sz="6" w:space="7" w:color="0277BB"/>
          </w:rPr>
          <w:t>HTML 5 Interview Questions</w:t>
        </w:r>
      </w:hyperlink>
    </w:p>
    <w:p>
      <w:pPr>
        <w:pStyle w:val="Normal"/>
        <w:numPr>
          <w:ilvl w:val="0"/>
          <w:numId w:val="296"/>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3. What Are The Ngmodule Metadata Properties?</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Answer :</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The NgModule decorator identifies AppModule as a NgModule class.</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The NgModule takes a metadata object that tells Angular how to compile and launch the application.</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The NgModule importance metadata properties are as follows –</w:t>
      </w:r>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providers</w:t>
      </w:r>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declarations</w:t>
      </w:r>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imports</w:t>
      </w:r>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exports</w:t>
      </w:r>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entryComponents</w:t>
      </w:r>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bootstrap</w:t>
      </w:r>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schemas</w:t>
      </w:r>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id</w:t>
      </w:r>
    </w:p>
    <w:p>
      <w:pPr>
        <w:pStyle w:val="Normal"/>
        <w:numPr>
          <w:ilvl w:val="0"/>
          <w:numId w:val="296"/>
        </w:numPr>
        <w:shd w:val="clear" w:color="auto" w:fill="FFFFFF"/>
        <w:spacing w:lineRule="auto" w:line="240" w:before="0" w:after="0"/>
        <w:ind w:left="150" w:right="150" w:hanging="360"/>
        <w:rPr>
          <w:rFonts w:ascii="Roboto" w:hAnsi="Roboto" w:eastAsia="Times New Roman" w:cs="Times New Roman"/>
          <w:color w:val="000000"/>
          <w:sz w:val="24"/>
          <w:szCs w:val="24"/>
        </w:rPr>
      </w:pPr>
      <w:ins w:id="2377" w:author="Unknown" w:date="0-00-00T00:00:00Z">
        <w:r>
          <w:rPr>
            <w:rFonts w:eastAsia="Times New Roman" w:cs="Times New Roman" w:ascii="Roboto" w:hAnsi="Roboto"/>
            <w:b/>
            <w:bCs/>
            <w:color w:val="000000"/>
            <w:sz w:val="24"/>
            <w:szCs w:val="24"/>
          </w:rPr>
          <w:t>Question 4. What Types Of Ngmodules?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378"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379" w:author="Unknown" w:date="0-00-00T00:00:00Z">
        <w:r>
          <w:rPr>
            <w:rFonts w:eastAsia="Times New Roman" w:cs="Times New Roman" w:ascii="Roboto" w:hAnsi="Roboto"/>
            <w:b/>
            <w:bCs/>
            <w:color w:val="000000"/>
            <w:sz w:val="24"/>
            <w:szCs w:val="24"/>
          </w:rPr>
          <w:t>There are four types of NgModules –</w:t>
        </w:r>
      </w:ins>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ins w:id="2380" w:author="Unknown" w:date="0-00-00T00:00:00Z">
        <w:r>
          <w:rPr>
            <w:rFonts w:eastAsia="Times New Roman" w:cs="Times New Roman" w:ascii="Roboto" w:hAnsi="Roboto"/>
            <w:color w:val="000000"/>
            <w:sz w:val="24"/>
            <w:szCs w:val="24"/>
          </w:rPr>
          <w:t>Features Module</w:t>
        </w:r>
      </w:ins>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ins w:id="2381" w:author="Unknown" w:date="0-00-00T00:00:00Z">
        <w:r>
          <w:rPr>
            <w:rFonts w:eastAsia="Times New Roman" w:cs="Times New Roman" w:ascii="Roboto" w:hAnsi="Roboto"/>
            <w:color w:val="000000"/>
            <w:sz w:val="24"/>
            <w:szCs w:val="24"/>
          </w:rPr>
          <w:t>Routing Module</w:t>
        </w:r>
      </w:ins>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ins w:id="2382" w:author="Unknown" w:date="0-00-00T00:00:00Z">
        <w:r>
          <w:rPr>
            <w:rFonts w:eastAsia="Times New Roman" w:cs="Times New Roman" w:ascii="Roboto" w:hAnsi="Roboto"/>
            <w:color w:val="000000"/>
            <w:sz w:val="24"/>
            <w:szCs w:val="24"/>
          </w:rPr>
          <w:t>Service Module</w:t>
        </w:r>
      </w:ins>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ins w:id="2383" w:author="Unknown" w:date="0-00-00T00:00:00Z">
        <w:r>
          <w:rPr>
            <w:rFonts w:eastAsia="Times New Roman" w:cs="Times New Roman" w:ascii="Roboto" w:hAnsi="Roboto"/>
            <w:color w:val="000000"/>
            <w:sz w:val="24"/>
            <w:szCs w:val="24"/>
          </w:rPr>
          <w:t>Widget Module</w:t>
        </w:r>
      </w:ins>
    </w:p>
    <w:p>
      <w:pPr>
        <w:pStyle w:val="Normal"/>
        <w:numPr>
          <w:ilvl w:val="1"/>
          <w:numId w:val="296"/>
        </w:numPr>
        <w:shd w:val="clear" w:color="auto" w:fill="FFFFFF"/>
        <w:spacing w:lineRule="auto" w:line="240" w:before="0" w:after="0"/>
        <w:ind w:left="1140" w:right="150" w:hanging="360"/>
        <w:rPr>
          <w:rFonts w:ascii="Roboto" w:hAnsi="Roboto" w:eastAsia="Times New Roman" w:cs="Times New Roman"/>
          <w:color w:val="000000"/>
          <w:sz w:val="24"/>
          <w:szCs w:val="24"/>
        </w:rPr>
      </w:pPr>
      <w:ins w:id="2384" w:author="Unknown" w:date="0-00-00T00:00:00Z">
        <w:r>
          <w:rPr>
            <w:rFonts w:eastAsia="Times New Roman" w:cs="Times New Roman" w:ascii="Roboto" w:hAnsi="Roboto"/>
            <w:color w:val="000000"/>
            <w:sz w:val="24"/>
            <w:szCs w:val="24"/>
          </w:rPr>
          <w:t>Shared Module</w:t>
        </w:r>
      </w:ins>
    </w:p>
    <w:p>
      <w:pPr>
        <w:pStyle w:val="Normal"/>
        <w:shd w:val="clear" w:color="auto" w:fill="FFFFFF"/>
        <w:spacing w:lineRule="auto" w:line="240" w:before="0" w:after="0"/>
        <w:ind w:left="150" w:right="150" w:hanging="0"/>
        <w:rPr/>
      </w:pPr>
      <w:hyperlink r:id="rId156" w:tgtFrame="HTML 5 Tutorial">
        <w:ins w:id="2385" w:author="Unknown" w:date="0-00-00T00:00:00Z">
          <w:r>
            <w:rPr>
              <w:rStyle w:val="ListLabel1965"/>
              <w:rFonts w:eastAsia="Times New Roman" w:cs="Times New Roman" w:ascii="Roboto" w:hAnsi="Roboto"/>
              <w:color w:val="000000"/>
              <w:sz w:val="24"/>
              <w:szCs w:val="24"/>
              <w:u w:val="single"/>
              <w:bdr w:val="single" w:sz="6" w:space="7" w:color="0277BB"/>
            </w:rPr>
            <w:t>HTML 5 Tutorial</w:t>
          </w:r>
        </w:ins>
      </w:hyperlink>
    </w:p>
    <w:p>
      <w:pPr>
        <w:pStyle w:val="Normal"/>
        <w:numPr>
          <w:ilvl w:val="0"/>
          <w:numId w:val="296"/>
        </w:numPr>
        <w:shd w:val="clear" w:color="auto" w:fill="FFFFFF"/>
        <w:spacing w:lineRule="auto" w:line="240" w:before="0" w:after="0"/>
        <w:ind w:left="150" w:right="150" w:hanging="360"/>
        <w:rPr>
          <w:rFonts w:ascii="Roboto" w:hAnsi="Roboto" w:eastAsia="Times New Roman" w:cs="Times New Roman"/>
          <w:color w:val="000000"/>
          <w:sz w:val="24"/>
          <w:szCs w:val="24"/>
        </w:rPr>
      </w:pPr>
      <w:ins w:id="2386" w:author="Unknown" w:date="0-00-00T00:00:00Z">
        <w:r>
          <w:rPr>
            <w:rFonts w:eastAsia="Times New Roman" w:cs="Times New Roman" w:ascii="Roboto" w:hAnsi="Roboto"/>
            <w:b/>
            <w:bCs/>
            <w:color w:val="000000"/>
            <w:sz w:val="24"/>
            <w:szCs w:val="24"/>
          </w:rPr>
          <w:t>Question 5. What Is A Cookie?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387"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388" w:author="Unknown" w:date="0-00-00T00:00:00Z">
        <w:r>
          <w:rPr>
            <w:rFonts w:eastAsia="Times New Roman" w:cs="Times New Roman" w:ascii="Roboto" w:hAnsi="Roboto"/>
            <w:color w:val="000000"/>
            <w:sz w:val="24"/>
            <w:szCs w:val="24"/>
          </w:rPr>
          <w:t>A cookie is a small piece of data sent from a website and stored on the user's machine by the user's web browsers while the user is browsing.</w:t>
        </w:r>
      </w:ins>
    </w:p>
    <w:p>
      <w:pPr>
        <w:pStyle w:val="Normal"/>
        <w:shd w:val="clear" w:color="auto" w:fill="FFFFFF"/>
        <w:spacing w:lineRule="auto" w:line="240" w:before="0" w:after="0"/>
        <w:ind w:left="150" w:right="150" w:hanging="0"/>
        <w:rPr/>
      </w:pPr>
      <w:hyperlink r:id="rId157" w:tgtFrame="Java Script Interview Questions">
        <w:ins w:id="2389" w:author="Unknown" w:date="0-00-00T00:00:00Z">
          <w:r>
            <w:rPr>
              <w:rStyle w:val="ListLabel1965"/>
              <w:rFonts w:eastAsia="Times New Roman" w:cs="Times New Roman" w:ascii="Roboto" w:hAnsi="Roboto"/>
              <w:color w:val="000000"/>
              <w:sz w:val="24"/>
              <w:szCs w:val="24"/>
              <w:u w:val="single"/>
              <w:bdr w:val="single" w:sz="6" w:space="7" w:color="0277BB"/>
            </w:rPr>
            <w:t>Java Script Interview Questions</w:t>
          </w:r>
        </w:ins>
      </w:hyperlink>
    </w:p>
    <w:p>
      <w:pPr>
        <w:pStyle w:val="Normal"/>
        <w:numPr>
          <w:ilvl w:val="0"/>
          <w:numId w:val="296"/>
        </w:numPr>
        <w:shd w:val="clear" w:color="auto" w:fill="FFFFFF"/>
        <w:spacing w:lineRule="auto" w:line="240" w:before="0" w:after="0"/>
        <w:ind w:left="150" w:right="150" w:hanging="360"/>
        <w:rPr>
          <w:rFonts w:ascii="Roboto" w:hAnsi="Roboto" w:eastAsia="Times New Roman" w:cs="Times New Roman"/>
          <w:color w:val="000000"/>
          <w:sz w:val="24"/>
          <w:szCs w:val="24"/>
        </w:rPr>
      </w:pPr>
      <w:ins w:id="2390" w:author="Unknown" w:date="0-00-00T00:00:00Z">
        <w:r>
          <w:rPr>
            <w:rFonts w:eastAsia="Times New Roman" w:cs="Times New Roman" w:ascii="Roboto" w:hAnsi="Roboto"/>
            <w:b/>
            <w:bCs/>
            <w:color w:val="000000"/>
            <w:sz w:val="24"/>
            <w:szCs w:val="24"/>
          </w:rPr>
          <w:t>Question 6. What Is Pure Pipe?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391"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392" w:author="Unknown" w:date="0-00-00T00:00:00Z">
        <w:r>
          <w:rPr>
            <w:rFonts w:eastAsia="Times New Roman" w:cs="Times New Roman" w:ascii="Roboto" w:hAnsi="Roboto"/>
            <w:color w:val="000000"/>
            <w:sz w:val="24"/>
            <w:szCs w:val="24"/>
          </w:rPr>
          <w:t>Angular executes a pure pipe only when it detects a pure change to the input value. A pure change can be primitive or non-primitive.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393" w:author="Unknown" w:date="0-00-00T00:00:00Z">
        <w:r>
          <w:rPr>
            <w:rFonts w:eastAsia="Times New Roman" w:cs="Times New Roman" w:ascii="Roboto" w:hAnsi="Roboto"/>
            <w:color w:val="000000"/>
            <w:sz w:val="24"/>
            <w:szCs w:val="24"/>
          </w:rPr>
          <w:t>Primitive data are only single values, they have not special capabilities and the non-primitive data types are used to store the group of values.</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394" w:author="Unknown" w:date="0-00-00T00:00:00Z">
        <w:r>
          <w:rPr>
            <w:rFonts w:eastAsia="Times New Roman" w:cs="Times New Roman" w:ascii="Roboto" w:hAnsi="Roboto"/>
            <w:color w:val="000000"/>
            <w:sz w:val="24"/>
            <w:szCs w:val="24"/>
          </w:rPr>
          <w:t>@Pipe({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395" w:author="Unknown" w:date="0-00-00T00:00:00Z">
        <w:r>
          <w:rPr>
            <w:rFonts w:eastAsia="Times New Roman" w:cs="Times New Roman" w:ascii="Roboto" w:hAnsi="Roboto"/>
            <w:b/>
            <w:bCs/>
            <w:color w:val="000000"/>
            <w:sz w:val="24"/>
            <w:szCs w:val="24"/>
          </w:rPr>
          <w:t xml:space="preserve">  </w:t>
        </w:r>
      </w:ins>
      <w:ins w:id="2396" w:author="Unknown" w:date="0-00-00T00:00:00Z">
        <w:r>
          <w:rPr>
            <w:rFonts w:eastAsia="Times New Roman" w:cs="Times New Roman" w:ascii="Roboto" w:hAnsi="Roboto"/>
            <w:b/>
            <w:bCs/>
            <w:color w:val="000000"/>
            <w:sz w:val="24"/>
            <w:szCs w:val="24"/>
          </w:rPr>
          <w:t>name</w:t>
        </w:r>
      </w:ins>
      <w:ins w:id="2397" w:author="Unknown" w:date="0-00-00T00:00:00Z">
        <w:r>
          <w:rPr>
            <w:rFonts w:eastAsia="Times New Roman" w:cs="Times New Roman" w:ascii="Roboto" w:hAnsi="Roboto"/>
            <w:color w:val="000000"/>
            <w:sz w:val="24"/>
            <w:szCs w:val="24"/>
          </w:rPr>
          <w:t>: 'currency'</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398" w:author="Unknown" w:date="0-00-00T00:00:00Z">
        <w:r>
          <w:rPr>
            <w:rFonts w:eastAsia="Times New Roman" w:cs="Times New Roman" w:ascii="Roboto" w:hAnsi="Roboto"/>
            <w:color w:val="000000"/>
            <w:sz w:val="24"/>
            <w:szCs w:val="24"/>
          </w:rPr>
          <w:t>})</w:t>
        </w:r>
      </w:ins>
    </w:p>
    <w:p>
      <w:pPr>
        <w:pStyle w:val="Normal"/>
        <w:numPr>
          <w:ilvl w:val="0"/>
          <w:numId w:val="296"/>
        </w:numPr>
        <w:shd w:val="clear" w:color="auto" w:fill="FFFFFF"/>
        <w:spacing w:lineRule="auto" w:line="240" w:before="0" w:after="0"/>
        <w:ind w:left="150" w:right="150" w:hanging="360"/>
        <w:rPr>
          <w:rFonts w:ascii="Roboto" w:hAnsi="Roboto" w:eastAsia="Times New Roman" w:cs="Times New Roman"/>
          <w:color w:val="000000"/>
          <w:sz w:val="24"/>
          <w:szCs w:val="24"/>
        </w:rPr>
      </w:pPr>
      <w:ins w:id="2399" w:author="Unknown" w:date="0-00-00T00:00:00Z">
        <w:r>
          <w:rPr>
            <w:rFonts w:eastAsia="Times New Roman" w:cs="Times New Roman" w:ascii="Roboto" w:hAnsi="Roboto"/>
            <w:b/>
            <w:bCs/>
            <w:color w:val="000000"/>
            <w:sz w:val="24"/>
            <w:szCs w:val="24"/>
          </w:rPr>
          <w:t>Question 7. What Is Impure Pipe?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00"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01" w:author="Unknown" w:date="0-00-00T00:00:00Z">
        <w:r>
          <w:rPr>
            <w:rFonts w:eastAsia="Times New Roman" w:cs="Times New Roman" w:ascii="Roboto" w:hAnsi="Roboto"/>
            <w:color w:val="000000"/>
            <w:sz w:val="24"/>
            <w:szCs w:val="24"/>
          </w:rPr>
          <w:t>Angular executes an impure pipe during every component change detection cycle. An impure pipe is called often, as often as every keystroke or mouse-move.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02" w:author="Unknown" w:date="0-00-00T00:00:00Z">
        <w:r>
          <w:rPr>
            <w:rFonts w:eastAsia="Times New Roman" w:cs="Times New Roman" w:ascii="Roboto" w:hAnsi="Roboto"/>
            <w:color w:val="000000"/>
            <w:sz w:val="24"/>
            <w:szCs w:val="24"/>
          </w:rPr>
          <w:t>If you want to make a pipe impure that time you will allow the setting pure flag to false.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03" w:author="Unknown" w:date="0-00-00T00:00:00Z">
        <w:r>
          <w:rPr>
            <w:rFonts w:eastAsia="Times New Roman" w:cs="Times New Roman" w:ascii="Roboto" w:hAnsi="Roboto"/>
            <w:color w:val="000000"/>
            <w:sz w:val="24"/>
            <w:szCs w:val="24"/>
          </w:rPr>
          <w:t>@Pipe({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04" w:author="Unknown" w:date="0-00-00T00:00:00Z">
        <w:r>
          <w:rPr>
            <w:rFonts w:eastAsia="Times New Roman" w:cs="Times New Roman" w:ascii="Roboto" w:hAnsi="Roboto"/>
            <w:b/>
            <w:bCs/>
            <w:color w:val="000000"/>
            <w:sz w:val="24"/>
            <w:szCs w:val="24"/>
          </w:rPr>
          <w:t xml:space="preserve">  </w:t>
        </w:r>
      </w:ins>
      <w:ins w:id="2405" w:author="Unknown" w:date="0-00-00T00:00:00Z">
        <w:r>
          <w:rPr>
            <w:rFonts w:eastAsia="Times New Roman" w:cs="Times New Roman" w:ascii="Roboto" w:hAnsi="Roboto"/>
            <w:b/>
            <w:bCs/>
            <w:color w:val="000000"/>
            <w:sz w:val="24"/>
            <w:szCs w:val="24"/>
          </w:rPr>
          <w:t>name:</w:t>
        </w:r>
      </w:ins>
      <w:ins w:id="2406" w:author="Unknown" w:date="0-00-00T00:00:00Z">
        <w:r>
          <w:rPr>
            <w:rFonts w:eastAsia="Times New Roman" w:cs="Times New Roman" w:ascii="Roboto" w:hAnsi="Roboto"/>
            <w:color w:val="000000"/>
            <w:sz w:val="24"/>
            <w:szCs w:val="24"/>
          </w:rPr>
          <w:t> 'currency',</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07" w:author="Unknown" w:date="0-00-00T00:00:00Z">
        <w:r>
          <w:rPr>
            <w:rFonts w:eastAsia="Times New Roman" w:cs="Times New Roman" w:ascii="Roboto" w:hAnsi="Roboto"/>
            <w:color w:val="000000"/>
            <w:sz w:val="24"/>
            <w:szCs w:val="24"/>
          </w:rPr>
          <w:t xml:space="preserve">  </w:t>
        </w:r>
      </w:ins>
      <w:ins w:id="2408" w:author="Unknown" w:date="0-00-00T00:00:00Z">
        <w:r>
          <w:rPr>
            <w:rFonts w:eastAsia="Times New Roman" w:cs="Times New Roman" w:ascii="Roboto" w:hAnsi="Roboto"/>
            <w:color w:val="000000"/>
            <w:sz w:val="24"/>
            <w:szCs w:val="24"/>
          </w:rPr>
          <w:t>pure:false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09" w:author="Unknown" w:date="0-00-00T00:00:00Z">
        <w:r>
          <w:rPr>
            <w:rFonts w:eastAsia="Times New Roman" w:cs="Times New Roman" w:ascii="Roboto" w:hAnsi="Roboto"/>
            <w:color w:val="000000"/>
            <w:sz w:val="24"/>
            <w:szCs w:val="24"/>
          </w:rPr>
          <w:t>})</w:t>
        </w:r>
      </w:ins>
    </w:p>
    <w:p>
      <w:pPr>
        <w:pStyle w:val="Normal"/>
        <w:shd w:val="clear" w:color="auto" w:fill="FFFFFF"/>
        <w:spacing w:lineRule="auto" w:line="240" w:before="0" w:after="0"/>
        <w:ind w:left="150" w:right="150" w:hanging="0"/>
        <w:rPr/>
      </w:pPr>
      <w:hyperlink r:id="rId158" w:tgtFrame="Java Script Tutorial">
        <w:ins w:id="2410" w:author="Unknown" w:date="0-00-00T00:00:00Z">
          <w:r>
            <w:rPr>
              <w:rStyle w:val="ListLabel1965"/>
              <w:rFonts w:eastAsia="Times New Roman" w:cs="Times New Roman" w:ascii="Roboto" w:hAnsi="Roboto"/>
              <w:color w:val="000000"/>
              <w:sz w:val="24"/>
              <w:szCs w:val="24"/>
              <w:u w:val="single"/>
              <w:bdr w:val="single" w:sz="6" w:space="7" w:color="0277BB"/>
            </w:rPr>
            <w:t>Java Script Tutorial</w:t>
          </w:r>
        </w:ins>
      </w:hyperlink>
      <w:ins w:id="2411" w:author="Unknown" w:date="0-00-00T00:00:00Z">
        <w:r>
          <w:rPr>
            <w:rFonts w:eastAsia="Times New Roman" w:cs="Times New Roman" w:ascii="Roboto" w:hAnsi="Roboto"/>
            <w:color w:val="000000"/>
            <w:sz w:val="24"/>
            <w:szCs w:val="24"/>
          </w:rPr>
          <w:t> </w:t>
        </w:r>
      </w:ins>
      <w:hyperlink r:id="rId159" w:tgtFrame="PHP Interview Questions">
        <w:ins w:id="2412" w:author="Unknown" w:date="0-00-00T00:00:00Z">
          <w:r>
            <w:rPr>
              <w:rStyle w:val="ListLabel1965"/>
              <w:rFonts w:eastAsia="Times New Roman" w:cs="Times New Roman" w:ascii="Roboto" w:hAnsi="Roboto"/>
              <w:color w:val="000000"/>
              <w:sz w:val="24"/>
              <w:szCs w:val="24"/>
              <w:u w:val="single"/>
              <w:bdr w:val="single" w:sz="6" w:space="7" w:color="0277BB"/>
            </w:rPr>
            <w:t>PHP Interview Questions</w:t>
          </w:r>
        </w:ins>
      </w:hyperlink>
    </w:p>
    <w:p>
      <w:pPr>
        <w:pStyle w:val="Normal"/>
        <w:numPr>
          <w:ilvl w:val="0"/>
          <w:numId w:val="296"/>
        </w:numPr>
        <w:shd w:val="clear" w:color="auto" w:fill="FFFFFF"/>
        <w:spacing w:lineRule="auto" w:line="240" w:before="0" w:after="0"/>
        <w:ind w:left="150" w:right="150" w:hanging="360"/>
        <w:rPr>
          <w:rFonts w:ascii="Roboto" w:hAnsi="Roboto" w:eastAsia="Times New Roman" w:cs="Times New Roman"/>
          <w:color w:val="000000"/>
          <w:sz w:val="24"/>
          <w:szCs w:val="24"/>
        </w:rPr>
      </w:pPr>
      <w:ins w:id="2413" w:author="Unknown" w:date="0-00-00T00:00:00Z">
        <w:r>
          <w:rPr>
            <w:rFonts w:eastAsia="Times New Roman" w:cs="Times New Roman" w:ascii="Roboto" w:hAnsi="Roboto"/>
            <w:b/>
            <w:bCs/>
            <w:color w:val="000000"/>
            <w:sz w:val="24"/>
            <w:szCs w:val="24"/>
          </w:rPr>
          <w:t>Question 8. What Is Parameterizing Pipe?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14"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15" w:author="Unknown" w:date="0-00-00T00:00:00Z">
        <w:r>
          <w:rPr>
            <w:rFonts w:eastAsia="Times New Roman" w:cs="Times New Roman" w:ascii="Roboto" w:hAnsi="Roboto"/>
            <w:color w:val="000000"/>
            <w:sz w:val="24"/>
            <w:szCs w:val="24"/>
          </w:rPr>
          <w:t>A pipe can accept any number of optional parameters to achieve output. The parameter value can be any valid template expressions. To add optional parameters follow the pipe name with a colon (:). Its looks like- currency: 'INR'</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16" w:author="Unknown" w:date="0-00-00T00:00:00Z">
        <w:r>
          <w:rPr>
            <w:rFonts w:eastAsia="Times New Roman" w:cs="Times New Roman" w:ascii="Roboto" w:hAnsi="Roboto"/>
            <w:b/>
            <w:bCs/>
            <w:color w:val="000000"/>
            <w:sz w:val="24"/>
            <w:szCs w:val="24"/>
          </w:rPr>
          <w:t>In the following example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17" w:author="Unknown" w:date="0-00-00T00:00:00Z">
        <w:r>
          <w:rPr>
            <w:rFonts w:eastAsia="Times New Roman" w:cs="Times New Roman" w:ascii="Roboto" w:hAnsi="Roboto"/>
            <w:color w:val="000000"/>
            <w:sz w:val="24"/>
            <w:szCs w:val="24"/>
          </w:rPr>
          <w:t>&lt;h2&gt;The birthday is - {{ birthday | date:"MM/dd/yy" }} &lt;/h2&gt;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18" w:author="Unknown" w:date="0-00-00T00:00:00Z">
        <w:r>
          <w:rPr>
            <w:rFonts w:eastAsia="Times New Roman" w:cs="Times New Roman" w:ascii="Roboto" w:hAnsi="Roboto"/>
            <w:color w:val="000000"/>
            <w:sz w:val="24"/>
            <w:szCs w:val="24"/>
          </w:rPr>
          <w:t>&lt;!-- Output - The birthday is - 10/03/1984 --&gt;</w:t>
        </w:r>
      </w:ins>
    </w:p>
    <w:p>
      <w:pPr>
        <w:pStyle w:val="Normal"/>
        <w:numPr>
          <w:ilvl w:val="0"/>
          <w:numId w:val="296"/>
        </w:numPr>
        <w:shd w:val="clear" w:color="auto" w:fill="FFFFFF"/>
        <w:spacing w:lineRule="auto" w:line="240" w:before="0" w:after="0"/>
        <w:ind w:left="150" w:right="150" w:hanging="360"/>
        <w:rPr>
          <w:rFonts w:ascii="Roboto" w:hAnsi="Roboto" w:eastAsia="Times New Roman" w:cs="Times New Roman"/>
          <w:color w:val="000000"/>
          <w:sz w:val="24"/>
          <w:szCs w:val="24"/>
        </w:rPr>
      </w:pPr>
      <w:ins w:id="2419" w:author="Unknown" w:date="0-00-00T00:00:00Z">
        <w:r>
          <w:rPr>
            <w:rFonts w:eastAsia="Times New Roman" w:cs="Times New Roman" w:ascii="Roboto" w:hAnsi="Roboto"/>
            <w:b/>
            <w:bCs/>
            <w:color w:val="000000"/>
            <w:sz w:val="24"/>
            <w:szCs w:val="24"/>
          </w:rPr>
          <w:t>Question 9. What Is Chaining Pipe?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20"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21" w:author="Unknown" w:date="0-00-00T00:00:00Z">
        <w:r>
          <w:rPr>
            <w:rFonts w:eastAsia="Times New Roman" w:cs="Times New Roman" w:ascii="Roboto" w:hAnsi="Roboto"/>
            <w:color w:val="000000"/>
            <w:sz w:val="24"/>
            <w:szCs w:val="24"/>
          </w:rPr>
          <w:t>The chaining Pipe is used to perform the multiple operations within the single expression. This chaining operation will be chained using the pipe (I).</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22" w:author="Unknown" w:date="0-00-00T00:00:00Z">
        <w:r>
          <w:rPr>
            <w:rFonts w:eastAsia="Times New Roman" w:cs="Times New Roman" w:ascii="Roboto" w:hAnsi="Roboto"/>
            <w:color w:val="000000"/>
            <w:sz w:val="24"/>
            <w:szCs w:val="24"/>
          </w:rPr>
          <w:t>In the following example, to display the birthday in the upper case- will need to use the inbuilt date-pipe and upper-case-pipe.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23" w:author="Unknown" w:date="0-00-00T00:00:00Z">
        <w:r>
          <w:rPr>
            <w:rFonts w:eastAsia="Times New Roman" w:cs="Times New Roman" w:ascii="Roboto" w:hAnsi="Roboto"/>
            <w:b/>
            <w:bCs/>
            <w:color w:val="000000"/>
            <w:sz w:val="24"/>
            <w:szCs w:val="24"/>
          </w:rPr>
          <w:t>In the following example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24" w:author="Unknown" w:date="0-00-00T00:00:00Z">
        <w:r>
          <w:rPr>
            <w:rFonts w:eastAsia="Times New Roman" w:cs="Times New Roman" w:ascii="Roboto" w:hAnsi="Roboto"/>
            <w:color w:val="000000"/>
            <w:sz w:val="24"/>
            <w:szCs w:val="24"/>
          </w:rPr>
          <w:t>{{ birthday | date | uppercase}}</w:t>
        </w:r>
      </w:ins>
    </w:p>
    <w:p>
      <w:pPr>
        <w:pStyle w:val="Normal"/>
        <w:shd w:val="clear" w:color="auto" w:fill="FFFFFF"/>
        <w:spacing w:lineRule="auto" w:line="240" w:before="0" w:after="0"/>
        <w:ind w:left="150" w:right="150" w:hanging="0"/>
        <w:rPr/>
      </w:pPr>
      <w:hyperlink r:id="rId160" w:tgtFrame="Angular JS Interview Questions">
        <w:ins w:id="2425" w:author="Unknown" w:date="0-00-00T00:00:00Z">
          <w:r>
            <w:rPr>
              <w:rStyle w:val="ListLabel1965"/>
              <w:rFonts w:eastAsia="Times New Roman" w:cs="Times New Roman" w:ascii="Roboto" w:hAnsi="Roboto"/>
              <w:color w:val="000000"/>
              <w:sz w:val="24"/>
              <w:szCs w:val="24"/>
              <w:u w:val="single"/>
              <w:bdr w:val="single" w:sz="6" w:space="7" w:color="0277BB"/>
            </w:rPr>
            <w:t>Angular JS Interview Questions</w:t>
          </w:r>
        </w:ins>
      </w:hyperlink>
    </w:p>
    <w:p>
      <w:pPr>
        <w:pStyle w:val="Normal"/>
        <w:numPr>
          <w:ilvl w:val="0"/>
          <w:numId w:val="296"/>
        </w:numPr>
        <w:shd w:val="clear" w:color="auto" w:fill="FFFFFF"/>
        <w:spacing w:lineRule="auto" w:line="240" w:before="0" w:after="0"/>
        <w:ind w:left="150" w:right="150" w:hanging="360"/>
        <w:rPr>
          <w:rFonts w:ascii="Roboto" w:hAnsi="Roboto" w:eastAsia="Times New Roman" w:cs="Times New Roman"/>
          <w:color w:val="000000"/>
          <w:sz w:val="24"/>
          <w:szCs w:val="24"/>
        </w:rPr>
      </w:pPr>
      <w:ins w:id="2426" w:author="Unknown" w:date="0-00-00T00:00:00Z">
        <w:r>
          <w:rPr>
            <w:rFonts w:eastAsia="Times New Roman" w:cs="Times New Roman" w:ascii="Roboto" w:hAnsi="Roboto"/>
            <w:b/>
            <w:bCs/>
            <w:color w:val="000000"/>
            <w:sz w:val="24"/>
            <w:szCs w:val="24"/>
          </w:rPr>
          <w:t>Question 10. Why You Use Browsermodule, Commonmodule, Formsmodule, Routermodule, And Httpclientmodule?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27"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28" w:author="Unknown" w:date="0-00-00T00:00:00Z">
        <w:r>
          <w:rPr>
            <w:rFonts w:eastAsia="Times New Roman" w:cs="Times New Roman" w:ascii="Roboto" w:hAnsi="Roboto"/>
            <w:b/>
            <w:bCs/>
            <w:color w:val="000000"/>
            <w:sz w:val="24"/>
            <w:szCs w:val="24"/>
          </w:rPr>
          <w:t>BrowserModule –</w:t>
        </w:r>
      </w:ins>
      <w:ins w:id="2429" w:author="Unknown" w:date="0-00-00T00:00:00Z">
        <w:r>
          <w:rPr>
            <w:rFonts w:eastAsia="Times New Roman" w:cs="Times New Roman" w:ascii="Roboto" w:hAnsi="Roboto"/>
            <w:color w:val="000000"/>
            <w:sz w:val="24"/>
            <w:szCs w:val="24"/>
          </w:rPr>
          <w:t> The browser module is imported from @angular/platform-browser and it is used when you want to run your application in a browser.</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30" w:author="Unknown" w:date="0-00-00T00:00:00Z">
        <w:r>
          <w:rPr>
            <w:rFonts w:eastAsia="Times New Roman" w:cs="Times New Roman" w:ascii="Roboto" w:hAnsi="Roboto"/>
            <w:b/>
            <w:bCs/>
            <w:color w:val="000000"/>
            <w:sz w:val="24"/>
            <w:szCs w:val="24"/>
          </w:rPr>
          <w:t>CommonModule –</w:t>
        </w:r>
      </w:ins>
      <w:ins w:id="2431" w:author="Unknown" w:date="0-00-00T00:00:00Z">
        <w:r>
          <w:rPr>
            <w:rFonts w:eastAsia="Times New Roman" w:cs="Times New Roman" w:ascii="Roboto" w:hAnsi="Roboto"/>
            <w:color w:val="000000"/>
            <w:sz w:val="24"/>
            <w:szCs w:val="24"/>
          </w:rPr>
          <w:t> The common module is imported from @angular/common and it is used when you want to use directives - NgIf, NgFor and so on.</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32" w:author="Unknown" w:date="0-00-00T00:00:00Z">
        <w:r>
          <w:rPr>
            <w:rFonts w:eastAsia="Times New Roman" w:cs="Times New Roman" w:ascii="Roboto" w:hAnsi="Roboto"/>
            <w:b/>
            <w:bCs/>
            <w:color w:val="000000"/>
            <w:sz w:val="24"/>
            <w:szCs w:val="24"/>
          </w:rPr>
          <w:t>FormsModule –</w:t>
        </w:r>
      </w:ins>
      <w:ins w:id="2433" w:author="Unknown" w:date="0-00-00T00:00:00Z">
        <w:r>
          <w:rPr>
            <w:rFonts w:eastAsia="Times New Roman" w:cs="Times New Roman" w:ascii="Roboto" w:hAnsi="Roboto"/>
            <w:color w:val="000000"/>
            <w:sz w:val="24"/>
            <w:szCs w:val="24"/>
          </w:rPr>
          <w:t> The forms module is imported from @angular/forms and it is used when you build template driven forms.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34" w:author="Unknown" w:date="0-00-00T00:00:00Z">
        <w:r>
          <w:rPr>
            <w:rFonts w:eastAsia="Times New Roman" w:cs="Times New Roman" w:ascii="Roboto" w:hAnsi="Roboto"/>
            <w:b/>
            <w:bCs/>
            <w:color w:val="000000"/>
            <w:sz w:val="24"/>
            <w:szCs w:val="24"/>
          </w:rPr>
          <w:t>RouterModule –</w:t>
        </w:r>
      </w:ins>
      <w:ins w:id="2435" w:author="Unknown" w:date="0-00-00T00:00:00Z">
        <w:r>
          <w:rPr>
            <w:rFonts w:eastAsia="Times New Roman" w:cs="Times New Roman" w:ascii="Roboto" w:hAnsi="Roboto"/>
            <w:color w:val="000000"/>
            <w:sz w:val="24"/>
            <w:szCs w:val="24"/>
          </w:rPr>
          <w:t> The router module is imported from @angular/router and is used for routing RouterLink, forRoot, and forChild.</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36" w:author="Unknown" w:date="0-00-00T00:00:00Z">
        <w:r>
          <w:rPr>
            <w:rFonts w:eastAsia="Times New Roman" w:cs="Times New Roman" w:ascii="Roboto" w:hAnsi="Roboto"/>
            <w:b/>
            <w:bCs/>
            <w:color w:val="000000"/>
            <w:sz w:val="24"/>
            <w:szCs w:val="24"/>
          </w:rPr>
          <w:t>HttpClientModule –</w:t>
        </w:r>
      </w:ins>
      <w:ins w:id="2437" w:author="Unknown" w:date="0-00-00T00:00:00Z">
        <w:r>
          <w:rPr>
            <w:rFonts w:eastAsia="Times New Roman" w:cs="Times New Roman" w:ascii="Roboto" w:hAnsi="Roboto"/>
            <w:color w:val="000000"/>
            <w:sz w:val="24"/>
            <w:szCs w:val="24"/>
          </w:rPr>
          <w:t>The HttpClientModule is imported from @angular/common/http and it used to initiate HTTP request and responses in angular apps. The HttpClient is more modern and easy to use the alternative of HTTP.</w:t>
        </w:r>
      </w:ins>
    </w:p>
    <w:p>
      <w:pPr>
        <w:pStyle w:val="Normal"/>
        <w:rPr>
          <w:color w:val="000000"/>
        </w:rPr>
      </w:pPr>
      <w:r>
        <w:rPr>
          <w:color w:val="000000"/>
        </w:rPr>
      </w:r>
    </w:p>
    <w:p>
      <w:pPr>
        <w:pStyle w:val="Normal"/>
        <w:pBdr>
          <w:bottom w:val="single" w:sz="6" w:space="1" w:color="000000"/>
        </w:pBdr>
        <w:rPr>
          <w:color w:val="000000"/>
        </w:rPr>
      </w:pPr>
      <w:r>
        <w:rPr>
          <w:color w:val="000000"/>
        </w:rPr>
      </w:r>
    </w:p>
    <w:p>
      <w:pPr>
        <w:pStyle w:val="Normal"/>
        <w:numPr>
          <w:ilvl w:val="0"/>
          <w:numId w:val="0"/>
        </w:numPr>
        <w:shd w:val="clear" w:color="auto" w:fill="FFFFFF"/>
        <w:spacing w:lineRule="auto" w:line="240" w:before="0" w:after="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1. What is the syntax of </w:t>
      </w:r>
      <w:r>
        <w:rPr>
          <w:rFonts w:eastAsia="Times New Roman" w:cs="Segoe UI" w:ascii="inherit" w:hAnsi="inherit"/>
          <w:b/>
          <w:bCs/>
          <w:color w:val="000000"/>
          <w:sz w:val="54"/>
          <w:szCs w:val="54"/>
        </w:rPr>
        <w:t>ForEach</w:t>
      </w:r>
      <w:r>
        <w:rPr>
          <w:rFonts w:eastAsia="Times New Roman" w:cs="Segoe UI" w:ascii="Segoe UI" w:hAnsi="Segoe UI"/>
          <w:b/>
          <w:bCs/>
          <w:color w:val="000000"/>
          <w:sz w:val="36"/>
          <w:szCs w:val="36"/>
        </w:rPr>
        <w:t> loop? which loop would you use to parse a JSON and why?</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Below is the syntax of for each loop:</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angular.ForEach(students,function(value,key)</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//some code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0" w:after="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To parse JSON, we can use any loop, but I would use </w:t>
      </w:r>
      <w:r>
        <w:rPr>
          <w:rFonts w:eastAsia="Times New Roman" w:cs="Times New Roman" w:ascii="inherit" w:hAnsi="inherit"/>
          <w:b/>
          <w:bCs/>
          <w:color w:val="000000"/>
          <w:sz w:val="33"/>
          <w:szCs w:val="33"/>
        </w:rPr>
        <w:t>for each</w:t>
      </w:r>
      <w:r>
        <w:rPr>
          <w:rFonts w:eastAsia="Times New Roman" w:cs="Times New Roman" w:ascii="Georgia" w:hAnsi="Georgia"/>
          <w:color w:val="000000"/>
          <w:sz w:val="33"/>
          <w:szCs w:val="33"/>
        </w:rPr>
        <w:t> loop because it will minimize my code by eliminating the need to store the length of a JSON in a variable.</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2. Explain MVC in reference to angular?</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AngularJs is an MVC based framework, where Model for a controller contains data, the controller for a view contains the logic to manipulate that data, and the view is the HTML that displays the data.</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A $scope can be considered as a model, whereas the functions written in angular controller modifies the $scope and HTML display the value of the scope variable.</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3. What is two-way binding?</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Two-way binding means that when data in the view is changed the underlying model gets updated automatically and when a model from the controller is changed the view gets updated.</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4. Can there be two ng-app for a single angular application?</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No, there can't be more than one ng-apps for a single AngularJS application.</w:t>
        <w:br/>
        <w:t>The ng-app directive conveys AngularJS application that it is the root element. In your HTML document, you can have a single ng-app directive only. In case of more than one ng-app directives, the first appearance will be used.</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5. What is $scope?</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$scope is a model for a controller and helps the controller in interacting with the view.</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(This is a super short answer to this question, but it is complete in every sense. Try not to put any additional angular terms).</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6. Name a few inbuilt angular filters?</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Currency, lowercase, uppercase, number, date are few inbuilt angular filters.</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{{nameOfStudent|uppercase}}</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Intermediate AngularJS Interview Questions</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Let us take a look at some mid-level AngularJS interview questions</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7. What are custom filters? Write down a syntax of the same?</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With AngularJS we can create our own filters. This can be done by associating the filter to our module. These types of filters are called custom filters.</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Below is the code to count the number of elements in the string by using filter:</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angular.module('myCountFilterApp', [])</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.filter('count',function()</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return(function(input)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var out=[];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out=input.split(',');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out.length;</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0" w:after="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In the above example, if the string is </w:t>
      </w:r>
      <w:r>
        <w:rPr>
          <w:rFonts w:eastAsia="Times New Roman" w:cs="Times New Roman" w:ascii="inherit" w:hAnsi="inherit"/>
          <w:b/>
          <w:bCs/>
          <w:color w:val="000000"/>
          <w:sz w:val="33"/>
          <w:szCs w:val="33"/>
        </w:rPr>
        <w:t>"21, 34, 45"</w:t>
      </w:r>
      <w:r>
        <w:rPr>
          <w:rFonts w:eastAsia="Times New Roman" w:cs="Times New Roman" w:ascii="Georgia" w:hAnsi="Georgia"/>
          <w:color w:val="000000"/>
          <w:sz w:val="33"/>
          <w:szCs w:val="33"/>
        </w:rPr>
        <w:t> then output after applying filter will be </w:t>
      </w:r>
      <w:r>
        <w:rPr>
          <w:rFonts w:eastAsia="Times New Roman" w:cs="Times New Roman" w:ascii="inherit" w:hAnsi="inherit"/>
          <w:b/>
          <w:bCs/>
          <w:color w:val="000000"/>
          <w:sz w:val="33"/>
          <w:szCs w:val="33"/>
        </w:rPr>
        <w:t>3</w:t>
      </w:r>
      <w:r>
        <w:rPr>
          <w:rFonts w:eastAsia="Times New Roman" w:cs="Times New Roman" w:ascii="Georgia" w:hAnsi="Georgia"/>
          <w:color w:val="000000"/>
          <w:sz w:val="33"/>
          <w:szCs w:val="33"/>
        </w:rPr>
        <w:t>.</w:t>
      </w:r>
    </w:p>
    <w:p>
      <w:pPr>
        <w:pStyle w:val="Normal"/>
        <w:shd w:val="clear" w:color="auto" w:fill="FFFFFF"/>
        <w:spacing w:lineRule="auto" w:line="240" w:before="0" w:after="0"/>
        <w:textAlignment w:val="baseline"/>
        <w:rPr/>
      </w:pPr>
      <w:r>
        <w:rPr>
          <w:rFonts w:eastAsia="Times New Roman" w:cs="Times New Roman" w:ascii="Georgia" w:hAnsi="Georgia"/>
          <w:color w:val="000000"/>
          <w:sz w:val="33"/>
          <w:szCs w:val="33"/>
        </w:rPr>
        <w:t>Here is some more information on </w:t>
      </w:r>
      <w:hyperlink r:id="rId161" w:tgtFrame="Angular Filters">
        <w:r>
          <w:rPr>
            <w:rStyle w:val="ListLabel1966"/>
            <w:rFonts w:eastAsia="Times New Roman" w:cs="Times New Roman" w:ascii="inherit" w:hAnsi="inherit"/>
            <w:color w:val="000000"/>
            <w:sz w:val="33"/>
            <w:szCs w:val="33"/>
          </w:rPr>
          <w:t>custom filters</w:t>
        </w:r>
      </w:hyperlink>
      <w:r>
        <w:rPr>
          <w:rFonts w:eastAsia="Times New Roman" w:cs="Times New Roman" w:ascii="Georgia" w:hAnsi="Georgia"/>
          <w:color w:val="000000"/>
          <w:sz w:val="33"/>
          <w:szCs w:val="33"/>
        </w:rPr>
        <w:t>.</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8. What is the difference between ng-if and ng-show?</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Ng-if doesn’t render the portion of DOM element on which it is associated if the specified condition is not met whereas ng-show renders the DOM element but set its CSS property of display to none if the specified condition is not met.</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9. What is the purpose of the $watch?</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The purpose of $watch is to keep track of the old and new value of the watched expression. Below is the code of using $watch.</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$scope.$watch("checkInDate", function (newValue, oldValue) {</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console.log("I've changed : ", newValue);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10. What is the purpose of $rootScope?</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$rootScope helps in communication between different controllers of an application. AngularJS can have only one rootScope for an app.</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11. Write down the syntax for sending HTTP request?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$http({</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method: "POST",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url: "URL",</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data: JSON.stringify(value),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type: 'POST',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contentType: 'application/json; charset=utf-8'</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}).then(function (response)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success action</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12. Where should one use form action instead of $http for accessing a method on a server?</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Form action should be used at a place where the server-side method takes the control to some other view in other word leads to redirection whereas HTTP request should be used where the server method returns some data.</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13. What is the purpose of find index in AngularJS and what does it return if no value is found?</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Find index returns the position of an element in an object. If the requested element is not found then -1 is returned.</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var index = $scope.items.findIndex(record =&gt; record.date =='2018-12-12');</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In the above code, index of the object is returned where item.date=2018-12-12.</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14. What is ng-init used for?</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Ng-init is used in a scenario where we want some action to be done before the initialization of a portion of the DOM element.</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15. Can I set an angular variable from PHP session variable without sending an HTTP request?</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Yes, we can do that by injecting PHP in the required place.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$scope.name='&lt;?= $session['name'] ?&gt;';</w:t>
      </w:r>
    </w:p>
    <w:p>
      <w:pPr>
        <w:pStyle w:val="Normal"/>
        <w:shd w:val="clear" w:color="auto" w:fill="FFFFFF"/>
        <w:spacing w:lineRule="auto" w:line="240" w:before="0" w:after="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This will work only if you are using </w:t>
      </w:r>
      <w:r>
        <w:rPr>
          <w:rFonts w:eastAsia="Times New Roman" w:cs="Courier New" w:ascii="Courier New" w:hAnsi="Courier New"/>
          <w:color w:val="000000"/>
          <w:sz w:val="26"/>
          <w:szCs w:val="26"/>
          <w:shd w:fill="E5EFF5" w:val="clear"/>
        </w:rPr>
        <w:t>PHP</w:t>
      </w:r>
      <w:r>
        <w:rPr>
          <w:rFonts w:eastAsia="Times New Roman" w:cs="Times New Roman" w:ascii="Georgia" w:hAnsi="Georgia"/>
          <w:color w:val="000000"/>
          <w:sz w:val="33"/>
          <w:szCs w:val="33"/>
        </w:rPr>
        <w:t> to render the </w:t>
      </w:r>
      <w:r>
        <w:rPr>
          <w:rFonts w:eastAsia="Times New Roman" w:cs="Courier New" w:ascii="Courier New" w:hAnsi="Courier New"/>
          <w:color w:val="000000"/>
          <w:sz w:val="26"/>
          <w:szCs w:val="26"/>
          <w:shd w:fill="E5EFF5" w:val="clear"/>
        </w:rPr>
        <w:t>HTML</w:t>
      </w:r>
      <w:r>
        <w:rPr>
          <w:rFonts w:eastAsia="Times New Roman" w:cs="Times New Roman" w:ascii="Georgia" w:hAnsi="Georgia"/>
          <w:color w:val="000000"/>
          <w:sz w:val="33"/>
          <w:szCs w:val="33"/>
        </w:rPr>
        <w:t> and the above javascript is writter in </w:t>
      </w:r>
      <w:r>
        <w:rPr>
          <w:rFonts w:eastAsia="Times New Roman" w:cs="Courier New" w:ascii="Courier New" w:hAnsi="Courier New"/>
          <w:color w:val="000000"/>
          <w:sz w:val="26"/>
          <w:szCs w:val="26"/>
          <w:shd w:fill="E5EFF5" w:val="clear"/>
        </w:rPr>
        <w:t>&lt;script&gt;</w:t>
      </w:r>
      <w:r>
        <w:rPr>
          <w:rFonts w:eastAsia="Times New Roman" w:cs="Times New Roman" w:ascii="Georgia" w:hAnsi="Georgia"/>
          <w:color w:val="000000"/>
          <w:sz w:val="33"/>
          <w:szCs w:val="33"/>
        </w:rPr>
        <w:t> tag inside the php file.</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16. What is the significance of pipe operator in angularJs and What would be the result of following expression</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Somevalue|lowercase|uppercase}}</w:t>
      </w:r>
    </w:p>
    <w:p>
      <w:pPr>
        <w:pStyle w:val="Normal"/>
        <w:shd w:val="clear" w:color="auto" w:fill="FFFFFF"/>
        <w:spacing w:lineRule="auto" w:line="240" w:before="0" w:after="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Pipe operator in AngularJS represents </w:t>
      </w:r>
      <w:r>
        <w:rPr>
          <w:rFonts w:eastAsia="Times New Roman" w:cs="Times New Roman" w:ascii="inherit" w:hAnsi="inherit"/>
          <w:b/>
          <w:bCs/>
          <w:color w:val="000000"/>
          <w:sz w:val="33"/>
          <w:szCs w:val="33"/>
        </w:rPr>
        <w:t>filters</w:t>
      </w:r>
      <w:r>
        <w:rPr>
          <w:rFonts w:eastAsia="Times New Roman" w:cs="Times New Roman" w:ascii="Georgia" w:hAnsi="Georgia"/>
          <w:color w:val="000000"/>
          <w:sz w:val="33"/>
          <w:szCs w:val="33"/>
        </w:rPr>
        <w:t> that are used on the expression. The preference order is from left to right. So, the result of the above expression would be </w:t>
      </w:r>
      <w:r>
        <w:rPr>
          <w:rFonts w:eastAsia="Times New Roman" w:cs="Times New Roman" w:ascii="inherit" w:hAnsi="inherit"/>
          <w:b/>
          <w:bCs/>
          <w:color w:val="000000"/>
          <w:sz w:val="33"/>
          <w:szCs w:val="33"/>
        </w:rPr>
        <w:t>SOMEVALUE</w:t>
      </w:r>
      <w:r>
        <w:rPr>
          <w:rFonts w:eastAsia="Times New Roman" w:cs="Times New Roman" w:ascii="Georgia" w:hAnsi="Georgia"/>
          <w:color w:val="000000"/>
          <w:sz w:val="33"/>
          <w:szCs w:val="33"/>
        </w:rPr>
        <w:t>.</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17. Explain the following code: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&lt;div ng-repeat="hotel in hotels|filter:setFinalFilter|orderBy : 'minPrice'"&gt;{{hotel.name}}&lt;/div&gt;</w:t>
      </w:r>
    </w:p>
    <w:p>
      <w:pPr>
        <w:pStyle w:val="Normal"/>
        <w:shd w:val="clear" w:color="auto" w:fill="FFFFFF"/>
        <w:spacing w:lineRule="auto" w:line="240" w:before="0" w:after="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Here, </w:t>
      </w:r>
      <w:r>
        <w:rPr>
          <w:rFonts w:eastAsia="Times New Roman" w:cs="Times New Roman" w:ascii="inherit" w:hAnsi="inherit"/>
          <w:b/>
          <w:bCs/>
          <w:color w:val="000000"/>
          <w:sz w:val="33"/>
          <w:szCs w:val="33"/>
        </w:rPr>
        <w:t>setFinalFilter</w:t>
      </w:r>
      <w:r>
        <w:rPr>
          <w:rFonts w:eastAsia="Times New Roman" w:cs="Times New Roman" w:ascii="Georgia" w:hAnsi="Georgia"/>
          <w:color w:val="000000"/>
          <w:sz w:val="33"/>
          <w:szCs w:val="33"/>
        </w:rPr>
        <w:t> is a custom filter used on the hotels object. The result would display the name of filtered hotels in ascending order of their minPrice.</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18. What is service in AngularJS used for?</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Services in AngularJS are objects which are used to communicate within entire applications.</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app.service('sharedData', function () {</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//methods to get and set variable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19. What is dependency injection and what are the benefits of it?</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Dependency injection is a powerful design pattern that allows separating the concerns of different components in an application and provides a way to inject the dependent component into the client component.</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Consider the below code: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myApp.controller('myController', function ($scope, $http, $location)</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//logic </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Here, a controller is declared with its dependencies.</w:t>
      </w:r>
    </w:p>
    <w:p>
      <w:pPr>
        <w:pStyle w:val="Normal"/>
        <w:shd w:val="clear" w:color="auto" w:fill="FFFFFF"/>
        <w:spacing w:lineRule="auto" w:line="240" w:before="0" w:after="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w:t>
      </w:r>
      <w:r>
        <w:rPr>
          <w:rFonts w:eastAsia="Times New Roman" w:cs="Times New Roman" w:ascii="inherit" w:hAnsi="inherit"/>
          <w:b/>
          <w:bCs/>
          <w:color w:val="000000"/>
          <w:sz w:val="33"/>
          <w:szCs w:val="33"/>
        </w:rPr>
        <w:t>$http, $location</w:t>
      </w:r>
      <w:r>
        <w:rPr>
          <w:rFonts w:eastAsia="Times New Roman" w:cs="Times New Roman" w:ascii="Georgia" w:hAnsi="Georgia"/>
          <w:color w:val="000000"/>
          <w:sz w:val="33"/>
          <w:szCs w:val="33"/>
        </w:rPr>
        <w:t> are all services which are injected into the controller as a dependent entity. All of them have some independent specific task associated with it. MyController does not need to create their instance, but it can directly use them.</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20. Write down the syntax of creating a new date object?</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The syntax for creating new data object: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$scope.newDate=new Date();</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21. Can parent controller access the methods of child controller or vice versa?</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No, the parent controller cannot access the methods of child controller, but the child controller can access the methods of the parent controller.</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22. Evaluate the feasibility of the following code: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&lt;select ng-options="student.name for student in students"&gt;&lt;/select&gt;</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This code will give a syntax error. We cannot use ng-options without ng-model. Using the array or object obtained by evaluating the ngOptions expression, the ngOptions attribute dynamically generates a list of &lt; option &gt; elements for the &lt; select &gt; element. On selecting an item in the &lt; select &gt; menu, the array element or object property will be bound to the model identified by the ngModel directive. Hence, ng-model is must with ng-options.</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23. Can I use ternary operator in angular expression?</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Yes, ternary operators or no flow operators can be used in an angular expression.</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{{name==undefined:'no name specified'?name}}</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24. When is $location used? Explain with some scenario.</w:t>
      </w:r>
    </w:p>
    <w:p>
      <w:pPr>
        <w:pStyle w:val="Normal"/>
        <w:shd w:val="clear" w:color="auto" w:fill="FFFFFF"/>
        <w:spacing w:lineRule="auto" w:line="240" w:before="0" w:after="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$location is an </w:t>
      </w:r>
      <w:r>
        <w:rPr>
          <w:rFonts w:eastAsia="Times New Roman" w:cs="Times New Roman" w:ascii="inherit" w:hAnsi="inherit"/>
          <w:b/>
          <w:bCs/>
          <w:color w:val="000000"/>
          <w:sz w:val="33"/>
          <w:szCs w:val="33"/>
        </w:rPr>
        <w:t>angular service</w:t>
      </w:r>
      <w:r>
        <w:rPr>
          <w:rFonts w:eastAsia="Times New Roman" w:cs="Times New Roman" w:ascii="Georgia" w:hAnsi="Georgia"/>
          <w:color w:val="000000"/>
          <w:sz w:val="33"/>
          <w:szCs w:val="33"/>
        </w:rPr>
        <w:t> which keeps track of the URL of the application and makes it available to a controller. If $location is changed from the controller, the impact is reflected in the address bar, and vice versa is also true.</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Advanced AngularJS Interview Questions</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25. Explain the purpose of track by in ng-repeat?</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In AngularJS, directives like ng-repeat keep track of all the elements to minimize the DOM creation. It does that by storing the object instance when a new element is added to the collection. Angular does not re-render the entire element set; it just renders the new element.</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When ng-repeats is used with the object having some unique id, the tracking should be done by that identifier, instead of the object instance. Consider the below code.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item in items track by item.id </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Here, tracking is done based on item id.</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26. How is scope in directive different from scope in controller?</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Both $scope and scope are instances of scope object. The difference lies in the name that is used for them. In order to explain the difference between $scope and scope, we need to know about directives with an isolated scope.</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Let us try to understand this with the following code: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.directive('testDirective', function() {</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scope: {},</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link: function(myScopeVar, elem,attr) {</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console.log(scope)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0" w:after="0"/>
        <w:textAlignment w:val="baseline"/>
        <w:rPr/>
      </w:pPr>
      <w:r>
        <w:rPr>
          <w:rFonts w:eastAsia="Times New Roman" w:cs="Times New Roman" w:ascii="Georgia" w:hAnsi="Georgia"/>
          <w:color w:val="000000"/>
          <w:sz w:val="33"/>
          <w:szCs w:val="33"/>
        </w:rPr>
        <w:t>In the above code, a </w:t>
      </w:r>
      <w:hyperlink r:id="rId162" w:tgtFrame="directive">
        <w:r>
          <w:rPr>
            <w:rStyle w:val="ListLabel1966"/>
            <w:rFonts w:eastAsia="Times New Roman" w:cs="Times New Roman" w:ascii="inherit" w:hAnsi="inherit"/>
            <w:color w:val="000000"/>
            <w:sz w:val="33"/>
            <w:szCs w:val="33"/>
          </w:rPr>
          <w:t>directive with an isolated scope is declared</w:t>
        </w:r>
      </w:hyperlink>
      <w:r>
        <w:rPr>
          <w:rFonts w:eastAsia="Times New Roman" w:cs="Times New Roman" w:ascii="Georgia" w:hAnsi="Georgia"/>
          <w:color w:val="000000"/>
          <w:sz w:val="33"/>
          <w:szCs w:val="33"/>
        </w:rPr>
        <w:t>. The link used in above code is a regular Javascript function with signature scope, element and attribute. The name of scope object is not important because whatever name you give to this element, it will be linked to the directive’s scope object. That is why, using myScopeVar will not give any error. The $scope, on other hand, cannot be used with any other name.</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For further clarification, let us see the following code: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app.controller(‘myController’,function(newScope)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0" w:after="0"/>
        <w:textAlignment w:val="baseline"/>
        <w:rPr/>
      </w:pPr>
      <w:r>
        <w:rPr>
          <w:rFonts w:eastAsia="Times New Roman" w:cs="Times New Roman" w:ascii="Georgia" w:hAnsi="Georgia"/>
          <w:color w:val="000000"/>
          <w:sz w:val="33"/>
          <w:szCs w:val="33"/>
        </w:rPr>
        <w:t>The above code will give an error. Here are more details on </w:t>
      </w:r>
      <w:hyperlink r:id="rId163" w:tgtFrame="$scope/scope">
        <w:r>
          <w:rPr>
            <w:rStyle w:val="ListLabel1966"/>
            <w:rFonts w:eastAsia="Times New Roman" w:cs="Times New Roman" w:ascii="inherit" w:hAnsi="inherit"/>
            <w:color w:val="000000"/>
            <w:sz w:val="33"/>
            <w:szCs w:val="33"/>
          </w:rPr>
          <w:t>scope v/s $scope</w:t>
        </w:r>
      </w:hyperlink>
      <w:r>
        <w:rPr>
          <w:rFonts w:eastAsia="Times New Roman" w:cs="Times New Roman" w:ascii="Georgia" w:hAnsi="Georgia"/>
          <w:color w:val="000000"/>
          <w:sz w:val="33"/>
          <w:szCs w:val="33"/>
        </w:rPr>
        <w:t>.</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27. Explain this code and possible values of restrict attribute?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.directive('myCustomer', function() {</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return {</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restrict: 'E',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scope: {</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customerInfo: '=info'</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templateUrl: 'my-customer.html'</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Here, a custom directive of name myCustomer is declared. The directive is restricted to element name only. The directive has its own isolated scope which has a property customerInfo and takes its value from info attribute of the myCustomer element.</w:t>
      </w:r>
    </w:p>
    <w:p>
      <w:pPr>
        <w:pStyle w:val="Normal"/>
        <w:shd w:val="clear" w:color="auto" w:fill="FFFFFF"/>
        <w:spacing w:lineRule="auto" w:line="240" w:before="0" w:after="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The </w:t>
      </w:r>
      <w:r>
        <w:rPr>
          <w:rFonts w:eastAsia="Times New Roman" w:cs="Times New Roman" w:ascii="inherit" w:hAnsi="inherit"/>
          <w:b/>
          <w:bCs/>
          <w:color w:val="000000"/>
          <w:sz w:val="33"/>
          <w:szCs w:val="33"/>
        </w:rPr>
        <w:t>template/view</w:t>
      </w:r>
      <w:r>
        <w:rPr>
          <w:rFonts w:eastAsia="Times New Roman" w:cs="Times New Roman" w:ascii="Georgia" w:hAnsi="Georgia"/>
          <w:color w:val="000000"/>
          <w:sz w:val="33"/>
          <w:szCs w:val="33"/>
        </w:rPr>
        <w:t> of the directive is my-customer.html. The possible declaration of this directive would be .</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The possible values of restrict can be:</w:t>
        <w:br/>
        <w:t>'A' - only matches attribute name</w:t>
        <w:br/>
        <w:t>'E' - only matches element name</w:t>
        <w:br/>
        <w:t>'C' - only matches the class name</w:t>
        <w:br/>
        <w:t>'M' - only matches the comment</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28. What is the difference between compile and link?</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Compile can be considered as a service which traverses the HTML, find for all the directives and returns a link function.</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Link, on the other hand, combines the model with a view. Any change in model reflects the change in view and any change in view reflects in the model.</w:t>
      </w:r>
    </w:p>
    <w:p>
      <w:pPr>
        <w:pStyle w:val="Normal"/>
        <w:shd w:val="clear" w:color="auto" w:fill="FFFFFF"/>
        <w:spacing w:lineRule="auto" w:line="240" w:before="0" w:after="0"/>
        <w:textAlignment w:val="baseline"/>
        <w:rPr/>
      </w:pPr>
      <w:r>
        <w:rPr>
          <w:rFonts w:eastAsia="Times New Roman" w:cs="Times New Roman" w:ascii="Georgia" w:hAnsi="Georgia"/>
          <w:color w:val="000000"/>
          <w:sz w:val="33"/>
          <w:szCs w:val="33"/>
        </w:rPr>
        <w:t>Here is more detail on </w:t>
      </w:r>
      <w:hyperlink r:id="rId164" w:tgtFrame="Angular Compiler">
        <w:r>
          <w:rPr>
            <w:rStyle w:val="ListLabel1966"/>
            <w:rFonts w:eastAsia="Times New Roman" w:cs="Times New Roman" w:ascii="inherit" w:hAnsi="inherit"/>
            <w:color w:val="000000"/>
            <w:sz w:val="33"/>
            <w:szCs w:val="33"/>
          </w:rPr>
          <w:t>compile and link</w:t>
        </w:r>
      </w:hyperlink>
      <w:r>
        <w:rPr>
          <w:rFonts w:eastAsia="Times New Roman" w:cs="Times New Roman" w:ascii="Georgia" w:hAnsi="Georgia"/>
          <w:color w:val="000000"/>
          <w:sz w:val="33"/>
          <w:szCs w:val="33"/>
        </w:rPr>
        <w:t>.</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29. Explain strict conceptual escaping?</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AngularJS treats all values as untrusted/unsecured by default in HTML or sensitive URL bindings. When binding untrusted values, AngularJS will automatically run security checks on them (sanitizations, whitelists, depending on context), or throw an error when it cannot guarantee the security of the result. This behaviour depends strongly on contexts: HTML can be sanitized, but template URLs cannot.</w:t>
      </w:r>
    </w:p>
    <w:p>
      <w:pPr>
        <w:pStyle w:val="Normal"/>
        <w:shd w:val="clear" w:color="auto" w:fill="FFFFFF"/>
        <w:spacing w:lineRule="auto" w:line="240" w:before="0" w:after="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To illustrate this, consider the </w:t>
      </w:r>
      <w:r>
        <w:rPr>
          <w:rFonts w:eastAsia="Times New Roman" w:cs="Courier New" w:ascii="Courier New" w:hAnsi="Courier New"/>
          <w:color w:val="000000"/>
          <w:sz w:val="26"/>
          <w:szCs w:val="26"/>
          <w:shd w:fill="E5EFF5" w:val="clear"/>
        </w:rPr>
        <w:t>ng-bind-html</w:t>
      </w:r>
      <w:r>
        <w:rPr>
          <w:rFonts w:eastAsia="Times New Roman" w:cs="Times New Roman" w:ascii="Georgia" w:hAnsi="Georgia"/>
          <w:color w:val="000000"/>
          <w:sz w:val="33"/>
          <w:szCs w:val="33"/>
        </w:rPr>
        <w:t> directive. It renders its value directly as HTML. When given an untrusted input, AngularJS will attempt to sanitize it before rendering if a sanitizer is available. To bypass sanitization and render the input as-is, you will need to mark it as trusted.</w:t>
      </w:r>
    </w:p>
    <w:p>
      <w:pPr>
        <w:pStyle w:val="Normal"/>
        <w:shd w:val="clear" w:color="auto" w:fill="FFFFFF"/>
        <w:spacing w:lineRule="auto" w:line="240" w:before="0" w:after="0"/>
        <w:textAlignment w:val="baseline"/>
        <w:rPr/>
      </w:pPr>
      <w:r>
        <w:rPr>
          <w:rFonts w:eastAsia="Times New Roman" w:cs="Times New Roman" w:ascii="Georgia" w:hAnsi="Georgia"/>
          <w:color w:val="000000"/>
          <w:sz w:val="33"/>
          <w:szCs w:val="33"/>
        </w:rPr>
        <w:t>Here is more detail on </w:t>
      </w:r>
      <w:hyperlink r:id="rId165" w:tgtFrame="SCE">
        <w:r>
          <w:rPr>
            <w:rStyle w:val="ListLabel1966"/>
            <w:rFonts w:eastAsia="Times New Roman" w:cs="Times New Roman" w:ascii="inherit" w:hAnsi="inherit"/>
            <w:color w:val="000000"/>
            <w:sz w:val="33"/>
            <w:szCs w:val="33"/>
          </w:rPr>
          <w:t>SCE</w:t>
        </w:r>
      </w:hyperlink>
      <w:r>
        <w:rPr>
          <w:rFonts w:eastAsia="Times New Roman" w:cs="Times New Roman" w:ascii="Georgia" w:hAnsi="Georgia"/>
          <w:color w:val="000000"/>
          <w:sz w:val="33"/>
          <w:szCs w:val="33"/>
        </w:rPr>
        <w:t>.</w:t>
      </w:r>
    </w:p>
    <w:p>
      <w:pPr>
        <w:pStyle w:val="Normal"/>
        <w:numPr>
          <w:ilvl w:val="0"/>
          <w:numId w:val="0"/>
        </w:numPr>
        <w:shd w:val="clear" w:color="auto" w:fill="FFFFFF"/>
        <w:spacing w:lineRule="auto" w:line="240" w:before="360" w:after="120"/>
        <w:textAlignment w:val="baseline"/>
        <w:outlineLvl w:val="1"/>
        <w:rPr>
          <w:rFonts w:ascii="Segoe UI" w:hAnsi="Segoe UI" w:eastAsia="Times New Roman" w:cs="Segoe UI"/>
          <w:b/>
          <w:b/>
          <w:bCs/>
          <w:color w:val="090A0B"/>
          <w:sz w:val="36"/>
          <w:szCs w:val="36"/>
        </w:rPr>
      </w:pPr>
      <w:r>
        <w:rPr>
          <w:rFonts w:eastAsia="Times New Roman" w:cs="Segoe UI" w:ascii="Segoe UI" w:hAnsi="Segoe UI"/>
          <w:b/>
          <w:bCs/>
          <w:color w:val="000000"/>
          <w:sz w:val="36"/>
          <w:szCs w:val="36"/>
        </w:rPr>
        <w:t>30. How logs are maintained in AngularJS?</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The follow-up question can be how to Blackbox AngularJS source in the browser and which all browser supports Blackbox?</w:t>
      </w:r>
    </w:p>
    <w:p>
      <w:pPr>
        <w:pStyle w:val="Normal"/>
        <w:shd w:val="clear" w:color="auto" w:fill="FFFFFF"/>
        <w:spacing w:lineRule="auto" w:line="240" w:before="0" w:after="360"/>
        <w:textAlignment w:val="baseline"/>
        <w:rPr>
          <w:rFonts w:ascii="Georgia" w:hAnsi="Georgia" w:eastAsia="Times New Roman" w:cs="Times New Roman"/>
          <w:color w:val="3C484E"/>
          <w:sz w:val="33"/>
          <w:szCs w:val="33"/>
        </w:rPr>
      </w:pPr>
      <w:r>
        <w:rPr>
          <w:rFonts w:eastAsia="Times New Roman" w:cs="Times New Roman" w:ascii="Georgia" w:hAnsi="Georgia"/>
          <w:color w:val="000000"/>
          <w:sz w:val="33"/>
          <w:szCs w:val="33"/>
        </w:rPr>
        <w:t>Logs are maintained with the help of $log service. The main purpose of this service is to help in debugging and troubleshooting. This is done with the help of four methods.</w:t>
        <w:br/>
        <w:t>1. log()-writes a log message in the console</w:t>
        <w:br/>
        <w:t>2. info()-writes an information message</w:t>
        <w:br/>
        <w:t>3. warn()-write a warning message</w:t>
        <w:br/>
        <w:t>4. error()-writes an error message</w:t>
        <w:br/>
        <w:t>5. debug()-writes a debug message</w:t>
      </w:r>
    </w:p>
    <w:p>
      <w:pPr>
        <w:pStyle w:val="Normal"/>
        <w:pBdr>
          <w:top w:val="single" w:sz="6" w:space="12" w:color="000000"/>
          <w:left w:val="single" w:sz="6" w:space="12" w:color="000000"/>
          <w:bottom w:val="single" w:sz="6" w:space="12" w:color="000000"/>
          <w:right w:val="single" w:sz="6" w:space="12" w:color="000000"/>
        </w:pBdr>
        <w:shd w:val="clear" w:color="auto" w:fill="F5F2F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nsolas"/>
          <w:color w:val="000000"/>
          <w:sz w:val="20"/>
          <w:szCs w:val="20"/>
        </w:rPr>
      </w:pPr>
      <w:r>
        <w:rPr>
          <w:rFonts w:eastAsia="Times New Roman" w:cs="Consolas" w:ascii="Consolas" w:hAnsi="Consolas"/>
          <w:color w:val="000000"/>
          <w:sz w:val="20"/>
          <w:szCs w:val="20"/>
        </w:rPr>
        <w:t>$log.error(‘this will displayed as an error in console’)</w:t>
      </w:r>
    </w:p>
    <w:p>
      <w:pPr>
        <w:pStyle w:val="Normal"/>
        <w:rPr>
          <w:color w:val="000000"/>
        </w:rPr>
      </w:pPr>
      <w:r>
        <w:rPr>
          <w:color w:val="000000"/>
        </w:rPr>
      </w:r>
    </w:p>
    <w:p>
      <w:pPr>
        <w:pStyle w:val="Normal"/>
        <w:numPr>
          <w:ilvl w:val="0"/>
          <w:numId w:val="0"/>
        </w:numPr>
        <w:shd w:val="clear" w:color="auto" w:fill="FFFFFF"/>
        <w:spacing w:lineRule="auto" w:line="240" w:before="0" w:after="0"/>
        <w:outlineLvl w:val="0"/>
        <w:rPr>
          <w:rFonts w:ascii="Roboto" w:hAnsi="Roboto" w:eastAsia="Times New Roman" w:cs="Times New Roman"/>
          <w:color w:val="272C37"/>
          <w:kern w:val="2"/>
          <w:sz w:val="48"/>
          <w:szCs w:val="48"/>
        </w:rPr>
      </w:pPr>
      <w:r>
        <w:rPr>
          <w:rFonts w:eastAsia="Times New Roman" w:cs="Times New Roman" w:ascii="Roboto" w:hAnsi="Roboto"/>
          <w:color w:val="000000"/>
          <w:kern w:val="2"/>
          <w:sz w:val="48"/>
          <w:szCs w:val="48"/>
        </w:rPr>
        <w:t>20 Frequently Asked AngularJS Interview Questions and Answers</w:t>
      </w:r>
    </w:p>
    <w:p>
      <w:pPr>
        <w:pStyle w:val="Normal"/>
        <w:shd w:val="clear" w:color="auto" w:fill="FFFFFF"/>
        <w:spacing w:lineRule="auto" w:line="240" w:before="0" w:after="0"/>
        <w:rPr/>
      </w:pPr>
      <w:hyperlink r:id="rId166" w:tgtFrame="_blank">
        <w:r>
          <w:rPr>
            <w:rStyle w:val="ListLabel1967"/>
            <w:rFonts w:eastAsia="Times New Roman" w:cs="Times New Roman" w:ascii="Roboto" w:hAnsi="Roboto"/>
            <w:color w:val="000000"/>
            <w:sz w:val="27"/>
            <w:szCs w:val="27"/>
            <w:u w:val="single"/>
          </w:rPr>
          <w:t>By Srihari Sasikumar</w:t>
        </w:r>
      </w:hyperlink>
      <w:r>
        <w:rPr>
          <w:rFonts w:eastAsia="Times New Roman" w:cs="Times New Roman" w:ascii="Roboto" w:hAnsi="Roboto"/>
          <w:color w:val="000000"/>
          <w:sz w:val="21"/>
          <w:szCs w:val="21"/>
        </w:rPr>
        <w:t>Last updated on Jul 18, 201985707</w:t>
      </w:r>
    </w:p>
    <w:p>
      <w:pPr>
        <w:pStyle w:val="Normal"/>
        <w:shd w:val="clear" w:color="auto" w:fill="FFFFFF"/>
        <w:spacing w:lineRule="auto" w:line="240"/>
        <w:rPr>
          <w:rFonts w:ascii="Roboto" w:hAnsi="Roboto" w:eastAsia="Times New Roman" w:cs="Times New Roman"/>
          <w:color w:val="51565E"/>
          <w:sz w:val="24"/>
          <w:szCs w:val="24"/>
        </w:rPr>
      </w:pPr>
      <w:r>
        <w:rPr/>
        <w:drawing>
          <wp:inline distT="0" distB="0" distL="0" distR="0">
            <wp:extent cx="3571875" cy="2009775"/>
            <wp:effectExtent l="0" t="0" r="0" b="0"/>
            <wp:docPr id="74" name="Picture 74" descr="20 Frequently Asked AngularJS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20 Frequently Asked AngularJS Interview Questions and Answers"/>
                    <pic:cNvPicPr>
                      <a:picLocks noChangeAspect="1" noChangeArrowheads="1"/>
                    </pic:cNvPicPr>
                  </pic:nvPicPr>
                  <pic:blipFill>
                    <a:blip r:embed="rId167"/>
                    <a:stretch>
                      <a:fillRect/>
                    </a:stretch>
                  </pic:blipFill>
                  <pic:spPr bwMode="auto">
                    <a:xfrm>
                      <a:off x="0" y="0"/>
                      <a:ext cx="3571875" cy="2009775"/>
                    </a:xfrm>
                    <a:prstGeom prst="rect">
                      <a:avLst/>
                    </a:prstGeom>
                  </pic:spPr>
                </pic:pic>
              </a:graphicData>
            </a:graphic>
          </wp:inline>
        </w:drawing>
      </w:r>
    </w:p>
    <w:p>
      <w:pPr>
        <w:pStyle w:val="Normal"/>
        <w:shd w:val="clear" w:color="auto" w:fill="FFFFFF"/>
        <w:spacing w:lineRule="auto" w:line="240" w:before="0" w:after="390"/>
        <w:rPr/>
      </w:pPr>
      <w:hyperlink r:id="rId168" w:tgtFrame="_blank">
        <w:r>
          <w:rPr>
            <w:rStyle w:val="ListLabel1968"/>
            <w:rFonts w:eastAsia="Times New Roman" w:cs="Times New Roman" w:ascii="Roboto" w:hAnsi="Roboto"/>
            <w:color w:val="000000"/>
            <w:sz w:val="24"/>
            <w:szCs w:val="24"/>
            <w:u w:val="single"/>
          </w:rPr>
          <w:t>AngularJS</w:t>
        </w:r>
      </w:hyperlink>
      <w:r>
        <w:rPr>
          <w:rFonts w:eastAsia="Times New Roman" w:cs="Times New Roman" w:ascii="Roboto" w:hAnsi="Roboto"/>
          <w:color w:val="000000"/>
          <w:sz w:val="24"/>
          <w:szCs w:val="24"/>
        </w:rPr>
        <w:t>, the self-proclaimed “superheroic JavaScript MVW framework,” has been around since 2009, and it remains one of the most popular web development frameworks the world over. According to </w:t>
      </w:r>
      <w:hyperlink r:id="rId169" w:tgtFrame="_blank">
        <w:r>
          <w:rPr>
            <w:rStyle w:val="ListLabel1968"/>
            <w:rFonts w:eastAsia="Times New Roman" w:cs="Times New Roman" w:ascii="Roboto" w:hAnsi="Roboto"/>
            <w:color w:val="000000"/>
            <w:sz w:val="24"/>
            <w:szCs w:val="24"/>
            <w:u w:val="single"/>
          </w:rPr>
          <w:t>Indeed.com</w:t>
        </w:r>
      </w:hyperlink>
      <w:r>
        <w:rPr>
          <w:rFonts w:eastAsia="Times New Roman" w:cs="Times New Roman" w:ascii="Roboto" w:hAnsi="Roboto"/>
          <w:color w:val="000000"/>
          <w:sz w:val="24"/>
          <w:szCs w:val="24"/>
        </w:rPr>
        <w:t>, the demand for developers has been on the rise in recent months, and this trend is expected to continue. </w:t>
      </w:r>
    </w:p>
    <w:p>
      <w:pPr>
        <w:pStyle w:val="Normal"/>
        <w:shd w:val="clear" w:color="auto" w:fill="FFFFFF"/>
        <w:spacing w:lineRule="auto" w:line="240" w:before="0" w:after="390"/>
        <w:rPr>
          <w:rFonts w:ascii="Roboto" w:hAnsi="Roboto" w:eastAsia="Times New Roman" w:cs="Times New Roman"/>
          <w:color w:val="51565E"/>
          <w:sz w:val="24"/>
          <w:szCs w:val="24"/>
        </w:rPr>
      </w:pPr>
      <w:r>
        <w:rPr>
          <w:rFonts w:eastAsia="Times New Roman" w:cs="Times New Roman" w:ascii="Roboto" w:hAnsi="Roboto"/>
          <w:color w:val="000000"/>
          <w:sz w:val="24"/>
          <w:szCs w:val="24"/>
        </w:rPr>
        <w:t>AngularJS can be a demanding technology, prompting a salary scope of anything from $60/hour for a freelance developer to $70,000/year for a Front End Developer/Engineer in an organization. Since this certification is a requirement for a large percentage of web-developer job postings, you can assume that there is never a lack of qualified candidates. </w:t>
      </w:r>
    </w:p>
    <w:p>
      <w:pPr>
        <w:pStyle w:val="Normal"/>
        <w:shd w:val="clear" w:color="auto" w:fill="FFFFFF"/>
        <w:spacing w:lineRule="auto" w:line="240" w:before="0" w:after="390"/>
        <w:rPr>
          <w:rFonts w:ascii="Roboto" w:hAnsi="Roboto" w:eastAsia="Times New Roman" w:cs="Times New Roman"/>
          <w:color w:val="51565E"/>
          <w:sz w:val="24"/>
          <w:szCs w:val="24"/>
        </w:rPr>
      </w:pPr>
      <w:r>
        <w:rPr>
          <w:rFonts w:eastAsia="Times New Roman" w:cs="Times New Roman" w:ascii="Roboto" w:hAnsi="Roboto"/>
          <w:color w:val="000000"/>
          <w:sz w:val="24"/>
          <w:szCs w:val="24"/>
        </w:rPr>
        <w:t>In every interview, you will have to contend with fierce competition. To perform well and get your dream job, you have to prepare in advance. To help you, we’ve outlined 20 frequently asked AngularJS interview questions and the kind of answers your interviewer is likely looking for. </w:t>
      </w:r>
    </w:p>
    <w:p>
      <w:pPr>
        <w:pStyle w:val="Normal"/>
        <w:numPr>
          <w:ilvl w:val="0"/>
          <w:numId w:val="0"/>
        </w:numPr>
        <w:shd w:val="clear" w:color="auto" w:fill="FFFFFF"/>
        <w:spacing w:lineRule="auto" w:line="240" w:before="960" w:after="480"/>
        <w:outlineLvl w:val="1"/>
        <w:rPr>
          <w:rFonts w:ascii="Roboto" w:hAnsi="Roboto" w:eastAsia="Times New Roman" w:cs="Times New Roman"/>
          <w:color w:val="51565E"/>
          <w:sz w:val="36"/>
          <w:szCs w:val="36"/>
        </w:rPr>
      </w:pPr>
      <w:r>
        <w:rPr>
          <w:rFonts w:eastAsia="Times New Roman" w:cs="Times New Roman" w:ascii="Roboto" w:hAnsi="Roboto"/>
          <w:color w:val="000000"/>
          <w:sz w:val="36"/>
          <w:szCs w:val="36"/>
        </w:rPr>
        <w:t>Here Are 20 Frequently Asked AngularJS Interview Questions:</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In 30 seconds, define AngularJS.</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AngularJS is an open-source JavaScript framework designed for creating dynamic single web page applications with fewer lines of code.</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Mention some advantages of using the AngularJS framework.</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Some of the key advantages of using AngularJS framework include:</w:t>
        <w:br/>
        <w:br/>
      </w:r>
    </w:p>
    <w:p>
      <w:pPr>
        <w:pStyle w:val="Normal"/>
        <w:numPr>
          <w:ilvl w:val="1"/>
          <w:numId w:val="297"/>
        </w:numPr>
        <w:shd w:val="clear" w:color="auto" w:fill="FFFFFF"/>
        <w:spacing w:lineRule="auto" w:line="240" w:beforeAutospacing="1"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It provides an excellent “desktop-like” experience to the end-user.</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By freeing the developer from having to register callbacks manually or write repetitive low-level DOM manipulation tasks, it saves months of development.</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By separating DOM manipulation from app logic, it makes code modular and easy to test.</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It supports two-way data binding.</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What is the main thing that you would need to change if you were migrating from AngularJS 1.4 to AngularJS 1.5?</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To adapt to the new AngularJS 1.5 components, you would need to change .directive to .component.</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Is AngularJS compatible with all browsers?</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Yes.</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What are the key features of AngularJS?</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Scope</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Controller</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Model</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View</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Services</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Data Binding</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Directives</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Filters</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Testable</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Define scope in AngularJS.</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The scope is a unique JavaScript object that plays the role of joining the controller (JavaScript) with the views (HTML). The controller sets properties on the scope, and the view binds to them.</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Explain the concept of scope hierarchy.</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Each AngularJS application has only one root scope. Child controllers, however, create scope for each view. When the new scopes are created, they are added to their parent root scope as child scopes. This creates a hierarchical structure when they are attached.</w:t>
        <w:br/>
      </w:r>
    </w:p>
    <w:tbl>
      <w:tblPr>
        <w:tblW w:w="10620" w:type="dxa"/>
        <w:jc w:val="left"/>
        <w:tblInd w:w="398" w:type="dxa"/>
        <w:tblBorders>
          <w:top w:val="single" w:sz="6" w:space="0" w:color="E6ECEF"/>
          <w:left w:val="single" w:sz="6" w:space="0" w:color="E6ECEF"/>
          <w:bottom w:val="single" w:sz="6" w:space="0" w:color="E6ECEF"/>
          <w:right w:val="single" w:sz="6" w:space="0" w:color="E6ECEF"/>
          <w:insideH w:val="single" w:sz="6" w:space="0" w:color="E6ECEF"/>
          <w:insideV w:val="single" w:sz="6" w:space="0" w:color="E6ECEF"/>
        </w:tblBorders>
        <w:tblCellMar>
          <w:top w:w="120" w:type="dxa"/>
          <w:left w:w="112" w:type="dxa"/>
          <w:bottom w:w="120" w:type="dxa"/>
          <w:right w:w="120" w:type="dxa"/>
        </w:tblCellMar>
        <w:tblLook w:noVBand="1" w:val="04a0" w:noHBand="0" w:lastColumn="0" w:firstColumn="1" w:lastRow="0" w:firstRow="1"/>
      </w:tblPr>
      <w:tblGrid>
        <w:gridCol w:w="10620"/>
      </w:tblGrid>
      <w:tr>
        <w:trPr/>
        <w:tc>
          <w:tcPr>
            <w:tcW w:w="10620" w:type="dxa"/>
            <w:tcBorders>
              <w:top w:val="single" w:sz="6" w:space="0" w:color="E6ECEF"/>
              <w:left w:val="single" w:sz="6" w:space="0" w:color="E6ECEF"/>
              <w:bottom w:val="single" w:sz="6" w:space="0" w:color="E6ECEF"/>
              <w:right w:val="single" w:sz="6" w:space="0" w:color="E6ECEF"/>
              <w:insideH w:val="single" w:sz="6" w:space="0" w:color="E6ECEF"/>
              <w:insideV w:val="single" w:sz="6" w:space="0" w:color="E6ECEF"/>
            </w:tcBorders>
            <w:shd w:fill="auto" w:val="clear"/>
          </w:tcPr>
          <w:p>
            <w:pPr>
              <w:pStyle w:val="Normal"/>
              <w:spacing w:lineRule="atLeast" w:line="360" w:before="0" w:after="0"/>
              <w:jc w:val="center"/>
              <w:rPr/>
            </w:pPr>
            <w:r>
              <w:rPr>
                <w:rFonts w:eastAsia="Times New Roman" w:cs="Times New Roman" w:ascii="Times New Roman" w:hAnsi="Times New Roman"/>
                <w:color w:val="000000"/>
                <w:sz w:val="24"/>
                <w:szCs w:val="24"/>
              </w:rPr>
              <w:t>Are you a front end developer and looking to enhance your skills? Check out the </w:t>
            </w:r>
            <w:hyperlink r:id="rId170" w:tgtFrame="_blank">
              <w:r>
                <w:rPr>
                  <w:rStyle w:val="ListLabel1969"/>
                  <w:rFonts w:eastAsia="Times New Roman" w:cs="Times New Roman" w:ascii="Times New Roman" w:hAnsi="Times New Roman"/>
                  <w:color w:val="000000"/>
                  <w:sz w:val="24"/>
                  <w:szCs w:val="24"/>
                  <w:u w:val="single"/>
                </w:rPr>
                <w:t>Angular Training Course</w:t>
              </w:r>
            </w:hyperlink>
            <w:r>
              <w:rPr>
                <w:rFonts w:eastAsia="Times New Roman" w:cs="Times New Roman" w:ascii="Times New Roman" w:hAnsi="Times New Roman"/>
                <w:color w:val="000000"/>
                <w:sz w:val="24"/>
                <w:szCs w:val="24"/>
              </w:rPr>
              <w:t>.</w:t>
            </w:r>
          </w:p>
        </w:tc>
      </w:tr>
    </w:tbl>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What is data binding in AngularJS and What is the difference between one-way and two-way binding?</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Data binding is the automatic attunement of data between the view and model components. AngularJS uses two-way data binding. In one-way binding, the scope variable in the HTML is set to the first value that its model is assigned to.</w:t>
        <w:br/>
        <w:br/>
        <w:t>In two-way binding, the scope variable changes its value every time its model binds to a different value.</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What are directives?</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Directives are unique markers on a DOM element that tell the HTML compiler to attach a specified behavior to the DOM element. Directives start with ng-prefix. Some of the built-in directives include ngClass, ngApp, ngRepeat, ngModel, ngBind and ngInit.</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List the different types of directives.</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There are four types of directives:</w:t>
        <w:br/>
        <w:br/>
      </w:r>
    </w:p>
    <w:p>
      <w:pPr>
        <w:pStyle w:val="Normal"/>
        <w:numPr>
          <w:ilvl w:val="1"/>
          <w:numId w:val="297"/>
        </w:numPr>
        <w:shd w:val="clear" w:color="auto" w:fill="FFFFFF"/>
        <w:spacing w:lineRule="auto" w:line="240" w:beforeAutospacing="1"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Comment directives</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CSS class directives</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Attribute directives</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Element directives</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In what ways can you use a directive?</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You can use a directive as an element, attribute, or class name. To define the way your directive will be used, you need to set the restrict option in the directive declaration. The restrict option can be set to:</w:t>
        <w:br/>
        <w:br/>
        <w:t>‘A’ - Only matches attribute name</w:t>
        <w:br/>
        <w:t>‘C’ - Only matches class name</w:t>
        <w:br/>
        <w:t>‘E’ – Only matches element name</w:t>
        <w:br/>
        <w:br/>
        <w:t>You can combine these restrictions to produce needed results.</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Explain what a digest cycle is in AngularJS?</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During every digest cycle, all new scope model values are compared against the previous values. This is called dirty checking. If change is detected, watches set on the new model are fired, and another digest cycle executes. This goes on until all models are stable.</w:t>
        <w:br/>
        <w:br/>
        <w:t>The digest cycle is triggered automatically, but it can be called manually using “.$apply().”</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What are the common ways of communication between modules of your application, using core AngularJS functionality?</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The common ways of communication include:</w:t>
        <w:br/>
        <w:br/>
      </w:r>
    </w:p>
    <w:p>
      <w:pPr>
        <w:pStyle w:val="Normal"/>
        <w:numPr>
          <w:ilvl w:val="1"/>
          <w:numId w:val="297"/>
        </w:numPr>
        <w:shd w:val="clear" w:color="auto" w:fill="FFFFFF"/>
        <w:spacing w:lineRule="auto" w:line="240" w:beforeAutospacing="1"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Using events</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Using services</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By assigning models on $rootScope</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Directly between controllers using ControllerAs and other forms of inheritance</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Directly between controllers using $parent, $$childHead, $$nextSibling</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Explain what the link function is and how it differs from compile.</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The link function combines the directives with a scope to produce a live view.</w:t>
        <w:br/>
        <w:t>The link function is responsible for instance DOM manipulation and for registering DOM listeners.</w:t>
        <w:br/>
        <w:t>The compile function is responsible for template DOM manipulation as well as the collection of all the directives.</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Explain e2e testing of AngularJS applications.</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End-to-end (e2e) testing involves testing an application from start to finish to determine whether all the components are working correctly. It catches issues within an application related to integration and flow.</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What is dependency injection?</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Dependency injection is the process where the dependent objects are injected rather than being created by the consumer.</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What are the benefits of dependency injection?</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Dependency injection has two significant benefits: Testing and decoupling.</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What is a Single Page Application (SPA)?</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SPA is the concept whereby pages are loaded from the server not by doing postbacks, instead of by creating a single shell page or master page and loading the web pages into the master page.</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How can a SPA be implemented in AngularJS?</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SPA can be implemented with Angular by using Angular routes.</w:t>
      </w:r>
    </w:p>
    <w:p>
      <w:pPr>
        <w:pStyle w:val="Normal"/>
        <w:numPr>
          <w:ilvl w:val="0"/>
          <w:numId w:val="297"/>
        </w:numPr>
        <w:shd w:val="clear" w:color="auto" w:fill="FFFFFF"/>
        <w:spacing w:lineRule="auto" w:line="240" w:before="480" w:after="360"/>
        <w:ind w:left="300" w:hanging="360"/>
        <w:outlineLvl w:val="2"/>
        <w:rPr>
          <w:rFonts w:ascii="Roboto" w:hAnsi="Roboto" w:eastAsia="Times New Roman" w:cs="Times New Roman"/>
          <w:color w:val="51565E"/>
          <w:sz w:val="27"/>
          <w:szCs w:val="27"/>
        </w:rPr>
      </w:pPr>
      <w:r>
        <w:rPr>
          <w:rFonts w:eastAsia="Times New Roman" w:cs="Times New Roman" w:ascii="Roboto" w:hAnsi="Roboto"/>
          <w:color w:val="000000"/>
          <w:sz w:val="27"/>
          <w:szCs w:val="27"/>
        </w:rPr>
        <w:t>How can digest cycle time be decreased?</w:t>
      </w:r>
    </w:p>
    <w:p>
      <w:pPr>
        <w:pStyle w:val="Normal"/>
        <w:shd w:val="clear" w:color="auto" w:fill="FFFFFF"/>
        <w:spacing w:lineRule="auto" w:line="240" w:beforeAutospacing="1" w:after="0"/>
        <w:ind w:left="300" w:hanging="0"/>
        <w:rPr>
          <w:rFonts w:ascii="Roboto" w:hAnsi="Roboto" w:eastAsia="Times New Roman" w:cs="Times New Roman"/>
          <w:color w:val="51565E"/>
          <w:sz w:val="24"/>
          <w:szCs w:val="24"/>
        </w:rPr>
      </w:pPr>
      <w:r>
        <w:rPr>
          <w:rFonts w:eastAsia="Times New Roman" w:cs="Times New Roman" w:ascii="Roboto" w:hAnsi="Roboto"/>
          <w:color w:val="000000"/>
          <w:sz w:val="24"/>
          <w:szCs w:val="24"/>
        </w:rPr>
        <w:t>Digest cycle time can be decreased by decreasing the number of watchers. To do this, you can:</w:t>
        <w:br/>
        <w:br/>
      </w:r>
    </w:p>
    <w:p>
      <w:pPr>
        <w:pStyle w:val="Normal"/>
        <w:numPr>
          <w:ilvl w:val="1"/>
          <w:numId w:val="297"/>
        </w:numPr>
        <w:shd w:val="clear" w:color="auto" w:fill="FFFFFF"/>
        <w:spacing w:lineRule="auto" w:line="240" w:beforeAutospacing="1"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Use web worker</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Work in batches</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Cache DOM</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Remove unnecessary watchers</w:t>
      </w:r>
    </w:p>
    <w:p>
      <w:pPr>
        <w:pStyle w:val="Normal"/>
        <w:numPr>
          <w:ilvl w:val="1"/>
          <w:numId w:val="297"/>
        </w:numPr>
        <w:shd w:val="clear" w:color="auto" w:fill="FFFFFF"/>
        <w:spacing w:lineRule="auto" w:line="240" w:before="0" w:after="210"/>
        <w:ind w:left="600" w:hanging="360"/>
        <w:rPr>
          <w:rFonts w:ascii="Roboto" w:hAnsi="Roboto" w:eastAsia="Times New Roman" w:cs="Times New Roman"/>
          <w:color w:val="51565E"/>
          <w:sz w:val="24"/>
          <w:szCs w:val="24"/>
        </w:rPr>
      </w:pPr>
      <w:r>
        <w:rPr>
          <w:rFonts w:eastAsia="Times New Roman" w:cs="Times New Roman" w:ascii="Roboto" w:hAnsi="Roboto"/>
          <w:color w:val="000000"/>
          <w:sz w:val="24"/>
          <w:szCs w:val="24"/>
        </w:rPr>
        <w:t>Use one-time Angular binding</w:t>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numPr>
          <w:ilvl w:val="0"/>
          <w:numId w:val="0"/>
        </w:numPr>
        <w:shd w:val="clear" w:color="auto" w:fill="FFFFFF"/>
        <w:spacing w:lineRule="atLeast" w:line="312" w:before="75" w:afterAutospacing="1"/>
        <w:outlineLvl w:val="0"/>
        <w:rPr>
          <w:rFonts w:ascii="Helvetica" w:hAnsi="Helvetica" w:eastAsia="Times New Roman" w:cs="Times New Roman"/>
          <w:color w:val="610B38"/>
          <w:kern w:val="2"/>
          <w:sz w:val="44"/>
          <w:szCs w:val="44"/>
        </w:rPr>
      </w:pPr>
      <w:r>
        <w:rPr>
          <w:rFonts w:eastAsia="Times New Roman" w:cs="Times New Roman" w:ascii="Helvetica" w:hAnsi="Helvetica"/>
          <w:color w:val="000000"/>
          <w:kern w:val="2"/>
          <w:sz w:val="44"/>
          <w:szCs w:val="44"/>
        </w:rPr>
        <w:t>Angular 7 Interview Questions</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2857500" cy="1905000"/>
            <wp:effectExtent l="0" t="0" r="0" b="0"/>
            <wp:docPr id="75" name="Picture 75" descr="Angular7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ngular7 Interview Questions"/>
                    <pic:cNvPicPr>
                      <a:picLocks noChangeAspect="1" noChangeArrowheads="1"/>
                    </pic:cNvPicPr>
                  </pic:nvPicPr>
                  <pic:blipFill>
                    <a:blip r:embed="rId171"/>
                    <a:stretch>
                      <a:fillRect/>
                    </a:stretch>
                  </pic:blipFill>
                  <pic:spPr bwMode="auto">
                    <a:xfrm>
                      <a:off x="0" y="0"/>
                      <a:ext cx="2857500" cy="1905000"/>
                    </a:xfrm>
                    <a:prstGeom prst="rect">
                      <a:avLst/>
                    </a:prstGeom>
                  </pic:spPr>
                </pic:pic>
              </a:graphicData>
            </a:graphic>
          </wp:inline>
        </w:drawing>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 list of top frequently asked </w:t>
      </w:r>
      <w:r>
        <w:rPr>
          <w:rFonts w:eastAsia="Times New Roman" w:cs="Times New Roman" w:ascii="Verdana" w:hAnsi="Verdana"/>
          <w:b/>
          <w:bCs/>
          <w:color w:val="000000"/>
          <w:sz w:val="20"/>
          <w:szCs w:val="20"/>
        </w:rPr>
        <w:t>Angular 7 Interview Questions</w:t>
      </w:r>
      <w:r>
        <w:rPr>
          <w:rFonts w:eastAsia="Times New Roman" w:cs="Times New Roman" w:ascii="Verdana" w:hAnsi="Verdana"/>
          <w:color w:val="000000"/>
          <w:sz w:val="20"/>
          <w:szCs w:val="20"/>
        </w:rPr>
        <w:t> and answers are given below.</w: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 What is Angular 7? How is it different from AngularJS?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Angular7 is the latest and recent version of Angular. AngularJS was the first version of Angular which is also known as Angular 1.0.</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Angular7 is the complete rewrite of the Angular1.0. It supports two-way data binding, and some other features like ng update, ng add, Angular Elements, Angular Material + CDK Components, Angular Material Starter Components, CLI Workspaces, Library Support, Tree Shakable Providers, Animations Performance Improvements, and RxJS v6 etc.</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76"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2) What is Angular framework?</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 is a TypeScript-based open-source web framework and a platform. It is used to build web/ mobile and desktop applications.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Main features of this framework are:</w:t>
      </w:r>
      <w:r>
        <w:rPr>
          <w:rFonts w:eastAsia="Times New Roman" w:cs="Times New Roman" w:ascii="Verdana" w:hAnsi="Verdana"/>
          <w:color w:val="000000"/>
          <w:sz w:val="20"/>
          <w:szCs w:val="20"/>
        </w:rPr>
        <w:t> Declarative templates, dependency injection, end to end tooling etc. These features make web development easy in Angular.</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77"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3) What is the difference between AngularJS and Angular?</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 is a complete rewrite of AngularJS. It is a component-based framework in which an application is a tree of individual components.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Difference between AngularJS and Angular:</w:t>
      </w:r>
    </w:p>
    <w:tbl>
      <w:tblPr>
        <w:tblW w:w="13035" w:type="dxa"/>
        <w:jc w:val="left"/>
        <w:tblInd w:w="159" w:type="dxa"/>
        <w:tblBorders>
          <w:top w:val="single" w:sz="6" w:space="0" w:color="C7CCBE"/>
          <w:left w:val="single" w:sz="6" w:space="0" w:color="C7CCBE"/>
        </w:tblBorders>
        <w:tblCellMar>
          <w:top w:w="180" w:type="dxa"/>
          <w:left w:w="171" w:type="dxa"/>
          <w:bottom w:w="180" w:type="dxa"/>
          <w:right w:w="180" w:type="dxa"/>
        </w:tblCellMar>
        <w:tblLook w:noVBand="1" w:val="04a0" w:noHBand="0" w:lastColumn="0" w:firstColumn="1" w:lastRow="0" w:firstRow="1"/>
      </w:tblPr>
      <w:tblGrid>
        <w:gridCol w:w="6484"/>
        <w:gridCol w:w="6550"/>
      </w:tblGrid>
      <w:tr>
        <w:trPr/>
        <w:tc>
          <w:tcPr>
            <w:tcW w:w="6484" w:type="dxa"/>
            <w:tcBorders>
              <w:top w:val="single" w:sz="6" w:space="0" w:color="C7CCBE"/>
              <w:left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AngularJS</w:t>
            </w:r>
          </w:p>
        </w:tc>
        <w:tc>
          <w:tcPr>
            <w:tcW w:w="6550" w:type="dxa"/>
            <w:tcBorders>
              <w:top w:val="single" w:sz="6" w:space="0" w:color="C7CCBE"/>
              <w:left w:val="single" w:sz="6" w:space="0" w:color="C7CCBE"/>
              <w:right w:val="single" w:sz="6" w:space="0" w:color="C7CCBE"/>
              <w:insideV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Angular</w:t>
            </w:r>
          </w:p>
        </w:tc>
      </w:tr>
      <w:tr>
        <w:trPr/>
        <w:tc>
          <w:tcPr>
            <w:tcW w:w="648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AngularJS is based on MVC architecture.</w:t>
            </w:r>
          </w:p>
        </w:tc>
        <w:tc>
          <w:tcPr>
            <w:tcW w:w="655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 is based on Service/Controller.</w:t>
            </w:r>
          </w:p>
        </w:tc>
      </w:tr>
      <w:tr>
        <w:trPr/>
        <w:tc>
          <w:tcPr>
            <w:tcW w:w="648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uses JavaScript to build the application.</w:t>
            </w:r>
          </w:p>
        </w:tc>
        <w:tc>
          <w:tcPr>
            <w:tcW w:w="655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uses TypeScript to build the application.</w:t>
            </w:r>
          </w:p>
        </w:tc>
      </w:tr>
      <w:tr>
        <w:trPr/>
        <w:tc>
          <w:tcPr>
            <w:tcW w:w="648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follows controller concept.</w:t>
            </w:r>
          </w:p>
        </w:tc>
        <w:tc>
          <w:tcPr>
            <w:tcW w:w="655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follows Component based UI approach.</w:t>
            </w:r>
          </w:p>
        </w:tc>
      </w:tr>
      <w:tr>
        <w:trPr/>
        <w:tc>
          <w:tcPr>
            <w:tcW w:w="648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is not a mobile-friendly framework.</w:t>
            </w:r>
          </w:p>
        </w:tc>
        <w:tc>
          <w:tcPr>
            <w:tcW w:w="655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is a mobile friendly framework.</w:t>
            </w:r>
          </w:p>
        </w:tc>
      </w:tr>
      <w:tr>
        <w:trPr/>
        <w:tc>
          <w:tcPr>
            <w:tcW w:w="648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is very difficult to create a SEO friendly application in AngularJS.</w:t>
            </w:r>
          </w:p>
        </w:tc>
        <w:tc>
          <w:tcPr>
            <w:tcW w:w="655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By using Angular, you can easily create a SEO friendly application.</w:t>
            </w:r>
          </w:p>
        </w:tc>
      </w:tr>
    </w:tbl>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78"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4) What is the difference between structural directive and attribute directive in Angular 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Structural directives</w:t>
      </w:r>
      <w:r>
        <w:rPr>
          <w:rFonts w:eastAsia="Times New Roman" w:cs="Times New Roman" w:ascii="Verdana" w:hAnsi="Verdana"/>
          <w:color w:val="000000"/>
          <w:sz w:val="20"/>
          <w:szCs w:val="20"/>
        </w:rPr>
        <w:t> are used to alter the DOM layout by removing and adding DOM elements. These directives are far better in changing the structure of the view. Examples of Structural directives are NgFor and Nglf.</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Attribute Directives</w:t>
      </w:r>
      <w:r>
        <w:rPr>
          <w:rFonts w:eastAsia="Times New Roman" w:cs="Times New Roman" w:ascii="Verdana" w:hAnsi="Verdana"/>
          <w:color w:val="000000"/>
          <w:sz w:val="20"/>
          <w:szCs w:val="20"/>
        </w:rPr>
        <w:t> are used as characteristics of elements. For example, a directive such as built-in NgStyle in the template Syntax guide is an attribute directive.</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79"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5) What is the difference among "declarations", "providers" and "import" in NgModule?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Difference among declarations", "providers" and "import" in NgModule:</w:t>
      </w:r>
    </w:p>
    <w:p>
      <w:pPr>
        <w:pStyle w:val="Normal"/>
        <w:numPr>
          <w:ilvl w:val="0"/>
          <w:numId w:val="298"/>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declarations</w:t>
      </w:r>
      <w:r>
        <w:rPr>
          <w:rFonts w:eastAsia="Times New Roman" w:cs="Times New Roman" w:ascii="Verdana" w:hAnsi="Verdana"/>
          <w:color w:val="000000"/>
          <w:sz w:val="20"/>
          <w:szCs w:val="20"/>
        </w:rPr>
        <w:t> are used to make directives (including components and pipes) from the current module available to other directives in the current module. Selectors of directives, components or pipes are only matched against the HTML if they are declared or imported.</w:t>
      </w:r>
    </w:p>
    <w:p>
      <w:pPr>
        <w:pStyle w:val="Normal"/>
        <w:numPr>
          <w:ilvl w:val="0"/>
          <w:numId w:val="298"/>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providers</w:t>
      </w:r>
      <w:r>
        <w:rPr>
          <w:rFonts w:eastAsia="Times New Roman" w:cs="Times New Roman" w:ascii="Verdana" w:hAnsi="Verdana"/>
          <w:color w:val="000000"/>
          <w:sz w:val="20"/>
          <w:szCs w:val="20"/>
        </w:rPr>
        <w:t> are used to make services and values known to DI. They are added to the root scope and they are injected to other services or directives that have them as dependency. A special case for providers is lazy loaded modules that get their own child injector. Providers of a lazy loaded module are only provided to this lazy loaded module by default (not the whole application as it is with other modules).</w:t>
      </w:r>
    </w:p>
    <w:p>
      <w:pPr>
        <w:pStyle w:val="Normal"/>
        <w:numPr>
          <w:ilvl w:val="0"/>
          <w:numId w:val="298"/>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makes the exported declarations of other modules available in the current module.</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80"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6) What are the key components of Angular?</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Key components of Angular:</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Components:</w:t>
      </w:r>
      <w:r>
        <w:rPr>
          <w:rFonts w:eastAsia="Times New Roman" w:cs="Times New Roman" w:ascii="Verdana" w:hAnsi="Verdana"/>
          <w:color w:val="000000"/>
          <w:sz w:val="20"/>
          <w:szCs w:val="20"/>
        </w:rPr>
        <w:t> Components are the basic building blocks of angular application and used to control HTML views.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Modules:</w:t>
      </w:r>
      <w:r>
        <w:rPr>
          <w:rFonts w:eastAsia="Times New Roman" w:cs="Times New Roman" w:ascii="Verdana" w:hAnsi="Verdana"/>
          <w:color w:val="000000"/>
          <w:sz w:val="20"/>
          <w:szCs w:val="20"/>
        </w:rPr>
        <w:t> Modules are the set of angular basic building blocks like component, directives, services etc. An application is divided into logical pieces and each piece of code is called as "module" and used to perform a single task.</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Templates:</w:t>
      </w:r>
      <w:r>
        <w:rPr>
          <w:rFonts w:eastAsia="Times New Roman" w:cs="Times New Roman" w:ascii="Verdana" w:hAnsi="Verdana"/>
          <w:color w:val="000000"/>
          <w:sz w:val="20"/>
          <w:szCs w:val="20"/>
        </w:rPr>
        <w:t> Templates are used to represent the views of an Angular application.</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Services:</w:t>
      </w:r>
      <w:r>
        <w:rPr>
          <w:rFonts w:eastAsia="Times New Roman" w:cs="Times New Roman" w:ascii="Verdana" w:hAnsi="Verdana"/>
          <w:color w:val="000000"/>
          <w:sz w:val="20"/>
          <w:szCs w:val="20"/>
        </w:rPr>
        <w:t> It is used to create components which can be shared across the entire application.</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Metadata:</w:t>
      </w:r>
      <w:r>
        <w:rPr>
          <w:rFonts w:eastAsia="Times New Roman" w:cs="Times New Roman" w:ascii="Verdana" w:hAnsi="Verdana"/>
          <w:color w:val="000000"/>
          <w:sz w:val="20"/>
          <w:szCs w:val="20"/>
        </w:rPr>
        <w:t> This can be used to add more data to an Angular class.</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81"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7) Explain the Architecture overview of Angular.</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 is the most popular web development framework for developing mobile and web applications. It uses cross platform mobile development called IONIC that's why it is not limited to web apps only.</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There are 7 main building blocks of an Angular application:</w:t>
      </w:r>
    </w:p>
    <w:p>
      <w:pPr>
        <w:pStyle w:val="Normal"/>
        <w:numPr>
          <w:ilvl w:val="0"/>
          <w:numId w:val="299"/>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w:t>
      </w:r>
    </w:p>
    <w:p>
      <w:pPr>
        <w:pStyle w:val="Normal"/>
        <w:numPr>
          <w:ilvl w:val="0"/>
          <w:numId w:val="299"/>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Templates</w:t>
      </w:r>
    </w:p>
    <w:p>
      <w:pPr>
        <w:pStyle w:val="Normal"/>
        <w:numPr>
          <w:ilvl w:val="0"/>
          <w:numId w:val="299"/>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Metadata</w:t>
      </w:r>
    </w:p>
    <w:p>
      <w:pPr>
        <w:pStyle w:val="Normal"/>
        <w:numPr>
          <w:ilvl w:val="0"/>
          <w:numId w:val="299"/>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Data Binding</w:t>
      </w:r>
    </w:p>
    <w:p>
      <w:pPr>
        <w:pStyle w:val="Normal"/>
        <w:numPr>
          <w:ilvl w:val="0"/>
          <w:numId w:val="299"/>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Directives</w:t>
      </w:r>
    </w:p>
    <w:p>
      <w:pPr>
        <w:pStyle w:val="Normal"/>
        <w:numPr>
          <w:ilvl w:val="0"/>
          <w:numId w:val="299"/>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Services</w:t>
      </w:r>
    </w:p>
    <w:p>
      <w:pPr>
        <w:pStyle w:val="Normal"/>
        <w:numPr>
          <w:ilvl w:val="0"/>
          <w:numId w:val="299"/>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Dependency Injection</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basic building blocks of an Angular application are NgModules, which provide a compilation context for components. Angular app is defined by a set of NgModules and it always has at least a root module that enables bootstrapping, and many more feature modules.</w:t>
      </w:r>
    </w:p>
    <w:p>
      <w:pPr>
        <w:pStyle w:val="Normal"/>
        <w:numPr>
          <w:ilvl w:val="0"/>
          <w:numId w:val="300"/>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Components define Template views</w:t>
      </w:r>
    </w:p>
    <w:p>
      <w:pPr>
        <w:pStyle w:val="Normal"/>
        <w:numPr>
          <w:ilvl w:val="0"/>
          <w:numId w:val="300"/>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Components use services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NgModules make developers to organize an application into connected blocks of functionality.</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NgModule properties for the minimum "AppModule" generated by the CLI are as follows:</w:t>
      </w:r>
    </w:p>
    <w:p>
      <w:pPr>
        <w:pStyle w:val="Normal"/>
        <w:numPr>
          <w:ilvl w:val="0"/>
          <w:numId w:val="301"/>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Declarations:</w:t>
      </w:r>
      <w:r>
        <w:rPr>
          <w:rFonts w:eastAsia="Times New Roman" w:cs="Times New Roman" w:ascii="Verdana" w:hAnsi="Verdana"/>
          <w:color w:val="000000"/>
          <w:sz w:val="20"/>
          <w:szCs w:val="20"/>
        </w:rPr>
        <w:t> Use to declare the application components.</w:t>
      </w:r>
    </w:p>
    <w:p>
      <w:pPr>
        <w:pStyle w:val="Normal"/>
        <w:numPr>
          <w:ilvl w:val="0"/>
          <w:numId w:val="301"/>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Imports:</w:t>
      </w:r>
      <w:r>
        <w:rPr>
          <w:rFonts w:eastAsia="Times New Roman" w:cs="Times New Roman" w:ascii="Verdana" w:hAnsi="Verdana"/>
          <w:color w:val="000000"/>
          <w:sz w:val="20"/>
          <w:szCs w:val="20"/>
        </w:rPr>
        <w:t> Every application must import BrowserModule to run the app in a browser.</w:t>
      </w:r>
    </w:p>
    <w:p>
      <w:pPr>
        <w:pStyle w:val="Normal"/>
        <w:numPr>
          <w:ilvl w:val="0"/>
          <w:numId w:val="301"/>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Providers:</w:t>
      </w:r>
      <w:r>
        <w:rPr>
          <w:rFonts w:eastAsia="Times New Roman" w:cs="Times New Roman" w:ascii="Verdana" w:hAnsi="Verdana"/>
          <w:color w:val="000000"/>
          <w:sz w:val="20"/>
          <w:szCs w:val="20"/>
        </w:rPr>
        <w:t> There are none to start.</w:t>
      </w:r>
    </w:p>
    <w:p>
      <w:pPr>
        <w:pStyle w:val="Normal"/>
        <w:numPr>
          <w:ilvl w:val="0"/>
          <w:numId w:val="301"/>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Bootstrap:</w:t>
      </w:r>
      <w:r>
        <w:rPr>
          <w:rFonts w:eastAsia="Times New Roman" w:cs="Times New Roman" w:ascii="Verdana" w:hAnsi="Verdana"/>
          <w:color w:val="000000"/>
          <w:sz w:val="20"/>
          <w:szCs w:val="20"/>
        </w:rPr>
        <w:t> This is a root AppComponent that Angular creates and inserts into the index.html host web page.</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82"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8) How would you update Angular 6 to Angular 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You can update Angular 6 to Angular 7 by using the following command:</w:t>
      </w:r>
    </w:p>
    <w:p>
      <w:pPr>
        <w:pStyle w:val="Normal"/>
        <w:numPr>
          <w:ilvl w:val="0"/>
          <w:numId w:val="302"/>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ng update @angular/cli @angular/core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83"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9) What is the UrlSegment Interface in Angular 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In Angular 7, the UrlSegment interface represents a single URL segment, constructor, properties and methods like this:</w:t>
      </w:r>
    </w:p>
    <w:p>
      <w:pPr>
        <w:pStyle w:val="Normal"/>
        <w:numPr>
          <w:ilvl w:val="0"/>
          <w:numId w:val="30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UrlSegment {  </w:t>
      </w:r>
    </w:p>
    <w:p>
      <w:pPr>
        <w:pStyle w:val="Normal"/>
        <w:numPr>
          <w:ilvl w:val="0"/>
          <w:numId w:val="30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constructor(path: string, parameters: {...})  </w:t>
      </w:r>
    </w:p>
    <w:p>
      <w:pPr>
        <w:pStyle w:val="Normal"/>
        <w:numPr>
          <w:ilvl w:val="0"/>
          <w:numId w:val="30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path: string  </w:t>
      </w:r>
    </w:p>
    <w:p>
      <w:pPr>
        <w:pStyle w:val="Normal"/>
        <w:numPr>
          <w:ilvl w:val="0"/>
          <w:numId w:val="30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parameters: {...}  </w:t>
      </w:r>
    </w:p>
    <w:p>
      <w:pPr>
        <w:pStyle w:val="Normal"/>
        <w:numPr>
          <w:ilvl w:val="0"/>
          <w:numId w:val="30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toString(): string  </w:t>
      </w:r>
    </w:p>
    <w:p>
      <w:pPr>
        <w:pStyle w:val="Normal"/>
        <w:numPr>
          <w:ilvl w:val="0"/>
          <w:numId w:val="303"/>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UrlSegment is a part of a URL between the two slashes and it contains a path and matrix parameters associated with the segment.</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84"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10) What is Do Bootstrap (ng Do Bootstrap) In Angular 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ng Do Bootstrap is a new life-cycle hook added in Angular 7 and Do Bootstrap is an interface.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Example</w:t>
      </w:r>
    </w:p>
    <w:p>
      <w:pPr>
        <w:pStyle w:val="Normal"/>
        <w:numPr>
          <w:ilvl w:val="0"/>
          <w:numId w:val="30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//ng Do Bootstrap - Life-Cycle Hook Interface  </w:t>
      </w:r>
    </w:p>
    <w:p>
      <w:pPr>
        <w:pStyle w:val="Normal"/>
        <w:numPr>
          <w:ilvl w:val="0"/>
          <w:numId w:val="30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classApp Module </w:t>
      </w:r>
      <w:r>
        <w:rPr>
          <w:rFonts w:eastAsia="Times New Roman" w:cs="Times New Roman" w:ascii="Verdana" w:hAnsi="Verdana"/>
          <w:b/>
          <w:bCs/>
          <w:color w:val="000000"/>
          <w:sz w:val="20"/>
          <w:szCs w:val="20"/>
        </w:rPr>
        <w:t>implements</w:t>
      </w:r>
      <w:r>
        <w:rPr>
          <w:rFonts w:eastAsia="Times New Roman" w:cs="Times New Roman" w:ascii="Verdana" w:hAnsi="Verdana"/>
          <w:color w:val="000000"/>
          <w:sz w:val="20"/>
          <w:szCs w:val="20"/>
        </w:rPr>
        <w:t> Do Bootstrap {  </w:t>
      </w:r>
    </w:p>
    <w:p>
      <w:pPr>
        <w:pStyle w:val="Normal"/>
        <w:numPr>
          <w:ilvl w:val="0"/>
          <w:numId w:val="30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ng Do Bootstrap(appRef: ApplicationRef) {  </w:t>
      </w:r>
    </w:p>
    <w:p>
      <w:pPr>
        <w:pStyle w:val="Normal"/>
        <w:numPr>
          <w:ilvl w:val="0"/>
          <w:numId w:val="30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appRef.bootstrap(AppComponent);  </w:t>
      </w:r>
    </w:p>
    <w:p>
      <w:pPr>
        <w:pStyle w:val="Normal"/>
        <w:numPr>
          <w:ilvl w:val="0"/>
          <w:numId w:val="30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  </w:t>
      </w:r>
    </w:p>
    <w:p>
      <w:pPr>
        <w:pStyle w:val="Normal"/>
        <w:numPr>
          <w:ilvl w:val="0"/>
          <w:numId w:val="304"/>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85"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11) What are directives in Angular7?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In Angular7, directives are used to add behavior to an existing DOM element or an existing component instance.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For Example</w:t>
      </w:r>
    </w:p>
    <w:p>
      <w:pPr>
        <w:pStyle w:val="Normal"/>
        <w:numPr>
          <w:ilvl w:val="0"/>
          <w:numId w:val="30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Directive, ElementRef, Input } from </w:t>
      </w:r>
      <w:r>
        <w:rPr>
          <w:rFonts w:eastAsia="Times New Roman" w:cs="Times New Roman" w:ascii="Verdana" w:hAnsi="Verdana"/>
          <w:color w:val="000000"/>
          <w:sz w:val="24"/>
          <w:szCs w:val="24"/>
        </w:rPr>
        <w:t>'@angular/core'</w:t>
      </w:r>
      <w:r>
        <w:rPr>
          <w:rFonts w:eastAsia="Times New Roman" w:cs="Times New Roman" w:ascii="Verdana" w:hAnsi="Verdana"/>
          <w:color w:val="000000"/>
          <w:sz w:val="20"/>
          <w:szCs w:val="20"/>
        </w:rPr>
        <w:t>;  </w:t>
      </w:r>
    </w:p>
    <w:p>
      <w:pPr>
        <w:pStyle w:val="Normal"/>
        <w:numPr>
          <w:ilvl w:val="0"/>
          <w:numId w:val="30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@Directive({ selector: </w:t>
      </w:r>
      <w:r>
        <w:rPr>
          <w:rFonts w:eastAsia="Times New Roman" w:cs="Times New Roman" w:ascii="Verdana" w:hAnsi="Verdana"/>
          <w:color w:val="000000"/>
          <w:sz w:val="24"/>
          <w:szCs w:val="24"/>
        </w:rPr>
        <w:t>'[myHighlight]'</w:t>
      </w:r>
      <w:r>
        <w:rPr>
          <w:rFonts w:eastAsia="Times New Roman" w:cs="Times New Roman" w:ascii="Verdana" w:hAnsi="Verdana"/>
          <w:color w:val="000000"/>
          <w:sz w:val="20"/>
          <w:szCs w:val="20"/>
        </w:rPr>
        <w:t> })  </w:t>
      </w:r>
    </w:p>
    <w:p>
      <w:pPr>
        <w:pStyle w:val="Normal"/>
        <w:numPr>
          <w:ilvl w:val="0"/>
          <w:numId w:val="30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export </w:t>
      </w: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HighlightDirective {  </w:t>
      </w:r>
    </w:p>
    <w:p>
      <w:pPr>
        <w:pStyle w:val="Normal"/>
        <w:numPr>
          <w:ilvl w:val="0"/>
          <w:numId w:val="30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constructor(el: ElementRef) {  </w:t>
      </w:r>
    </w:p>
    <w:p>
      <w:pPr>
        <w:pStyle w:val="Normal"/>
        <w:numPr>
          <w:ilvl w:val="0"/>
          <w:numId w:val="30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el.nativeElement.style.backgroundColor = </w:t>
      </w:r>
      <w:r>
        <w:rPr>
          <w:rFonts w:eastAsia="Times New Roman" w:cs="Times New Roman" w:ascii="Verdana" w:hAnsi="Verdana"/>
          <w:color w:val="000000"/>
          <w:sz w:val="24"/>
          <w:szCs w:val="24"/>
        </w:rPr>
        <w:t>'green'</w:t>
      </w:r>
      <w:r>
        <w:rPr>
          <w:rFonts w:eastAsia="Times New Roman" w:cs="Times New Roman" w:ascii="Verdana" w:hAnsi="Verdana"/>
          <w:color w:val="000000"/>
          <w:sz w:val="20"/>
          <w:szCs w:val="20"/>
        </w:rPr>
        <w:t>;  </w:t>
      </w:r>
    </w:p>
    <w:p>
      <w:pPr>
        <w:pStyle w:val="Normal"/>
        <w:numPr>
          <w:ilvl w:val="0"/>
          <w:numId w:val="30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  </w:t>
      </w:r>
    </w:p>
    <w:p>
      <w:pPr>
        <w:pStyle w:val="Normal"/>
        <w:numPr>
          <w:ilvl w:val="0"/>
          <w:numId w:val="305"/>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Now this directive extends HTML element behavior with a green background as below:</w:t>
      </w:r>
    </w:p>
    <w:p>
      <w:pPr>
        <w:pStyle w:val="Normal"/>
        <w:shd w:val="clear" w:color="auto" w:fill="00800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Highlight me!</w:t>
      </w:r>
    </w:p>
    <w:p>
      <w:pPr>
        <w:pStyle w:val="Normal"/>
        <w:shd w:val="clear" w:color="auto" w:fill="F9FB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86"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12) What are components in Angular7?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Components are the basic building blocks of an Angular app formed like a tree structure. Components are subset of directives but unlike directives, components always have a template and only one component can be instantiated per an element in a template.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For example:</w:t>
      </w:r>
    </w:p>
    <w:p>
      <w:pPr>
        <w:pStyle w:val="Normal"/>
        <w:numPr>
          <w:ilvl w:val="0"/>
          <w:numId w:val="30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Component } from </w:t>
      </w:r>
      <w:r>
        <w:rPr>
          <w:rFonts w:eastAsia="Times New Roman" w:cs="Times New Roman" w:ascii="Verdana" w:hAnsi="Verdana"/>
          <w:color w:val="000000"/>
          <w:sz w:val="24"/>
          <w:szCs w:val="24"/>
        </w:rPr>
        <w:t>'@angular/core'</w:t>
      </w:r>
      <w:r>
        <w:rPr>
          <w:rFonts w:eastAsia="Times New Roman" w:cs="Times New Roman" w:ascii="Verdana" w:hAnsi="Verdana"/>
          <w:color w:val="000000"/>
          <w:sz w:val="20"/>
          <w:szCs w:val="20"/>
        </w:rPr>
        <w:t>;  </w:t>
      </w:r>
    </w:p>
    <w:p>
      <w:pPr>
        <w:pStyle w:val="Normal"/>
        <w:numPr>
          <w:ilvl w:val="0"/>
          <w:numId w:val="30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 ({  </w:t>
      </w:r>
    </w:p>
    <w:p>
      <w:pPr>
        <w:pStyle w:val="Normal"/>
        <w:numPr>
          <w:ilvl w:val="0"/>
          <w:numId w:val="30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selector: </w:t>
      </w:r>
      <w:r>
        <w:rPr>
          <w:rFonts w:eastAsia="Times New Roman" w:cs="Times New Roman" w:ascii="Verdana" w:hAnsi="Verdana"/>
          <w:color w:val="000000"/>
          <w:sz w:val="24"/>
          <w:szCs w:val="24"/>
        </w:rPr>
        <w:t>'my-app'</w:t>
      </w:r>
      <w:r>
        <w:rPr>
          <w:rFonts w:eastAsia="Times New Roman" w:cs="Times New Roman" w:ascii="Verdana" w:hAnsi="Verdana"/>
          <w:color w:val="000000"/>
          <w:sz w:val="20"/>
          <w:szCs w:val="20"/>
        </w:rPr>
        <w:t>,  </w:t>
      </w:r>
    </w:p>
    <w:p>
      <w:pPr>
        <w:pStyle w:val="Normal"/>
        <w:numPr>
          <w:ilvl w:val="0"/>
          <w:numId w:val="30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template: ` &lt;div&gt;  </w:t>
      </w:r>
    </w:p>
    <w:p>
      <w:pPr>
        <w:pStyle w:val="Normal"/>
        <w:numPr>
          <w:ilvl w:val="0"/>
          <w:numId w:val="30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&lt;h1&gt;{{title}}&lt;/h1&gt;  </w:t>
      </w:r>
    </w:p>
    <w:p>
      <w:pPr>
        <w:pStyle w:val="Normal"/>
        <w:numPr>
          <w:ilvl w:val="0"/>
          <w:numId w:val="30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&lt;div&gt;Learn Angular6 with examples&lt;/div&gt;  </w:t>
      </w:r>
    </w:p>
    <w:p>
      <w:pPr>
        <w:pStyle w:val="Normal"/>
        <w:numPr>
          <w:ilvl w:val="0"/>
          <w:numId w:val="30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&lt;/div&gt; `,  </w:t>
      </w:r>
    </w:p>
    <w:p>
      <w:pPr>
        <w:pStyle w:val="Normal"/>
        <w:numPr>
          <w:ilvl w:val="0"/>
          <w:numId w:val="30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0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export </w:t>
      </w: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AppComponent {  </w:t>
      </w:r>
    </w:p>
    <w:p>
      <w:pPr>
        <w:pStyle w:val="Normal"/>
        <w:numPr>
          <w:ilvl w:val="0"/>
          <w:numId w:val="306"/>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title: string = </w:t>
      </w:r>
      <w:r>
        <w:rPr>
          <w:rFonts w:eastAsia="Times New Roman" w:cs="Times New Roman" w:ascii="Verdana" w:hAnsi="Verdana"/>
          <w:color w:val="000000"/>
          <w:sz w:val="24"/>
          <w:szCs w:val="24"/>
        </w:rPr>
        <w:t>'Welcome to Angular world'</w:t>
      </w:r>
      <w:r>
        <w:rPr>
          <w:rFonts w:eastAsia="Times New Roman" w:cs="Times New Roman" w:ascii="Verdana" w:hAnsi="Verdana"/>
          <w:color w:val="000000"/>
          <w:sz w:val="20"/>
          <w:szCs w:val="20"/>
        </w:rPr>
        <w:t>;  </w:t>
      </w:r>
    </w:p>
    <w:p>
      <w:pPr>
        <w:pStyle w:val="Normal"/>
        <w:numPr>
          <w:ilvl w:val="0"/>
          <w:numId w:val="306"/>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87"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13) What is the difference between component and directive?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 component (@component) is a directive with a template. Some major difference between components and directives are:</w:t>
      </w:r>
    </w:p>
    <w:tbl>
      <w:tblPr>
        <w:tblW w:w="13035" w:type="dxa"/>
        <w:jc w:val="left"/>
        <w:tblInd w:w="159" w:type="dxa"/>
        <w:tblBorders>
          <w:top w:val="single" w:sz="6" w:space="0" w:color="C7CCBE"/>
          <w:left w:val="single" w:sz="6" w:space="0" w:color="C7CCBE"/>
        </w:tblBorders>
        <w:tblCellMar>
          <w:top w:w="180" w:type="dxa"/>
          <w:left w:w="171" w:type="dxa"/>
          <w:bottom w:w="180" w:type="dxa"/>
          <w:right w:w="180" w:type="dxa"/>
        </w:tblCellMar>
        <w:tblLook w:noVBand="1" w:val="04a0" w:noHBand="0" w:lastColumn="0" w:firstColumn="1" w:lastRow="0" w:firstRow="1"/>
      </w:tblPr>
      <w:tblGrid>
        <w:gridCol w:w="6830"/>
        <w:gridCol w:w="6204"/>
      </w:tblGrid>
      <w:tr>
        <w:trPr/>
        <w:tc>
          <w:tcPr>
            <w:tcW w:w="6830" w:type="dxa"/>
            <w:tcBorders>
              <w:top w:val="single" w:sz="6" w:space="0" w:color="C7CCBE"/>
              <w:left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Component</w:t>
            </w:r>
          </w:p>
        </w:tc>
        <w:tc>
          <w:tcPr>
            <w:tcW w:w="6204" w:type="dxa"/>
            <w:tcBorders>
              <w:top w:val="single" w:sz="6" w:space="0" w:color="C7CCBE"/>
              <w:left w:val="single" w:sz="6" w:space="0" w:color="C7CCBE"/>
              <w:right w:val="single" w:sz="6" w:space="0" w:color="C7CCBE"/>
              <w:insideV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Directive</w:t>
            </w:r>
          </w:p>
        </w:tc>
      </w:tr>
      <w:tr>
        <w:trPr/>
        <w:tc>
          <w:tcPr>
            <w:tcW w:w="683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If you register a component, you have to use @Component meta-data annotation</w:t>
            </w:r>
          </w:p>
        </w:tc>
        <w:tc>
          <w:tcPr>
            <w:tcW w:w="620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If you register a directive, you have to use @Directive meta-data annotation</w:t>
            </w:r>
          </w:p>
        </w:tc>
      </w:tr>
      <w:tr>
        <w:trPr/>
        <w:tc>
          <w:tcPr>
            <w:tcW w:w="683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Components are used to break up the application into smaller components.</w:t>
            </w:r>
          </w:p>
        </w:tc>
        <w:tc>
          <w:tcPr>
            <w:tcW w:w="620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Directives are used to design re-usable components.</w:t>
            </w:r>
          </w:p>
        </w:tc>
      </w:tr>
      <w:tr>
        <w:trPr/>
        <w:tc>
          <w:tcPr>
            <w:tcW w:w="683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Components are used to create UI widgets.</w:t>
            </w:r>
          </w:p>
        </w:tc>
        <w:tc>
          <w:tcPr>
            <w:tcW w:w="620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Directives are used to add behavior to an existing DOM element.</w:t>
            </w:r>
          </w:p>
        </w:tc>
      </w:tr>
      <w:tr>
        <w:trPr/>
        <w:tc>
          <w:tcPr>
            <w:tcW w:w="683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Only one component can be present per DOM element.</w:t>
            </w:r>
          </w:p>
        </w:tc>
        <w:tc>
          <w:tcPr>
            <w:tcW w:w="620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Many directives can be used per DOM element.</w:t>
            </w:r>
          </w:p>
        </w:tc>
      </w:tr>
      <w:tr>
        <w:trPr/>
        <w:tc>
          <w:tcPr>
            <w:tcW w:w="683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@View decorator or templateurl/template are mandatory</w:t>
            </w:r>
          </w:p>
        </w:tc>
        <w:tc>
          <w:tcPr>
            <w:tcW w:w="620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Directives don't use View.</w:t>
            </w:r>
          </w:p>
        </w:tc>
      </w:tr>
    </w:tbl>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88"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14) What is a template in Angular7?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 template is a HTML view where you display your data by binding controls to Angular component's properties. You can store your component's template in one of two places. You can define it inline using the template property, or you can define the template in a separate HTML file and link to it in the component metadata using the @Component decorator's templateUrl property.</w:t>
      </w:r>
    </w:p>
    <w:p>
      <w:pPr>
        <w:pStyle w:val="Normal"/>
        <w:shd w:val="clear" w:color="auto" w:fill="FFFFFF"/>
        <w:spacing w:lineRule="auto" w:line="240" w:beforeAutospacing="1" w:afterAutospacing="1"/>
        <w:rPr>
          <w:rFonts w:ascii="Verdana" w:hAnsi="Verdana" w:eastAsia="Times New Roman" w:cs="Times New Roman"/>
          <w:color w:val="000000"/>
          <w:sz w:val="23"/>
          <w:szCs w:val="23"/>
        </w:rPr>
      </w:pPr>
      <w:r>
        <w:rPr>
          <w:rFonts w:eastAsia="Times New Roman" w:cs="Times New Roman" w:ascii="Verdana" w:hAnsi="Verdana"/>
          <w:b/>
          <w:bCs/>
          <w:color w:val="000000"/>
          <w:sz w:val="23"/>
          <w:szCs w:val="23"/>
        </w:rPr>
        <w:t>For example: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Using inline template with template syntax</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Component } from </w:t>
      </w:r>
      <w:r>
        <w:rPr>
          <w:rFonts w:eastAsia="Times New Roman" w:cs="Times New Roman" w:ascii="Verdana" w:hAnsi="Verdana"/>
          <w:color w:val="000000"/>
          <w:sz w:val="24"/>
          <w:szCs w:val="24"/>
        </w:rPr>
        <w:t>'@angular/core'</w:t>
      </w:r>
      <w:r>
        <w:rPr>
          <w:rFonts w:eastAsia="Times New Roman" w:cs="Times New Roman" w:ascii="Verdana" w:hAnsi="Verdana"/>
          <w:color w:val="000000"/>
          <w:sz w:val="20"/>
          <w:szCs w:val="20"/>
        </w:rPr>
        <w:t>;  </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 ({  </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selector: </w:t>
      </w:r>
      <w:r>
        <w:rPr>
          <w:rFonts w:eastAsia="Times New Roman" w:cs="Times New Roman" w:ascii="Verdana" w:hAnsi="Verdana"/>
          <w:color w:val="000000"/>
          <w:sz w:val="24"/>
          <w:szCs w:val="24"/>
        </w:rPr>
        <w:t>'my-app'</w:t>
      </w:r>
      <w:r>
        <w:rPr>
          <w:rFonts w:eastAsia="Times New Roman" w:cs="Times New Roman" w:ascii="Verdana" w:hAnsi="Verdana"/>
          <w:color w:val="000000"/>
          <w:sz w:val="20"/>
          <w:szCs w:val="20"/>
        </w:rPr>
        <w:t>,  </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template: '  </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&lt;div&gt;  </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&lt;h1&gt;{{title}}&lt;/h1&gt;  </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&lt;div&gt;Learn Angular&lt;/div&gt;  </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&lt;/div&gt;  </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  </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export </w:t>
      </w: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AppComponent {  </w:t>
      </w:r>
    </w:p>
    <w:p>
      <w:pPr>
        <w:pStyle w:val="Normal"/>
        <w:numPr>
          <w:ilvl w:val="0"/>
          <w:numId w:val="307"/>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title: string = </w:t>
      </w:r>
      <w:r>
        <w:rPr>
          <w:rFonts w:eastAsia="Times New Roman" w:cs="Times New Roman" w:ascii="Verdana" w:hAnsi="Verdana"/>
          <w:color w:val="000000"/>
          <w:sz w:val="24"/>
          <w:szCs w:val="24"/>
        </w:rPr>
        <w:t>'Hello World'</w:t>
      </w:r>
      <w:r>
        <w:rPr>
          <w:rFonts w:eastAsia="Times New Roman" w:cs="Times New Roman" w:ascii="Verdana" w:hAnsi="Verdana"/>
          <w:color w:val="000000"/>
          <w:sz w:val="20"/>
          <w:szCs w:val="20"/>
        </w:rPr>
        <w:t>;  </w:t>
      </w:r>
    </w:p>
    <w:p>
      <w:pPr>
        <w:pStyle w:val="Normal"/>
        <w:numPr>
          <w:ilvl w:val="0"/>
          <w:numId w:val="307"/>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Using separate template file such as app.component.html</w:t>
      </w:r>
    </w:p>
    <w:p>
      <w:pPr>
        <w:pStyle w:val="Normal"/>
        <w:numPr>
          <w:ilvl w:val="0"/>
          <w:numId w:val="308"/>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Component } from </w:t>
      </w:r>
      <w:r>
        <w:rPr>
          <w:rFonts w:eastAsia="Times New Roman" w:cs="Times New Roman" w:ascii="Verdana" w:hAnsi="Verdana"/>
          <w:color w:val="000000"/>
          <w:sz w:val="24"/>
          <w:szCs w:val="24"/>
        </w:rPr>
        <w:t>'@angular/core'</w:t>
      </w:r>
      <w:r>
        <w:rPr>
          <w:rFonts w:eastAsia="Times New Roman" w:cs="Times New Roman" w:ascii="Verdana" w:hAnsi="Verdana"/>
          <w:color w:val="000000"/>
          <w:sz w:val="20"/>
          <w:szCs w:val="20"/>
        </w:rPr>
        <w:t>;  </w:t>
      </w:r>
    </w:p>
    <w:p>
      <w:pPr>
        <w:pStyle w:val="Normal"/>
        <w:numPr>
          <w:ilvl w:val="0"/>
          <w:numId w:val="308"/>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 ({  </w:t>
      </w:r>
    </w:p>
    <w:p>
      <w:pPr>
        <w:pStyle w:val="Normal"/>
        <w:numPr>
          <w:ilvl w:val="0"/>
          <w:numId w:val="308"/>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selector: </w:t>
      </w:r>
      <w:r>
        <w:rPr>
          <w:rFonts w:eastAsia="Times New Roman" w:cs="Times New Roman" w:ascii="Verdana" w:hAnsi="Verdana"/>
          <w:color w:val="000000"/>
          <w:sz w:val="24"/>
          <w:szCs w:val="24"/>
        </w:rPr>
        <w:t>'my-app'</w:t>
      </w:r>
      <w:r>
        <w:rPr>
          <w:rFonts w:eastAsia="Times New Roman" w:cs="Times New Roman" w:ascii="Verdana" w:hAnsi="Verdana"/>
          <w:color w:val="000000"/>
          <w:sz w:val="20"/>
          <w:szCs w:val="20"/>
        </w:rPr>
        <w:t>,  </w:t>
      </w:r>
    </w:p>
    <w:p>
      <w:pPr>
        <w:pStyle w:val="Normal"/>
        <w:numPr>
          <w:ilvl w:val="0"/>
          <w:numId w:val="308"/>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templateUrl: </w:t>
      </w:r>
      <w:r>
        <w:rPr>
          <w:rFonts w:eastAsia="Times New Roman" w:cs="Times New Roman" w:ascii="Verdana" w:hAnsi="Verdana"/>
          <w:color w:val="000000"/>
          <w:sz w:val="24"/>
          <w:szCs w:val="24"/>
        </w:rPr>
        <w:t>'app/app.component.html'</w:t>
      </w:r>
      <w:r>
        <w:rPr>
          <w:rFonts w:eastAsia="Times New Roman" w:cs="Times New Roman" w:ascii="Verdana" w:hAnsi="Verdana"/>
          <w:color w:val="000000"/>
          <w:sz w:val="20"/>
          <w:szCs w:val="20"/>
        </w:rPr>
        <w:t>  </w:t>
      </w:r>
    </w:p>
    <w:p>
      <w:pPr>
        <w:pStyle w:val="Normal"/>
        <w:numPr>
          <w:ilvl w:val="0"/>
          <w:numId w:val="308"/>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08"/>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export </w:t>
      </w: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AppComponent {  </w:t>
      </w:r>
    </w:p>
    <w:p>
      <w:pPr>
        <w:pStyle w:val="Normal"/>
        <w:numPr>
          <w:ilvl w:val="0"/>
          <w:numId w:val="308"/>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title: string = </w:t>
      </w:r>
      <w:r>
        <w:rPr>
          <w:rFonts w:eastAsia="Times New Roman" w:cs="Times New Roman" w:ascii="Verdana" w:hAnsi="Verdana"/>
          <w:color w:val="000000"/>
          <w:sz w:val="24"/>
          <w:szCs w:val="24"/>
        </w:rPr>
        <w:t>'Hello World'</w:t>
      </w:r>
      <w:r>
        <w:rPr>
          <w:rFonts w:eastAsia="Times New Roman" w:cs="Times New Roman" w:ascii="Verdana" w:hAnsi="Verdana"/>
          <w:color w:val="000000"/>
          <w:sz w:val="20"/>
          <w:szCs w:val="20"/>
        </w:rPr>
        <w:t>;  </w:t>
      </w:r>
    </w:p>
    <w:p>
      <w:pPr>
        <w:pStyle w:val="Normal"/>
        <w:numPr>
          <w:ilvl w:val="0"/>
          <w:numId w:val="308"/>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89"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15) What is a module?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Modules are the logical boundaries in the application. An application is divided into separate modules to separate the functionalities of the application.</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For example:</w:t>
      </w:r>
      <w:r>
        <w:rPr>
          <w:rFonts w:eastAsia="Times New Roman" w:cs="Times New Roman" w:ascii="Verdana" w:hAnsi="Verdana"/>
          <w:color w:val="000000"/>
          <w:sz w:val="20"/>
          <w:szCs w:val="20"/>
        </w:rPr>
        <w:t> app.module.ts root module declared with @NgModule decorator</w:t>
      </w:r>
    </w:p>
    <w:p>
      <w:pPr>
        <w:pStyle w:val="Normal"/>
        <w:numPr>
          <w:ilvl w:val="0"/>
          <w:numId w:val="30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NgModule }      from </w:t>
      </w:r>
      <w:r>
        <w:rPr>
          <w:rFonts w:eastAsia="Times New Roman" w:cs="Times New Roman" w:ascii="Verdana" w:hAnsi="Verdana"/>
          <w:color w:val="000000"/>
          <w:sz w:val="24"/>
          <w:szCs w:val="24"/>
        </w:rPr>
        <w:t>'@angular/core'</w:t>
      </w:r>
      <w:r>
        <w:rPr>
          <w:rFonts w:eastAsia="Times New Roman" w:cs="Times New Roman" w:ascii="Verdana" w:hAnsi="Verdana"/>
          <w:color w:val="000000"/>
          <w:sz w:val="20"/>
          <w:szCs w:val="20"/>
        </w:rPr>
        <w:t>;  </w:t>
      </w:r>
    </w:p>
    <w:p>
      <w:pPr>
        <w:pStyle w:val="Normal"/>
        <w:numPr>
          <w:ilvl w:val="0"/>
          <w:numId w:val="30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BrowserModule } from </w:t>
      </w:r>
      <w:r>
        <w:rPr>
          <w:rFonts w:eastAsia="Times New Roman" w:cs="Times New Roman" w:ascii="Verdana" w:hAnsi="Verdana"/>
          <w:color w:val="000000"/>
          <w:sz w:val="24"/>
          <w:szCs w:val="24"/>
        </w:rPr>
        <w:t>'@angular/platform-browser'</w:t>
      </w:r>
      <w:r>
        <w:rPr>
          <w:rFonts w:eastAsia="Times New Roman" w:cs="Times New Roman" w:ascii="Verdana" w:hAnsi="Verdana"/>
          <w:color w:val="000000"/>
          <w:sz w:val="20"/>
          <w:szCs w:val="20"/>
        </w:rPr>
        <w:t>;  </w:t>
      </w:r>
    </w:p>
    <w:p>
      <w:pPr>
        <w:pStyle w:val="Normal"/>
        <w:numPr>
          <w:ilvl w:val="0"/>
          <w:numId w:val="30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AppComponent }  from </w:t>
      </w:r>
      <w:r>
        <w:rPr>
          <w:rFonts w:eastAsia="Times New Roman" w:cs="Times New Roman" w:ascii="Verdana" w:hAnsi="Verdana"/>
          <w:color w:val="000000"/>
          <w:sz w:val="24"/>
          <w:szCs w:val="24"/>
        </w:rPr>
        <w:t>'./app.component'</w:t>
      </w:r>
      <w:r>
        <w:rPr>
          <w:rFonts w:eastAsia="Times New Roman" w:cs="Times New Roman" w:ascii="Verdana" w:hAnsi="Verdana"/>
          <w:color w:val="000000"/>
          <w:sz w:val="20"/>
          <w:szCs w:val="20"/>
        </w:rPr>
        <w:t>;  </w:t>
      </w:r>
    </w:p>
    <w:p>
      <w:pPr>
        <w:pStyle w:val="Normal"/>
        <w:numPr>
          <w:ilvl w:val="0"/>
          <w:numId w:val="30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@NgModule ({  </w:t>
      </w:r>
    </w:p>
    <w:p>
      <w:pPr>
        <w:pStyle w:val="Normal"/>
        <w:numPr>
          <w:ilvl w:val="0"/>
          <w:numId w:val="30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imports:      [ BrowserModule ],  </w:t>
      </w:r>
    </w:p>
    <w:p>
      <w:pPr>
        <w:pStyle w:val="Normal"/>
        <w:numPr>
          <w:ilvl w:val="0"/>
          <w:numId w:val="30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declarations: [ AppComponent ],  </w:t>
      </w:r>
    </w:p>
    <w:p>
      <w:pPr>
        <w:pStyle w:val="Normal"/>
        <w:numPr>
          <w:ilvl w:val="0"/>
          <w:numId w:val="30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bootstrap:    [ AppComponent ]  </w:t>
      </w:r>
    </w:p>
    <w:p>
      <w:pPr>
        <w:pStyle w:val="Normal"/>
        <w:numPr>
          <w:ilvl w:val="0"/>
          <w:numId w:val="30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09"/>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export </w:t>
      </w: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AppModule { }  </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Here, the NgModule decorator has three options:</w:t>
      </w:r>
    </w:p>
    <w:p>
      <w:pPr>
        <w:pStyle w:val="Normal"/>
        <w:numPr>
          <w:ilvl w:val="0"/>
          <w:numId w:val="310"/>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The imports option is used to import other dependent modules. The BrowserModule is required by default for any web based angular application.</w:t>
      </w:r>
    </w:p>
    <w:p>
      <w:pPr>
        <w:pStyle w:val="Normal"/>
        <w:numPr>
          <w:ilvl w:val="0"/>
          <w:numId w:val="310"/>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The declarations option is used to define components in the respective module.</w:t>
      </w:r>
    </w:p>
    <w:p>
      <w:pPr>
        <w:pStyle w:val="Normal"/>
        <w:numPr>
          <w:ilvl w:val="0"/>
          <w:numId w:val="310"/>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bootstrap option tells Angular which Component to bootstrap in the application.</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90"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16) What are the new features added in Angular7?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Following is a list of new features added in Angular7:</w:t>
      </w:r>
    </w:p>
    <w:p>
      <w:pPr>
        <w:pStyle w:val="Normal"/>
        <w:numPr>
          <w:ilvl w:val="0"/>
          <w:numId w:val="311"/>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Angular7 displays an elegant look in the new update.</w:t>
      </w:r>
    </w:p>
    <w:p>
      <w:pPr>
        <w:pStyle w:val="Normal"/>
        <w:numPr>
          <w:ilvl w:val="0"/>
          <w:numId w:val="311"/>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It provides virtual scrolling by using the scrolling package .</w:t>
      </w:r>
    </w:p>
    <w:p>
      <w:pPr>
        <w:pStyle w:val="Normal"/>
        <w:numPr>
          <w:ilvl w:val="0"/>
          <w:numId w:val="311"/>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It facilitates you to use drag and drop property by using the @angular/cdk/drag-drop module.</w:t>
      </w:r>
    </w:p>
    <w:p>
      <w:pPr>
        <w:pStyle w:val="Normal"/>
        <w:numPr>
          <w:ilvl w:val="0"/>
          <w:numId w:val="311"/>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In Angular7, libraries make changes to itself automatically with the updated version of the Material design.</w:t>
      </w:r>
    </w:p>
    <w:p>
      <w:pPr>
        <w:pStyle w:val="Normal"/>
        <w:numPr>
          <w:ilvl w:val="0"/>
          <w:numId w:val="311"/>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Angular7 provides better error handling for @Output if property is not initialized.</w:t>
      </w:r>
    </w:p>
    <w:p>
      <w:pPr>
        <w:pStyle w:val="Normal"/>
        <w:numPr>
          <w:ilvl w:val="0"/>
          <w:numId w:val="311"/>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Angular7 provides added support for Node v10.</w:t>
      </w:r>
    </w:p>
    <w:p>
      <w:pPr>
        <w:pStyle w:val="Normal"/>
        <w:shd w:val="clear" w:color="auto" w:fill="FFFFFF"/>
        <w:spacing w:lineRule="auto" w:line="240" w:beforeAutospacing="1" w:afterAutospacing="1"/>
        <w:rPr>
          <w:rFonts w:ascii="Verdana" w:hAnsi="Verdana" w:eastAsia="Times New Roman" w:cs="Times New Roman"/>
          <w:color w:val="000000"/>
          <w:sz w:val="23"/>
          <w:szCs w:val="23"/>
        </w:rPr>
      </w:pPr>
      <w:r>
        <w:rPr>
          <w:rFonts w:eastAsia="Times New Roman" w:cs="Times New Roman" w:ascii="Verdana" w:hAnsi="Verdana"/>
          <w:b/>
          <w:bCs/>
          <w:color w:val="000000"/>
          <w:sz w:val="23"/>
          <w:szCs w:val="23"/>
        </w:rPr>
        <w:t>Some more Angular7 features are: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Angular Console:</w:t>
      </w:r>
      <w:r>
        <w:rPr>
          <w:rFonts w:eastAsia="Times New Roman" w:cs="Times New Roman" w:ascii="Verdana" w:hAnsi="Verdana"/>
          <w:color w:val="000000"/>
          <w:sz w:val="20"/>
          <w:szCs w:val="20"/>
        </w:rPr>
        <w:t> It is a downloadable console to start and run Angular projects on your local machine.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@angular/fire:</w:t>
      </w:r>
      <w:r>
        <w:rPr>
          <w:rFonts w:eastAsia="Times New Roman" w:cs="Times New Roman" w:ascii="Verdana" w:hAnsi="Verdana"/>
          <w:color w:val="000000"/>
          <w:sz w:val="20"/>
          <w:szCs w:val="20"/>
        </w:rPr>
        <w:t> It is a latest update on npm, and has its first stable release for Angular7.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NativeScript:</w:t>
      </w:r>
      <w:r>
        <w:rPr>
          <w:rFonts w:eastAsia="Times New Roman" w:cs="Times New Roman" w:ascii="Verdana" w:hAnsi="Verdana"/>
          <w:color w:val="000000"/>
          <w:sz w:val="20"/>
          <w:szCs w:val="20"/>
        </w:rPr>
        <w:t> It facilitates you to make a single project that builds for both web and installed mobile.</w:t>
      </w:r>
    </w:p>
    <w:p>
      <w:pPr>
        <w:pStyle w:val="Normal"/>
        <w:pBdr>
          <w:bottom w:val="single" w:sz="6" w:space="1" w:color="000000"/>
        </w:pBdr>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StackBlitz:</w:t>
      </w:r>
      <w:r>
        <w:rPr>
          <w:rFonts w:eastAsia="Times New Roman" w:cs="Times New Roman" w:ascii="Verdana" w:hAnsi="Verdana"/>
          <w:color w:val="000000"/>
          <w:sz w:val="20"/>
          <w:szCs w:val="20"/>
        </w:rPr>
        <w:t> StackBlitz 2.0 is now released and includes the Angular Language Service and more features like tabbed editing.</w:t>
      </w:r>
    </w:p>
    <w:p>
      <w:pPr>
        <w:pStyle w:val="Normal"/>
        <w:rPr>
          <w:color w:val="000000"/>
        </w:rPr>
      </w:pPr>
      <w:r>
        <w:rPr>
          <w:color w:val="000000"/>
        </w:rPr>
      </w:r>
    </w:p>
    <w:p>
      <w:pPr>
        <w:pStyle w:val="Normal"/>
        <w:numPr>
          <w:ilvl w:val="0"/>
          <w:numId w:val="0"/>
        </w:numPr>
        <w:spacing w:lineRule="atLeast" w:line="324" w:before="300" w:after="150"/>
        <w:jc w:val="center"/>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Angular 7 Interview Questions and Answers</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1. What is new in the Angular 7?</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Angular Elements will be enabled to support content projection. This is done with the help of web standards for custom elements.</w:t>
      </w:r>
    </w:p>
    <w:p>
      <w:pPr>
        <w:pStyle w:val="Normal"/>
        <w:numPr>
          <w:ilvl w:val="0"/>
          <w:numId w:val="312"/>
        </w:numPr>
        <w:spacing w:lineRule="atLeast" w:line="324" w:before="150" w:after="150"/>
        <w:ind w:left="225" w:hanging="360"/>
        <w:outlineLvl w:val="3"/>
        <w:rPr>
          <w:rFonts w:ascii="Roboto" w:hAnsi="Roboto" w:eastAsia="Times New Roman" w:cs="Times New Roman"/>
          <w:color w:val="C2362B"/>
          <w:sz w:val="27"/>
          <w:szCs w:val="27"/>
        </w:rPr>
      </w:pPr>
      <w:r>
        <w:rPr>
          <w:rFonts w:eastAsia="Times New Roman" w:cs="Times New Roman" w:ascii="Roboto" w:hAnsi="Roboto"/>
          <w:b/>
          <w:bCs/>
          <w:color w:val="000000"/>
          <w:sz w:val="27"/>
          <w:szCs w:val="27"/>
        </w:rPr>
        <w:t>Angular Material Gets Minor Updates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Angular Material will get better display. It will give in an elegant look in the new update. Moreover, it will also add a new homepage for the material, material.io. In this, we will get tooling, design guidance, development components and stay up-to-date with the latest news.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If we are using an Angular Material v7 then we can observe a visual difference as library can make changes to itself. This is done with the updated version of the Material design.</w:t>
      </w:r>
    </w:p>
    <w:p>
      <w:pPr>
        <w:pStyle w:val="Normal"/>
        <w:spacing w:lineRule="auto" w:line="240" w:before="150" w:after="0"/>
        <w:rPr>
          <w:rFonts w:ascii="Roboto" w:hAnsi="Roboto" w:eastAsia="Times New Roman" w:cs="Times New Roman"/>
          <w:color w:val="000000"/>
          <w:sz w:val="21"/>
          <w:szCs w:val="21"/>
        </w:rPr>
      </w:pPr>
      <w:r>
        <w:rPr>
          <w:rFonts w:eastAsia="Times New Roman" w:cs="Times New Roman" w:ascii="Roboto" w:hAnsi="Roboto"/>
          <w:color w:val="000000"/>
          <w:sz w:val="21"/>
          <w:szCs w:val="21"/>
        </w:rPr>
      </w:r>
    </w:p>
    <w:p>
      <w:pPr>
        <w:pStyle w:val="Normal"/>
        <w:numPr>
          <w:ilvl w:val="0"/>
          <w:numId w:val="313"/>
        </w:numPr>
        <w:spacing w:lineRule="atLeast" w:line="324" w:before="150" w:after="150"/>
        <w:ind w:left="225" w:hanging="360"/>
        <w:outlineLvl w:val="3"/>
        <w:rPr>
          <w:rFonts w:ascii="Roboto" w:hAnsi="Roboto" w:eastAsia="Times New Roman" w:cs="Times New Roman"/>
          <w:color w:val="C2362B"/>
          <w:sz w:val="27"/>
          <w:szCs w:val="27"/>
        </w:rPr>
      </w:pPr>
      <w:r>
        <w:rPr>
          <w:rFonts w:eastAsia="Times New Roman" w:cs="Times New Roman" w:ascii="Roboto" w:hAnsi="Roboto"/>
          <w:b/>
          <w:bCs/>
          <w:color w:val="000000"/>
          <w:sz w:val="27"/>
          <w:szCs w:val="27"/>
        </w:rPr>
        <w:t>Better Accessibility for Selects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 the updated version, it will include a lot of new features to enhance accessibility for selects. It will add a new feature of the native select inside mat-form-field. It is so far better and outperformed than the mat- select.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Both the select and mat-select are available so we can choose what we want to do.</w:t>
      </w:r>
    </w:p>
    <w:p>
      <w:pPr>
        <w:pStyle w:val="Normal"/>
        <w:spacing w:lineRule="auto" w:line="240" w:before="150" w:after="0"/>
        <w:rPr>
          <w:rFonts w:ascii="Roboto" w:hAnsi="Roboto" w:eastAsia="Times New Roman" w:cs="Times New Roman"/>
          <w:color w:val="000000"/>
          <w:sz w:val="21"/>
          <w:szCs w:val="21"/>
        </w:rPr>
      </w:pPr>
      <w:r>
        <w:rPr>
          <w:rFonts w:eastAsia="Times New Roman" w:cs="Times New Roman" w:ascii="Roboto" w:hAnsi="Roboto"/>
          <w:color w:val="000000"/>
          <w:sz w:val="21"/>
          <w:szCs w:val="21"/>
        </w:rPr>
      </w:r>
    </w:p>
    <w:p>
      <w:pPr>
        <w:pStyle w:val="Normal"/>
        <w:numPr>
          <w:ilvl w:val="0"/>
          <w:numId w:val="314"/>
        </w:numPr>
        <w:spacing w:lineRule="atLeast" w:line="324" w:before="150" w:after="150"/>
        <w:ind w:left="225" w:hanging="360"/>
        <w:outlineLvl w:val="3"/>
        <w:rPr>
          <w:rFonts w:ascii="Roboto" w:hAnsi="Roboto" w:eastAsia="Times New Roman" w:cs="Times New Roman"/>
          <w:color w:val="C2362B"/>
          <w:sz w:val="27"/>
          <w:szCs w:val="27"/>
        </w:rPr>
      </w:pPr>
      <w:r>
        <w:rPr>
          <w:rFonts w:eastAsia="Times New Roman" w:cs="Times New Roman" w:ascii="Roboto" w:hAnsi="Roboto"/>
          <w:b/>
          <w:bCs/>
          <w:color w:val="000000"/>
          <w:sz w:val="27"/>
          <w:szCs w:val="27"/>
        </w:rPr>
        <w:t>Virtual Scrolling</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 Component Dev Kit (CDK) is available in the market with the great virtual scrolling capabilities that the user can apply by importing the `ScrollingModule`!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&lt;cdk-virtual-scroll-viewport itemSize=”20″&gt;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&lt;div *cdkVirtualFor=”let dog of dogsArray”&gt; {{dog}}&lt;/div&gt;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&lt;/cdk-virtual-scroll-viewport&gt;</w:t>
      </w:r>
    </w:p>
    <w:p>
      <w:pPr>
        <w:pStyle w:val="Normal"/>
        <w:spacing w:lineRule="auto" w:line="240" w:before="150" w:after="0"/>
        <w:rPr>
          <w:rFonts w:ascii="Roboto" w:hAnsi="Roboto" w:eastAsia="Times New Roman" w:cs="Times New Roman"/>
          <w:color w:val="000000"/>
          <w:sz w:val="21"/>
          <w:szCs w:val="21"/>
        </w:rPr>
      </w:pPr>
      <w:r>
        <w:rPr>
          <w:rFonts w:eastAsia="Times New Roman" w:cs="Times New Roman" w:ascii="Roboto" w:hAnsi="Roboto"/>
          <w:color w:val="000000"/>
          <w:sz w:val="21"/>
          <w:szCs w:val="21"/>
        </w:rPr>
      </w:r>
    </w:p>
    <w:p>
      <w:pPr>
        <w:pStyle w:val="Normal"/>
        <w:numPr>
          <w:ilvl w:val="0"/>
          <w:numId w:val="315"/>
        </w:numPr>
        <w:spacing w:lineRule="atLeast" w:line="324" w:before="150" w:after="150"/>
        <w:ind w:left="225" w:hanging="360"/>
        <w:outlineLvl w:val="3"/>
        <w:rPr>
          <w:rFonts w:ascii="Roboto" w:hAnsi="Roboto" w:eastAsia="Times New Roman" w:cs="Times New Roman"/>
          <w:color w:val="C2362B"/>
          <w:sz w:val="27"/>
          <w:szCs w:val="27"/>
        </w:rPr>
      </w:pPr>
      <w:r>
        <w:rPr>
          <w:rFonts w:eastAsia="Times New Roman" w:cs="Times New Roman" w:ascii="Roboto" w:hAnsi="Roboto"/>
          <w:b/>
          <w:bCs/>
          <w:color w:val="000000"/>
          <w:sz w:val="27"/>
          <w:szCs w:val="27"/>
        </w:rPr>
        <w:t>Drag &amp; Drop</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 CDK in the new update also now recommend to Drag &amp; Drop. This will possess these great hallmarks.</w:t>
      </w:r>
    </w:p>
    <w:p>
      <w:pPr>
        <w:pStyle w:val="Normal"/>
        <w:spacing w:lineRule="auto" w:line="240" w:before="150" w:after="0"/>
        <w:rPr>
          <w:rFonts w:ascii="Roboto" w:hAnsi="Roboto" w:eastAsia="Times New Roman" w:cs="Times New Roman"/>
          <w:color w:val="000000"/>
          <w:sz w:val="21"/>
          <w:szCs w:val="21"/>
        </w:rPr>
      </w:pPr>
      <w:r>
        <w:rPr>
          <w:rFonts w:eastAsia="Times New Roman" w:cs="Times New Roman" w:ascii="Roboto" w:hAnsi="Roboto"/>
          <w:color w:val="000000"/>
          <w:sz w:val="21"/>
          <w:szCs w:val="21"/>
        </w:rPr>
      </w:r>
    </w:p>
    <w:p>
      <w:pPr>
        <w:pStyle w:val="Normal"/>
        <w:numPr>
          <w:ilvl w:val="0"/>
          <w:numId w:val="316"/>
        </w:numPr>
        <w:spacing w:lineRule="atLeast" w:line="324" w:before="150" w:after="150"/>
        <w:ind w:left="225" w:hanging="360"/>
        <w:outlineLvl w:val="3"/>
        <w:rPr>
          <w:rFonts w:ascii="Roboto" w:hAnsi="Roboto" w:eastAsia="Times New Roman" w:cs="Times New Roman"/>
          <w:color w:val="C2362B"/>
          <w:sz w:val="27"/>
          <w:szCs w:val="27"/>
        </w:rPr>
      </w:pPr>
      <w:r>
        <w:rPr>
          <w:rFonts w:eastAsia="Times New Roman" w:cs="Times New Roman" w:ascii="Roboto" w:hAnsi="Roboto"/>
          <w:b/>
          <w:bCs/>
          <w:color w:val="000000"/>
          <w:sz w:val="27"/>
          <w:szCs w:val="27"/>
        </w:rPr>
        <w:t>Automated render as a user moves items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It is a new feature available only in Angular 7.</w:t>
      </w:r>
    </w:p>
    <w:p>
      <w:pPr>
        <w:pStyle w:val="Normal"/>
        <w:spacing w:lineRule="auto" w:line="240" w:before="150" w:after="0"/>
        <w:rPr>
          <w:rFonts w:ascii="Roboto" w:hAnsi="Roboto" w:eastAsia="Times New Roman" w:cs="Times New Roman"/>
          <w:color w:val="000000"/>
          <w:sz w:val="21"/>
          <w:szCs w:val="21"/>
        </w:rPr>
      </w:pPr>
      <w:r>
        <w:rPr>
          <w:rFonts w:eastAsia="Times New Roman" w:cs="Times New Roman" w:ascii="Roboto" w:hAnsi="Roboto"/>
          <w:color w:val="000000"/>
          <w:sz w:val="21"/>
          <w:szCs w:val="21"/>
        </w:rPr>
      </w:r>
    </w:p>
    <w:p>
      <w:pPr>
        <w:pStyle w:val="Normal"/>
        <w:numPr>
          <w:ilvl w:val="0"/>
          <w:numId w:val="317"/>
        </w:numPr>
        <w:spacing w:lineRule="atLeast" w:line="324" w:before="150" w:after="150"/>
        <w:ind w:left="225" w:hanging="360"/>
        <w:outlineLvl w:val="3"/>
        <w:rPr>
          <w:rFonts w:ascii="Roboto" w:hAnsi="Roboto" w:eastAsia="Times New Roman" w:cs="Times New Roman"/>
          <w:color w:val="C2362B"/>
          <w:sz w:val="27"/>
          <w:szCs w:val="27"/>
        </w:rPr>
      </w:pPr>
      <w:r>
        <w:rPr>
          <w:rFonts w:eastAsia="Times New Roman" w:cs="Times New Roman" w:ascii="Roboto" w:hAnsi="Roboto"/>
          <w:b/>
          <w:bCs/>
          <w:color w:val="000000"/>
          <w:sz w:val="27"/>
          <w:szCs w:val="27"/>
        </w:rPr>
        <w:t>Helper methods for reordering/transferring items in lists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For reordering or transferring items in lists, we can use a helper method. They are moveItemInArray and transferArrayItem.</w:t>
      </w:r>
    </w:p>
    <w:p>
      <w:pPr>
        <w:pStyle w:val="Normal"/>
        <w:spacing w:lineRule="auto" w:line="240" w:before="150" w:after="0"/>
        <w:rPr>
          <w:rFonts w:ascii="Roboto" w:hAnsi="Roboto" w:eastAsia="Times New Roman" w:cs="Times New Roman"/>
          <w:color w:val="000000"/>
          <w:sz w:val="21"/>
          <w:szCs w:val="21"/>
        </w:rPr>
      </w:pPr>
      <w:r>
        <w:rPr>
          <w:rFonts w:eastAsia="Times New Roman" w:cs="Times New Roman" w:ascii="Roboto" w:hAnsi="Roboto"/>
          <w:color w:val="000000"/>
          <w:sz w:val="21"/>
          <w:szCs w:val="21"/>
        </w:rPr>
      </w:r>
    </w:p>
    <w:p>
      <w:pPr>
        <w:pStyle w:val="Normal"/>
        <w:numPr>
          <w:ilvl w:val="0"/>
          <w:numId w:val="318"/>
        </w:numPr>
        <w:spacing w:lineRule="atLeast" w:line="324" w:before="150" w:after="150"/>
        <w:ind w:left="225" w:hanging="360"/>
        <w:outlineLvl w:val="3"/>
        <w:rPr>
          <w:rFonts w:ascii="Roboto" w:hAnsi="Roboto" w:eastAsia="Times New Roman" w:cs="Times New Roman"/>
          <w:color w:val="C2362B"/>
          <w:sz w:val="27"/>
          <w:szCs w:val="27"/>
        </w:rPr>
      </w:pPr>
      <w:r>
        <w:rPr>
          <w:rFonts w:eastAsia="Times New Roman" w:cs="Times New Roman" w:ascii="Roboto" w:hAnsi="Roboto"/>
          <w:b/>
          <w:bCs/>
          <w:color w:val="000000"/>
          <w:sz w:val="27"/>
          <w:szCs w:val="27"/>
        </w:rPr>
        <w:t>Enhancing Application Performance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We will get enhanced application performance in Angular 7.</w:t>
      </w:r>
    </w:p>
    <w:p>
      <w:pPr>
        <w:pStyle w:val="Normal"/>
        <w:spacing w:lineRule="auto" w:line="240" w:before="150" w:after="0"/>
        <w:rPr>
          <w:rFonts w:ascii="Roboto" w:hAnsi="Roboto" w:eastAsia="Times New Roman" w:cs="Times New Roman"/>
          <w:color w:val="000000"/>
          <w:sz w:val="21"/>
          <w:szCs w:val="21"/>
        </w:rPr>
      </w:pPr>
      <w:r>
        <w:rPr>
          <w:rFonts w:eastAsia="Times New Roman" w:cs="Times New Roman" w:ascii="Roboto" w:hAnsi="Roboto"/>
          <w:color w:val="000000"/>
          <w:sz w:val="21"/>
          <w:szCs w:val="21"/>
        </w:rPr>
      </w:r>
    </w:p>
    <w:p>
      <w:pPr>
        <w:pStyle w:val="Normal"/>
        <w:numPr>
          <w:ilvl w:val="0"/>
          <w:numId w:val="319"/>
        </w:numPr>
        <w:spacing w:lineRule="atLeast" w:line="324" w:before="150" w:after="150"/>
        <w:ind w:left="225" w:hanging="360"/>
        <w:outlineLvl w:val="3"/>
        <w:rPr>
          <w:rFonts w:ascii="Roboto" w:hAnsi="Roboto" w:eastAsia="Times New Roman" w:cs="Times New Roman"/>
          <w:color w:val="C2362B"/>
          <w:sz w:val="27"/>
          <w:szCs w:val="27"/>
        </w:rPr>
      </w:pPr>
      <w:r>
        <w:rPr>
          <w:rFonts w:eastAsia="Times New Roman" w:cs="Times New Roman" w:ascii="Roboto" w:hAnsi="Roboto"/>
          <w:b/>
          <w:bCs/>
          <w:color w:val="000000"/>
          <w:sz w:val="27"/>
          <w:szCs w:val="27"/>
        </w:rPr>
        <w:t>A safeguard has come into play for the users of Angular 7</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It gives a portent to new application builders when they are crossing the budget with their bundle size. The warning occurs on 2 MB whereas an error occurs over 5 MB. But we don’t need to frighten. We can change the limits simply in our angular.json file. The thing we must do is add in a bit about the warnings and error sizes with budget details.</w:t>
      </w:r>
    </w:p>
    <w:p>
      <w:pPr>
        <w:pStyle w:val="Normal"/>
        <w:spacing w:lineRule="auto" w:line="240" w:before="150" w:after="0"/>
        <w:rPr>
          <w:rFonts w:ascii="Roboto" w:hAnsi="Roboto" w:eastAsia="Times New Roman" w:cs="Times New Roman"/>
          <w:color w:val="000000"/>
          <w:sz w:val="21"/>
          <w:szCs w:val="21"/>
        </w:rPr>
      </w:pPr>
      <w:r>
        <w:rPr>
          <w:rFonts w:eastAsia="Times New Roman" w:cs="Times New Roman" w:ascii="Roboto" w:hAnsi="Roboto"/>
          <w:color w:val="000000"/>
          <w:sz w:val="21"/>
          <w:szCs w:val="21"/>
        </w:rPr>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r>
        <w:rPr>
          <w:rFonts w:eastAsia="Times New Roman" w:cs="Times New Roman" w:ascii="Roboto" w:hAnsi="Roboto"/>
          <w:color w:val="000000"/>
          <w:sz w:val="21"/>
          <w:szCs w:val="21"/>
        </w:rPr>
        <w:t>budgets”: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r>
        <w:rPr>
          <w:rFonts w:eastAsia="Times New Roman" w:cs="Times New Roman" w:ascii="Roboto" w:hAnsi="Roboto"/>
          <w:color w:val="000000"/>
          <w:sz w:val="21"/>
          <w:szCs w:val="21"/>
        </w:rPr>
        <w:t>type”: “initial”,</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r>
        <w:rPr>
          <w:rFonts w:eastAsia="Times New Roman" w:cs="Times New Roman" w:ascii="Roboto" w:hAnsi="Roboto"/>
          <w:color w:val="000000"/>
          <w:sz w:val="21"/>
          <w:szCs w:val="21"/>
        </w:rPr>
        <w:t>maximumWarning”: “2mb”,</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r>
        <w:rPr>
          <w:rFonts w:eastAsia="Times New Roman" w:cs="Times New Roman" w:ascii="Roboto" w:hAnsi="Roboto"/>
          <w:color w:val="000000"/>
          <w:sz w:val="21"/>
          <w:szCs w:val="21"/>
        </w:rPr>
        <w:t>maximumError”: “5mb”</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2. What do you mean by Angular Framework?</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 simple words we can say that angular is a TypeScript-based open-source front-end platform. It is very easy to build applications with in web, mobile and desktop. The major features of this framework are declarative templates, dependency injection, end to end tooling etc., which are used to ease the development.</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3. What do you mean by TypeScript?</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TypeScript is a typed superset of JavaScript. It is created by Microsoft. It will add optional types, classes, async or await, and many other features. It will compile to plain JavaScript. Angular built entirely in TypeScript and used as a primary language.</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4. How can you install TypeScript globally?</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We can install TypeScript globally as follows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npm install -g typescript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Let us see a simple example of TypeScript usage,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function greeter(city: string)</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return “Welcome, ” + city;</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let user = “Chennai+”;</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document.body.innerHTML = greeter(user);</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5. How will you update angular versions to latest?</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Following are the simple steps to update the angular version. They are,</w:t>
      </w:r>
    </w:p>
    <w:p>
      <w:pPr>
        <w:pStyle w:val="Normal"/>
        <w:numPr>
          <w:ilvl w:val="0"/>
          <w:numId w:val="320"/>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First, we have to update the Angular version globally. This is possible by inserting the latest version via the terminal: sudo npm install -g @angular/cli@latest.</w:t>
      </w:r>
    </w:p>
    <w:p>
      <w:pPr>
        <w:pStyle w:val="Normal"/>
        <w:numPr>
          <w:ilvl w:val="0"/>
          <w:numId w:val="32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The next step is to upgrade the version locally in our project. We need to assure the altering for the new version are displayed in the package.json file ng update @angular/cli.</w:t>
      </w:r>
    </w:p>
    <w:p>
      <w:pPr>
        <w:pStyle w:val="Normal"/>
        <w:numPr>
          <w:ilvl w:val="0"/>
          <w:numId w:val="32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When it iscompleted, upgrade all our dependencies and dev dependencies in package.json.</w:t>
      </w:r>
    </w:p>
    <w:p>
      <w:pPr>
        <w:pStyle w:val="Normal"/>
        <w:numPr>
          <w:ilvl w:val="0"/>
          <w:numId w:val="32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To build Angular applications, Angular-devkit was introduced in Angular 6. It will need the dependency on the CLI projects.</w:t>
      </w:r>
    </w:p>
    <w:p>
      <w:pPr>
        <w:pStyle w:val="Normal"/>
        <w:numPr>
          <w:ilvl w:val="0"/>
          <w:numId w:val="32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With all of this, we will require upgrading the version for Typescriptnpm install typescript@2.9.2 –save-dev.</w:t>
      </w:r>
    </w:p>
    <w:p>
      <w:pPr>
        <w:pStyle w:val="Normal"/>
        <w:numPr>
          <w:ilvl w:val="0"/>
          <w:numId w:val="32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Then, we need to relocate the configuration of angular-cli.json to angular.json ng update @angular/cli and ng update @angular/core.</w:t>
      </w:r>
    </w:p>
    <w:p>
      <w:pPr>
        <w:pStyle w:val="Normal"/>
        <w:numPr>
          <w:ilvl w:val="0"/>
          <w:numId w:val="32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Use this command: ng update @angular/material in case of Angular material is used.</w:t>
      </w:r>
    </w:p>
    <w:p>
      <w:pPr>
        <w:pStyle w:val="Normal"/>
        <w:numPr>
          <w:ilvl w:val="0"/>
          <w:numId w:val="32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The next step is the removal of deprecated RxJS 6 features npm install -g rxjs-tslint rxjs-5-to-6-migrate -p src/tsconfig.app.json.</w:t>
      </w:r>
    </w:p>
    <w:p>
      <w:pPr>
        <w:pStyle w:val="Normal"/>
        <w:numPr>
          <w:ilvl w:val="0"/>
          <w:numId w:val="32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When it is completed, uninstall rxjs-compat as it is not required for Angular npm uninstall –save rxjs-compat.</w:t>
      </w:r>
    </w:p>
    <w:p>
      <w:pPr>
        <w:pStyle w:val="Normal"/>
        <w:numPr>
          <w:ilvl w:val="0"/>
          <w:numId w:val="32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Also change import {Observable} from ‘rxjs/Observable’; to import {Observable} from ‘rxjs’;</w:t>
      </w:r>
    </w:p>
    <w:p>
      <w:pPr>
        <w:pStyle w:val="Normal"/>
        <w:numPr>
          <w:ilvl w:val="0"/>
          <w:numId w:val="320"/>
        </w:numP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Finally, we can start our Angular 7 application by using ng serve.</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6. Can you state the difference between AngularJS and Angular?</w:t>
      </w:r>
    </w:p>
    <w:tbl>
      <w:tblPr>
        <w:tblW w:w="11805" w:type="dxa"/>
        <w:jc w:val="left"/>
        <w:tblInd w:w="9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top w:w="120" w:type="dxa"/>
          <w:left w:w="112" w:type="dxa"/>
          <w:bottom w:w="120" w:type="dxa"/>
          <w:right w:w="120" w:type="dxa"/>
        </w:tblCellMar>
        <w:tblLook w:noVBand="1" w:val="04a0" w:noHBand="0" w:lastColumn="0" w:firstColumn="1" w:lastRow="0" w:firstRow="1"/>
      </w:tblPr>
      <w:tblGrid>
        <w:gridCol w:w="878"/>
        <w:gridCol w:w="5499"/>
        <w:gridCol w:w="5428"/>
      </w:tblGrid>
      <w:tr>
        <w:trPr/>
        <w:tc>
          <w:tcPr>
            <w:tcW w:w="87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S:NO</w:t>
            </w:r>
          </w:p>
        </w:tc>
        <w:tc>
          <w:tcPr>
            <w:tcW w:w="549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AngularJS</w:t>
            </w:r>
          </w:p>
        </w:tc>
        <w:tc>
          <w:tcPr>
            <w:tcW w:w="542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Angular</w:t>
            </w:r>
          </w:p>
        </w:tc>
      </w:tr>
      <w:tr>
        <w:trPr/>
        <w:tc>
          <w:tcPr>
            <w:tcW w:w="87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1</w:t>
            </w:r>
          </w:p>
        </w:tc>
        <w:tc>
          <w:tcPr>
            <w:tcW w:w="549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This will be based on MVC architecture.</w:t>
            </w:r>
          </w:p>
        </w:tc>
        <w:tc>
          <w:tcPr>
            <w:tcW w:w="542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This will be based on Service/Controller.</w:t>
            </w:r>
          </w:p>
        </w:tc>
      </w:tr>
      <w:tr>
        <w:trPr/>
        <w:tc>
          <w:tcPr>
            <w:tcW w:w="87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2</w:t>
            </w:r>
          </w:p>
        </w:tc>
        <w:tc>
          <w:tcPr>
            <w:tcW w:w="549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This will use JavaScript to build the application.</w:t>
            </w:r>
          </w:p>
        </w:tc>
        <w:tc>
          <w:tcPr>
            <w:tcW w:w="542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It Introduced the typescript to write the application.</w:t>
            </w:r>
          </w:p>
        </w:tc>
      </w:tr>
      <w:tr>
        <w:trPr/>
        <w:tc>
          <w:tcPr>
            <w:tcW w:w="87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3</w:t>
            </w:r>
          </w:p>
        </w:tc>
        <w:tc>
          <w:tcPr>
            <w:tcW w:w="549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It is Based on controller concept.</w:t>
            </w:r>
          </w:p>
        </w:tc>
        <w:tc>
          <w:tcPr>
            <w:tcW w:w="542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It is a component-based UI approach.</w:t>
            </w:r>
          </w:p>
        </w:tc>
      </w:tr>
      <w:tr>
        <w:trPr/>
        <w:tc>
          <w:tcPr>
            <w:tcW w:w="87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4</w:t>
            </w:r>
          </w:p>
        </w:tc>
        <w:tc>
          <w:tcPr>
            <w:tcW w:w="549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It is not a mobile friendly framework.</w:t>
            </w:r>
          </w:p>
        </w:tc>
        <w:tc>
          <w:tcPr>
            <w:tcW w:w="542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It is developed considering mobile platform.</w:t>
            </w:r>
          </w:p>
        </w:tc>
      </w:tr>
      <w:tr>
        <w:trPr/>
        <w:tc>
          <w:tcPr>
            <w:tcW w:w="87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5</w:t>
            </w:r>
          </w:p>
        </w:tc>
        <w:tc>
          <w:tcPr>
            <w:tcW w:w="5499"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Difficulty in SEO friendly application development.</w:t>
            </w:r>
          </w:p>
        </w:tc>
        <w:tc>
          <w:tcPr>
            <w:tcW w:w="542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Ease to create SEO friendly applications.</w:t>
            </w:r>
          </w:p>
        </w:tc>
      </w:tr>
    </w:tbl>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7. Can you give an example of a simple HTML document with some header information and page content?</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HTML documents are different. They will follow a basic structure of head and body. Here we are providing a simple document structure and basic tags such as DOCTYPE, html, head, title, meta, body, h1, p, etc.</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For example: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&lt;!DOCTYPE html&gt;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&lt;html&gt;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&lt;head&gt;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&lt;title&gt;Page Title&lt;/title&gt;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&lt;meta charset=”UTF-8″&gt;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&lt;meta name=”description” content=”Page description”&gt;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&lt;/head&gt;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&lt;body&gt;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&lt;h1&gt;Hope Tutors&lt;/h1&gt;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&lt;p&gt;Angular 7 Course&lt;/p&gt;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&lt;/body&gt;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&lt;/html&gt;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8. What is your understanding about the CSS box model? Write some code to describe?</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 simple words we can say that CSS is a language which will describe how the webpages look. The CSS box model will refer to the layout and design of HTML elements. It is in box shape which will wrap around each HTML element. A box is made up of the following elements. They are,</w:t>
      </w:r>
    </w:p>
    <w:p>
      <w:pPr>
        <w:pStyle w:val="Normal"/>
        <w:numPr>
          <w:ilvl w:val="0"/>
          <w:numId w:val="321"/>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Content of the box</w:t>
      </w:r>
    </w:p>
    <w:p>
      <w:pPr>
        <w:pStyle w:val="Normal"/>
        <w:numPr>
          <w:ilvl w:val="0"/>
          <w:numId w:val="321"/>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Padding</w:t>
      </w:r>
    </w:p>
    <w:p>
      <w:pPr>
        <w:pStyle w:val="Normal"/>
        <w:numPr>
          <w:ilvl w:val="0"/>
          <w:numId w:val="321"/>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Border</w:t>
      </w:r>
    </w:p>
    <w:p>
      <w:pPr>
        <w:pStyle w:val="Normal"/>
        <w:numPr>
          <w:ilvl w:val="0"/>
          <w:numId w:val="321"/>
        </w:numP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Margin</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Condition 1:</w:t>
      </w:r>
      <w:r>
        <w:rPr>
          <w:rFonts w:eastAsia="Times New Roman" w:cs="Times New Roman" w:ascii="Roboto" w:hAnsi="Roboto"/>
          <w:color w:val="000000"/>
          <w:sz w:val="21"/>
          <w:szCs w:val="21"/>
        </w:rPr>
        <w:t> The same padding on all 4 sides.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padding: 25px;</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Condition 2:</w:t>
      </w:r>
      <w:r>
        <w:rPr>
          <w:rFonts w:eastAsia="Times New Roman" w:cs="Times New Roman" w:ascii="Roboto" w:hAnsi="Roboto"/>
          <w:color w:val="000000"/>
          <w:sz w:val="21"/>
          <w:szCs w:val="21"/>
        </w:rPr>
        <w:t> padding for the top, right, bottom, left.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padding: 25px 50px 75px 100px;</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Condition 3:</w:t>
      </w:r>
      <w:r>
        <w:rPr>
          <w:rFonts w:eastAsia="Times New Roman" w:cs="Times New Roman" w:ascii="Roboto" w:hAnsi="Roboto"/>
          <w:color w:val="000000"/>
          <w:sz w:val="21"/>
          <w:szCs w:val="21"/>
        </w:rPr>
        <w:t> Top/bottom padding 25 pixels, right/left padding 50 pixels.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padding: 25px 50px;</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9. How will you change the style of an HTML element using JavaScript?</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Let us see with an example to change the font size.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document.getElementById(“someElement”).style.fontSize = “18”;</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10. Can you write some of the code for a basic class in TypeScript with a constructor and a method?</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Here we are going to see the simple class that is created with a greeting message which can be retrieved with the greet () function.</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class Greeter</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greeting: string;</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constructor(message: string)</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this.greeting = message;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greet()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return “Hello, ” + this.greeting;</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let greeter = new Greeter(“world”);</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11. What do you mean by Single Page Applications? How do they work in Angular?</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 short term Single Page Applications is SPAs. These are web applications. It will use only one HTML page. As the user interacts with the page, new content is dynamically updated on that master page. Navigation between pages happens without refreshing the whole page. Angular uses AJAX and to dynamically update HTML elements. Angular Routing can be used to make SPAs. The result is an application that feels more like a desktop app rather than a webpage.</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12. Can you draw the pictorial diagram of Angular architecture?</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 following diagram shows the architectural model of angular</w:t>
      </w:r>
    </w:p>
    <w:p>
      <w:pPr>
        <w:pStyle w:val="Normal"/>
        <w:spacing w:lineRule="auto" w:line="240" w:before="150" w:after="0"/>
        <w:rPr>
          <w:rFonts w:ascii="Roboto" w:hAnsi="Roboto" w:eastAsia="Times New Roman" w:cs="Times New Roman"/>
          <w:color w:val="313B3D"/>
          <w:sz w:val="21"/>
          <w:szCs w:val="21"/>
        </w:rPr>
      </w:pPr>
      <w:r>
        <w:rPr/>
        <w:drawing>
          <wp:inline distT="0" distB="0" distL="0" distR="0">
            <wp:extent cx="4029075" cy="1685925"/>
            <wp:effectExtent l="0" t="0" r="0" b="0"/>
            <wp:docPr id="91" name="Picture 76" descr="Angular 7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6" descr="Angular 7 Interview Questions"/>
                    <pic:cNvPicPr>
                      <a:picLocks noChangeAspect="1" noChangeArrowheads="1"/>
                    </pic:cNvPicPr>
                  </pic:nvPicPr>
                  <pic:blipFill>
                    <a:blip r:embed="rId172"/>
                    <a:stretch>
                      <a:fillRect/>
                    </a:stretch>
                  </pic:blipFill>
                  <pic:spPr bwMode="auto">
                    <a:xfrm>
                      <a:off x="0" y="0"/>
                      <a:ext cx="4029075" cy="1685925"/>
                    </a:xfrm>
                    <a:prstGeom prst="rect">
                      <a:avLst/>
                    </a:prstGeom>
                  </pic:spPr>
                </pic:pic>
              </a:graphicData>
            </a:graphic>
          </wp:inline>
        </w:drawing>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13. Can you list the key components of Angular?</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Following are the key components of angular. They are,</w:t>
      </w:r>
    </w:p>
    <w:p>
      <w:pPr>
        <w:pStyle w:val="Normal"/>
        <w:numPr>
          <w:ilvl w:val="0"/>
          <w:numId w:val="322"/>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Component:</w:t>
      </w:r>
      <w:r>
        <w:rPr>
          <w:rFonts w:eastAsia="Times New Roman" w:cs="Times New Roman" w:ascii="Roboto" w:hAnsi="Roboto"/>
          <w:color w:val="000000"/>
          <w:sz w:val="21"/>
          <w:szCs w:val="21"/>
        </w:rPr>
        <w:t> These are the basic building blocks of angular application. It is used to control HTML views.</w:t>
      </w:r>
    </w:p>
    <w:p>
      <w:pPr>
        <w:pStyle w:val="Normal"/>
        <w:numPr>
          <w:ilvl w:val="0"/>
          <w:numId w:val="322"/>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Modules:</w:t>
      </w:r>
      <w:r>
        <w:rPr>
          <w:rFonts w:eastAsia="Times New Roman" w:cs="Times New Roman" w:ascii="Roboto" w:hAnsi="Roboto"/>
          <w:color w:val="000000"/>
          <w:sz w:val="21"/>
          <w:szCs w:val="21"/>
        </w:rPr>
        <w:t> An angular module is set of angular basic building blocks. They are like component, directives, services etc. An application is divided as logical pieces. Each piece of code is called as “module”. It will perform a single task.</w:t>
      </w:r>
    </w:p>
    <w:p>
      <w:pPr>
        <w:pStyle w:val="Normal"/>
        <w:numPr>
          <w:ilvl w:val="0"/>
          <w:numId w:val="322"/>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Templates:</w:t>
      </w:r>
      <w:r>
        <w:rPr>
          <w:rFonts w:eastAsia="Times New Roman" w:cs="Times New Roman" w:ascii="Roboto" w:hAnsi="Roboto"/>
          <w:color w:val="000000"/>
          <w:sz w:val="21"/>
          <w:szCs w:val="21"/>
        </w:rPr>
        <w:t> This will represent the views of an Angular application.</w:t>
      </w:r>
    </w:p>
    <w:p>
      <w:pPr>
        <w:pStyle w:val="Normal"/>
        <w:numPr>
          <w:ilvl w:val="0"/>
          <w:numId w:val="322"/>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Services:</w:t>
      </w:r>
      <w:r>
        <w:rPr>
          <w:rFonts w:eastAsia="Times New Roman" w:cs="Times New Roman" w:ascii="Roboto" w:hAnsi="Roboto"/>
          <w:color w:val="000000"/>
          <w:sz w:val="21"/>
          <w:szCs w:val="21"/>
        </w:rPr>
        <w:t> It is used to create components. This will be shared across the entire application.</w:t>
      </w:r>
    </w:p>
    <w:p>
      <w:pPr>
        <w:pStyle w:val="Normal"/>
        <w:numPr>
          <w:ilvl w:val="0"/>
          <w:numId w:val="322"/>
        </w:numP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b/>
          <w:bCs/>
          <w:color w:val="000000"/>
          <w:sz w:val="21"/>
          <w:szCs w:val="21"/>
        </w:rPr>
        <w:t>Metadata:</w:t>
      </w:r>
      <w:r>
        <w:rPr>
          <w:rFonts w:eastAsia="Times New Roman" w:cs="Times New Roman" w:ascii="Roboto" w:hAnsi="Roboto"/>
          <w:color w:val="000000"/>
          <w:sz w:val="21"/>
          <w:szCs w:val="21"/>
        </w:rPr>
        <w:t> This will be used to add more data to an Angular class.</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14. What do you mean by directives?</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Directives will add the behaviour to an existing DOM element or an existing component instance.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Directive, ElementRef, Input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@Directive({ selector: ‘[myHighlight]’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HighlightDirective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constructor(el: ElementRef)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el.nativeElement.style.backgroundColor = ‘yellow’;</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Now this directive extends HTML element behavior with a yellow background as below</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&lt;p myHighlight&gt;Highlight me!&lt;/p&gt;</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15. What do you mean by components?</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Components are the most basic UI building block of an Angular app. It will form a tree of Angular components. These components are subset of directives. Unlike these directives, components always have a template and only one component can be instantiated per an element in a template. Let’s see a simple example of Angular 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Component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selector: ‘my-app’,</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template: ` &lt;div&gt;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&lt;h1&gt;{{title}}&lt;/h1&gt;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&lt;div&gt;Learn Angular6 with examples&lt;/div&gt;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&lt;/div&gt;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AppComponent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title: string = ‘Welcome to Angular world’;</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16. List out the differences between Component and Directive?</w:t>
      </w:r>
    </w:p>
    <w:tbl>
      <w:tblPr>
        <w:tblW w:w="11805" w:type="dxa"/>
        <w:jc w:val="left"/>
        <w:tblInd w:w="9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top w:w="120" w:type="dxa"/>
          <w:left w:w="112" w:type="dxa"/>
          <w:bottom w:w="120" w:type="dxa"/>
          <w:right w:w="120" w:type="dxa"/>
        </w:tblCellMar>
        <w:tblLook w:noVBand="1" w:val="04a0" w:noHBand="0" w:lastColumn="0" w:firstColumn="1" w:lastRow="0" w:firstRow="1"/>
      </w:tblPr>
      <w:tblGrid>
        <w:gridCol w:w="742"/>
        <w:gridCol w:w="5782"/>
        <w:gridCol w:w="5281"/>
      </w:tblGrid>
      <w:tr>
        <w:trPr/>
        <w:tc>
          <w:tcPr>
            <w:tcW w:w="74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jc w:val="center"/>
              <w:rPr>
                <w:rFonts w:ascii="Roboto" w:hAnsi="Roboto" w:eastAsia="Times New Roman" w:cs="Times New Roman"/>
                <w:color w:val="313B3D"/>
                <w:sz w:val="21"/>
                <w:szCs w:val="21"/>
              </w:rPr>
            </w:pPr>
            <w:r>
              <w:rPr>
                <w:rFonts w:eastAsia="Times New Roman" w:cs="Times New Roman" w:ascii="Roboto" w:hAnsi="Roboto"/>
                <w:b/>
                <w:bCs/>
                <w:color w:val="000000"/>
                <w:sz w:val="21"/>
                <w:szCs w:val="21"/>
              </w:rPr>
              <w:t>S:NO</w:t>
            </w:r>
          </w:p>
        </w:tc>
        <w:tc>
          <w:tcPr>
            <w:tcW w:w="578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jc w:val="center"/>
              <w:rPr>
                <w:rFonts w:ascii="Roboto" w:hAnsi="Roboto" w:eastAsia="Times New Roman" w:cs="Times New Roman"/>
                <w:color w:val="313B3D"/>
                <w:sz w:val="21"/>
                <w:szCs w:val="21"/>
              </w:rPr>
            </w:pPr>
            <w:r>
              <w:rPr>
                <w:rFonts w:eastAsia="Times New Roman" w:cs="Times New Roman" w:ascii="Roboto" w:hAnsi="Roboto"/>
                <w:b/>
                <w:bCs/>
                <w:color w:val="000000"/>
                <w:sz w:val="21"/>
                <w:szCs w:val="21"/>
              </w:rPr>
              <w:t>Components</w:t>
            </w:r>
          </w:p>
        </w:tc>
        <w:tc>
          <w:tcPr>
            <w:tcW w:w="528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jc w:val="center"/>
              <w:rPr>
                <w:rFonts w:ascii="Roboto" w:hAnsi="Roboto" w:eastAsia="Times New Roman" w:cs="Times New Roman"/>
                <w:color w:val="313B3D"/>
                <w:sz w:val="21"/>
                <w:szCs w:val="21"/>
              </w:rPr>
            </w:pPr>
            <w:r>
              <w:rPr>
                <w:rFonts w:eastAsia="Times New Roman" w:cs="Times New Roman" w:ascii="Roboto" w:hAnsi="Roboto"/>
                <w:b/>
                <w:bCs/>
                <w:color w:val="000000"/>
                <w:sz w:val="21"/>
                <w:szCs w:val="21"/>
              </w:rPr>
              <w:t>Directives</w:t>
            </w:r>
          </w:p>
        </w:tc>
      </w:tr>
      <w:tr>
        <w:trPr/>
        <w:tc>
          <w:tcPr>
            <w:tcW w:w="74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1</w:t>
            </w:r>
          </w:p>
        </w:tc>
        <w:tc>
          <w:tcPr>
            <w:tcW w:w="578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To register a component, we should use @Component meta-data annotation.</w:t>
            </w:r>
          </w:p>
        </w:tc>
        <w:tc>
          <w:tcPr>
            <w:tcW w:w="528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To register directives, we should use @Directive meta-data annotation.</w:t>
            </w:r>
          </w:p>
        </w:tc>
      </w:tr>
      <w:tr>
        <w:trPr/>
        <w:tc>
          <w:tcPr>
            <w:tcW w:w="74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2</w:t>
            </w:r>
          </w:p>
        </w:tc>
        <w:tc>
          <w:tcPr>
            <w:tcW w:w="578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Components are used to create UI widgets.</w:t>
            </w:r>
          </w:p>
        </w:tc>
        <w:tc>
          <w:tcPr>
            <w:tcW w:w="528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Directives are used to add behavior to an existing DOM element.</w:t>
            </w:r>
          </w:p>
        </w:tc>
      </w:tr>
      <w:tr>
        <w:trPr/>
        <w:tc>
          <w:tcPr>
            <w:tcW w:w="74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3</w:t>
            </w:r>
          </w:p>
        </w:tc>
        <w:tc>
          <w:tcPr>
            <w:tcW w:w="578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Components are used to break up the application into smaller components</w:t>
            </w:r>
          </w:p>
        </w:tc>
        <w:tc>
          <w:tcPr>
            <w:tcW w:w="528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Directives are used to design re-usable components.</w:t>
            </w:r>
          </w:p>
        </w:tc>
      </w:tr>
      <w:tr>
        <w:trPr/>
        <w:tc>
          <w:tcPr>
            <w:tcW w:w="74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4</w:t>
            </w:r>
          </w:p>
        </w:tc>
        <w:tc>
          <w:tcPr>
            <w:tcW w:w="578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Only one component can be present per DOM element .</w:t>
            </w:r>
          </w:p>
        </w:tc>
        <w:tc>
          <w:tcPr>
            <w:tcW w:w="528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F9F9F9"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Many directives can be used per DOM element.</w:t>
            </w:r>
          </w:p>
        </w:tc>
      </w:tr>
      <w:tr>
        <w:trPr/>
        <w:tc>
          <w:tcPr>
            <w:tcW w:w="74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5</w:t>
            </w:r>
          </w:p>
        </w:tc>
        <w:tc>
          <w:tcPr>
            <w:tcW w:w="578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@View decorator or templateurl/template are mandatory.</w:t>
            </w:r>
          </w:p>
        </w:tc>
        <w:tc>
          <w:tcPr>
            <w:tcW w:w="528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fill="auto" w:val="clear"/>
          </w:tcPr>
          <w:p>
            <w:pPr>
              <w:pStyle w:val="Normal"/>
              <w:spacing w:lineRule="auto" w:line="240" w:before="0" w:after="300"/>
              <w:rPr>
                <w:rFonts w:ascii="Roboto" w:hAnsi="Roboto" w:eastAsia="Times New Roman" w:cs="Times New Roman"/>
                <w:color w:val="313B3D"/>
                <w:sz w:val="21"/>
                <w:szCs w:val="21"/>
              </w:rPr>
            </w:pPr>
            <w:r>
              <w:rPr>
                <w:rFonts w:eastAsia="Times New Roman" w:cs="Times New Roman" w:ascii="Roboto" w:hAnsi="Roboto"/>
                <w:color w:val="000000"/>
                <w:sz w:val="21"/>
                <w:szCs w:val="21"/>
              </w:rPr>
              <w:t>Directive doesn’t use View.</w:t>
            </w:r>
          </w:p>
        </w:tc>
      </w:tr>
    </w:tbl>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17. What do you mean by template?</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 simple term we can say that a template is a HTML view. Using this we can able to display the data by binding controls to properties of an Angular component. You can store your component’s template in one of two places. You can define it inline using the template property, or you can define the template in a separate HTML file and link to it in the component metadata using the @Component decorator’s templateUrl property. Using inline template with template syntax,</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Component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selector: ‘my-app’,</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template: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&lt;div&gt;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&lt;h1&gt;{{title}}&lt;/h1&gt;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&lt;div&gt;Learn Angular&lt;/div&gt;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&lt;/div&gt;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AppComponent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title: string = ‘Hello World’;</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Using separate template file such as app.component.html</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Component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selector: ‘my-app’,</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templateUrl: ‘app/app.component.html’</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AppComponent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title: string = ‘Hello World’;</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18. What do you mean by a module?</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Modules are logical boundaries in your application. The application will be divided into separate modules to separate the functionality of your application. Let us see with an example of app.module.ts root module declared with @NgModule decorator as below,</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NgModule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BrowserModule } from ‘@angular/platform-browser’;</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AppComponent } from ‘./app.component’;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@NgModule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imports: [ BrowserModule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declarations: [ AppComponent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bootstrap: [ AppComponent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AppModule {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 NgModule decorator has three options. They are,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23"/>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The imports option is used to import other dependent modules. The Browser Module is required by default for any web based angular application.</w:t>
      </w:r>
    </w:p>
    <w:p>
      <w:pPr>
        <w:pStyle w:val="Normal"/>
        <w:numPr>
          <w:ilvl w:val="0"/>
          <w:numId w:val="323"/>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The declarations option is used to define components in the respective module.</w:t>
      </w:r>
    </w:p>
    <w:p>
      <w:pPr>
        <w:pStyle w:val="Normal"/>
        <w:numPr>
          <w:ilvl w:val="0"/>
          <w:numId w:val="323"/>
        </w:numP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The bootstrap option tells Angular which Component to bootstrap in the application.</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19. How will you handle the events in the angular 7?</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There are various methods to handle events in Angular 7. These are: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24"/>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Binding to user input events: You can use the Angular event binding to answer to DOM event. User input will trigger so many DOM events. It is a very effective method to get the input from the user.</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For example,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&lt;button (click)=”onClickMe()”&gt;Click me!&lt;/button&gt;</w:t>
      </w:r>
    </w:p>
    <w:p>
      <w:pPr>
        <w:pStyle w:val="Normal"/>
        <w:numPr>
          <w:ilvl w:val="0"/>
          <w:numId w:val="325"/>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Get user input from the event object: DOM will carry a cargo of the information that possibly is valuable for the components. Here is an example to show you the keyup event of an input box to obtain the user’s input after every stroke.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src/app/keyup.components.ts (template v.1)</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content_copy</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template: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&lt;input (keyup)=”onKey($event)”&gt;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&lt;p&gt;{{values}} &lt;/p&gt;</w:t>
      </w:r>
    </w:p>
    <w:p>
      <w:pPr>
        <w:pStyle w:val="Normal"/>
        <w:numPr>
          <w:ilvl w:val="0"/>
          <w:numId w:val="326"/>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3Key event filtering: Every keystroke is heard by the (keyup) event handler. The enter keys matter the most as it provides the sign of the user that he has done with the typing. The most efficient method of eliminating the noise is to look after every $event. keyCode and the action is taken only when the enter key is pressed.</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20. What are Core Dependencies of angular 7?</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There are two type of core dependencies. They are RxJS and TypeScript.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27"/>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RxJS 6.3:</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RxJS version 6.3 is used by Angular 7. It has no changes in the version from Angular 6.</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28"/>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TypeScript 3.1</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TypeScript version 3.1 is used by Angular 7. It is the upgrade from the version2.9 of Angular 6.</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21. Explain about Bazel?</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Bazel is one of the best test tools. It is just like the Make, Maven and Gradle. It is an open-source build. Bazel utilizes readable and high-level build language. It will handle the project in a great number of languages and builds the product for many platforms. Moreover, it will support multiple users and large codebases over several repositories.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22. How to create a decorator in Angular?</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There are two ways to register decorators in Angular. These are as follows.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29"/>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$provide.decorator.</w:t>
      </w:r>
    </w:p>
    <w:p>
      <w:pPr>
        <w:pStyle w:val="Normal"/>
        <w:numPr>
          <w:ilvl w:val="0"/>
          <w:numId w:val="329"/>
        </w:numP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module.decorator.</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23. What do you mean by IVR Render? Is it supported by angular 7?</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Angular will be releasing a new kind of rendering pipeline and view engine.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 purpose of angular view engine is to translate the templates as well as components that we have written into the regular HTML and JavaScript. It is very easy for the browser to read it comfortably. Ivy is believed to be splendid for the Angular Renderer.</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Yes, it is supported by Angular 7.</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24. How will you generate the class in angular 7 using CLI?</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To create a class we should use the below code: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ng generate class &lt;name&gt; [options]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ng g class &lt;name&gt; [options]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Where name refers the name of a class.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Options refer to the project name, spec value in Boolean or type of a file.</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25. Can you state the difference between Structural and attribute directives in angular?</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Structural directives are used to alter the DOM layout. This is done by removing and adding DOM elements. It is far better in changing the structure of the view. Best examples of Structural directives are NgFor and Nglf.</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Attribute Directives These are being used as characteristics of elements. For example, a directive such as built-in NgStyle in the template Syntax guide is an attribute directive.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26. What are the available lifecycle hooks?</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Angular application goes through an entire set of processes or has a lifecycle right from its initiation to the end of the application. The representation of lifecycle in pictorial representation as follows.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 description of each lifecycle method is as below,</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30"/>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ngOnChanges: When the value of a data bound property changes, then this method is called.</w:t>
      </w:r>
    </w:p>
    <w:p>
      <w:pPr>
        <w:pStyle w:val="Normal"/>
        <w:numPr>
          <w:ilvl w:val="0"/>
          <w:numId w:val="33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ngOnInit: This is called whenever the initialization of the directive/component after Angular first displays the data-bound properties happens.</w:t>
      </w:r>
    </w:p>
    <w:p>
      <w:pPr>
        <w:pStyle w:val="Normal"/>
        <w:numPr>
          <w:ilvl w:val="0"/>
          <w:numId w:val="33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ngDoCheck: This is for the detection and to act on changes that Angular can’t or won’t detect on its own.</w:t>
      </w:r>
    </w:p>
    <w:p>
      <w:pPr>
        <w:pStyle w:val="Normal"/>
        <w:numPr>
          <w:ilvl w:val="0"/>
          <w:numId w:val="33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ngAfterContentInit: This is called in response after Angular projects external content into the component’s view.</w:t>
      </w:r>
    </w:p>
    <w:p>
      <w:pPr>
        <w:pStyle w:val="Normal"/>
        <w:numPr>
          <w:ilvl w:val="0"/>
          <w:numId w:val="33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ngAfterContentChecked: This is called in response after Angular checks the content projected into the component.</w:t>
      </w:r>
    </w:p>
    <w:p>
      <w:pPr>
        <w:pStyle w:val="Normal"/>
        <w:numPr>
          <w:ilvl w:val="0"/>
          <w:numId w:val="33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ngAfterViewInit: This is called in response after Angular initializes the component’s views and child views.</w:t>
      </w:r>
    </w:p>
    <w:p>
      <w:pPr>
        <w:pStyle w:val="Normal"/>
        <w:numPr>
          <w:ilvl w:val="0"/>
          <w:numId w:val="330"/>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ngAfterViewChecked: This is called in response after Angular checks the component’s views and child views.</w:t>
      </w:r>
    </w:p>
    <w:p>
      <w:pPr>
        <w:pStyle w:val="Normal"/>
        <w:numPr>
          <w:ilvl w:val="0"/>
          <w:numId w:val="330"/>
        </w:numP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ngOnDestroy: This is the cleanup phase just before Angular destroys the directive/component.</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27. What do you mean by data binding?</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Data binding is a core concept in Angular. It will allow to define communication between a component and the DOM. It is very easy to define interactive applications without worrying about pushing and pulling data. There are four forms of data binding. This will be divided as 3 categories which differ in the way the data is flowing.</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31"/>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From the Component to the DOM: Interpolation: {{ value }}: Adds the value of a property from the 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&lt;li&gt;Name: {{ user.name }}&lt;/li&gt;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&lt;li&gt;Address: {{ user.address }}&lt;/li&gt;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Property binding: [property]=”value”: The value is passed from the component to the specified property or simple HTML attribute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&lt;input type=”email” [value]=”user.email”&gt;</w:t>
      </w:r>
    </w:p>
    <w:p>
      <w:pPr>
        <w:pStyle w:val="Normal"/>
        <w:numPr>
          <w:ilvl w:val="0"/>
          <w:numId w:val="332"/>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From the DOM to the Component: Event binding: (event)=”function”: When a specific DOM event happens (eg.: click, change, keyup), call the specified method in the 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&lt;button (click)=”logout()”&gt;&lt;/button&gt;</w:t>
      </w:r>
    </w:p>
    <w:p>
      <w:pPr>
        <w:pStyle w:val="Normal"/>
        <w:numPr>
          <w:ilvl w:val="0"/>
          <w:numId w:val="333"/>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Two-way binding: Two-way data binding: [(ngModel)]=”value”: Two-way data binding allows to have the data flow both ways. For example, in the below code snippet, both the email DOM input and component email property are in sync</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&lt;input type=”email” [(ngModel)]=”user.email”&gt;</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28. What do you mean by metadata?</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Metadata is used to decorate a class. It can configure the expected behavior of the class. The metadata is represented by decorators.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34"/>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Class decorators, e.g. @Component and @NgModule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NgModule, Component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selector: ‘my-component’,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template: ‘&lt;div&gt;Class decorator&lt;/div&gt;’,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MyComponent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constructor()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console.log(‘Hey I am a 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@NgModule({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imports: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declarations: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MyModule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constructor()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console.log(‘Hey I am a module!’);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35"/>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Property decorators Used for properties inside classes, e.g. @Input and @Output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Component, Input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selector: ‘my-component’,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template: ‘&lt;div&gt;Property decorator&lt;/div&gt;’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MyComponent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@Input()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title: string;</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36"/>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Method decorators Used for methods inside classes, e.g. @HostListener</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Component, HostListener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selector: ‘my-component’,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template: ‘&lt;div&gt;Method decorator&lt;/div&gt;’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MyComponent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@HostListener(‘click’, [‘$event’])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onHostClick(event: Event)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clicked, `event` available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37"/>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Parameter decorators Used for parameters inside class constructors, e.g. @Inject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Component, Inject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MyService } from ‘./my-service’;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selector: ‘my-component’,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template: ‘&lt;div&gt;Parameter decorator&lt;/div&gt;’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MyComponent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constructor(@Inject(MyService) myService)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console.log(myService); // MyService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29. What do you mean by angular CLI?</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 full form we can say that angular CLI is Command Line Interface. It is a command line interface to scaffold and build angular apps using nodejs style (commonJs) modules. We need to install using below npm command,</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npm install @angular/cli@latest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Following are the few commands which will come handy while creating angular projects.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Creating New Project: ng new</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Generating Components, Directives &amp; Services: ng generate/g the different types of commands are,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38"/>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 generates class my-new-class: add a class to your application.</w:t>
      </w:r>
    </w:p>
    <w:p>
      <w:pPr>
        <w:pStyle w:val="Normal"/>
        <w:numPr>
          <w:ilvl w:val="0"/>
          <w:numId w:val="338"/>
        </w:numP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 generates component my-new-component: add a component to your application.</w:t>
      </w:r>
    </w:p>
    <w:p>
      <w:pPr>
        <w:pStyle w:val="Normal"/>
        <w:numPr>
          <w:ilvl w:val="0"/>
          <w:numId w:val="339"/>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 generates directive my-new-directive: add a directive to your application.</w:t>
      </w:r>
    </w:p>
    <w:p>
      <w:pPr>
        <w:pStyle w:val="Normal"/>
        <w:numPr>
          <w:ilvl w:val="0"/>
          <w:numId w:val="339"/>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 generates enum my-new-enum: add an enum to your application.</w:t>
      </w:r>
    </w:p>
    <w:p>
      <w:pPr>
        <w:pStyle w:val="Normal"/>
        <w:numPr>
          <w:ilvl w:val="0"/>
          <w:numId w:val="339"/>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 generates module my-new-module: add a module to your application.</w:t>
      </w:r>
    </w:p>
    <w:p>
      <w:pPr>
        <w:pStyle w:val="Normal"/>
        <w:numPr>
          <w:ilvl w:val="0"/>
          <w:numId w:val="339"/>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 generates pipe my-new-pipe: add a pipe to your application.</w:t>
      </w:r>
    </w:p>
    <w:p>
      <w:pPr>
        <w:pStyle w:val="Normal"/>
        <w:numPr>
          <w:ilvl w:val="0"/>
          <w:numId w:val="339"/>
        </w:numP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ng generates service my-new-service: add a service to your application.</w:t>
      </w:r>
    </w:p>
    <w:p>
      <w:pPr>
        <w:pStyle w:val="Normal"/>
        <w:numPr>
          <w:ilvl w:val="0"/>
          <w:numId w:val="340"/>
        </w:numPr>
        <w:spacing w:lineRule="auto" w:line="240" w:beforeAutospacing="1"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Running the Project: ng serve.</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30. State the difference between constructor and ngOnInit?</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TypeScript classes has a default method called constructor. It is normally used for the initialization purpose. Whereas ngOnInit method is specific to Angular, especially used to define Angular bindings. Even though constructor getting called first, it is preferred to move all our Angular bindings to ngOnInit method. In order to use ngOnInit, we need to implement OnInit interface as below,</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App implements OnInit{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constructor(){</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//called first time before the ngOnInit()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ngOnInit(){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//called after the constructor and called after the first ngOnChanges()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31. What do you mean by service?</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A service is used when a common functionality needs to be provided to various modules. Services will allow for greater separation of concerns for our application and better modularity by allowing you to extract common functionality out of components. Let us create a repoService which can be used across components,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Injectable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Http } from ‘@angular/http’;</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@Injectable({ // The Injectable decorator is required for dependency injection to work</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providedIn option registers the service with a specific NgModule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providedIn: ‘root’, // This declares the service with the root app (AppModule)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RepoService{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constructor(private http: Http){</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fetchAll(){</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return this.http.get(‘https://api.github.com/repositories’);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32. What is mean by dependency injection in Angular?</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Dependency injection in short form DI. It is an important application design pattern in which a class asks for dependencies from external sources rather than creating them itself. Angular comes with its own dependency injection framework. It is used for resolving dependencies. So, we can have our services depend on other services throughout our application.</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33. What is the basic syntax of a Decorator in Angular?</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ANS: @() with optional parameters.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34. For what [(ngModel)] will be used for?</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 simple words we can tell this as two-way data binding.</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35. Can you tell me the basic parts of an Angular application?</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Following are some of the basic parts of the Angular. They are,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41"/>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Modules.</w:t>
      </w:r>
    </w:p>
    <w:p>
      <w:pPr>
        <w:pStyle w:val="Normal"/>
        <w:numPr>
          <w:ilvl w:val="0"/>
          <w:numId w:val="341"/>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w:t>
      </w:r>
    </w:p>
    <w:p>
      <w:pPr>
        <w:pStyle w:val="Normal"/>
        <w:numPr>
          <w:ilvl w:val="0"/>
          <w:numId w:val="341"/>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Data Binding.</w:t>
      </w:r>
    </w:p>
    <w:p>
      <w:pPr>
        <w:pStyle w:val="Normal"/>
        <w:numPr>
          <w:ilvl w:val="0"/>
          <w:numId w:val="341"/>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Template.</w:t>
      </w:r>
    </w:p>
    <w:p>
      <w:pPr>
        <w:pStyle w:val="Normal"/>
        <w:numPr>
          <w:ilvl w:val="0"/>
          <w:numId w:val="341"/>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Directives.</w:t>
      </w:r>
    </w:p>
    <w:p>
      <w:pPr>
        <w:pStyle w:val="Normal"/>
        <w:numPr>
          <w:ilvl w:val="0"/>
          <w:numId w:val="341"/>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Dependency Injection.</w:t>
      </w:r>
    </w:p>
    <w:p>
      <w:pPr>
        <w:pStyle w:val="Normal"/>
        <w:numPr>
          <w:ilvl w:val="0"/>
          <w:numId w:val="341"/>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Services.</w:t>
      </w:r>
    </w:p>
    <w:p>
      <w:pPr>
        <w:pStyle w:val="Normal"/>
        <w:numPr>
          <w:ilvl w:val="0"/>
          <w:numId w:val="341"/>
        </w:numP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Routing.</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36. Tell me the purpose of async pipe?</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 AsyncPipe is about subscribing to an observable or promise and returns the latest value it has emitted. Whenever a new value is emitted then the pipe marks the component to be checked for changes. It will take a time to observable which continuously updates the view for every 2 seconds with the current time.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selector: ‘async-observable-pipe’,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template: `&lt;div&gt;&lt;code&gt;observable|async&lt;/code&gt;: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Time: {{ time | async }}&lt;/div&gt;`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AsyncObservablePipeComponent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time = new Observable(observer =&gt;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setInterval(() =&gt; observer.next(new Date().toString()), 2000)</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37. Can you tell me the option to choose between inline and external template file?</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We can store your component’s template in one of two places. We can define it inline using the template property. we can also define the template in a separate HTML file and link to it in the component metadata. This is done by using the @Component decorator’s templateUrl property.</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ng generate component hero -it</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38. Can you tell me the purpose of ngFor directive?</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We use Angular ngFor directive in the template. This is to display each item in the list. For example, here we iterate over list of users,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&lt;li *ngFor=”let user of users”&gt;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user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&lt;/li&gt;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 user variable in the ngFor double-quoted instruction is a template input variable.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39. Can you tell me the purpose of ngIf directive?</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 sometimes an app needs to display a view or a portion of a view only under specific circumstances. The Angular ngIf directive inserts or removes an element. It will be based on a true or false condition. Best example to display a message if the user age is more than 18,</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&lt;p *ngIf=”user.age &gt; 18″&gt;You are not eligible for student pass!&lt;/p&gt;</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40. What will happen if you use script tag inside template?</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Angular recognizes the value as unsafe and automatically sanitizes. It will remove the &lt;script&gt; tag but keeps safe content such as the text content of the &lt;script&gt; tag. This way it eliminates the risk of script injection attacks. If you still use it then it will be ignored. A warning appears in the browser console. Best example of innerHtml property binding which causes XSS vulnerability,</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InnerHtmlBindingComponent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For example, a user/attacker-controlled value from a URL.</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htmlSnippet = ‘Template &lt;script&gt;alert(“0wned”)&lt;/script&gt; &lt;b&gt;Syntax&lt;/b&gt;’;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41. What do you mean by interpolation?</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Interpolation is a special syntax. Using this Angular will convert into property binding. It’s a convenient alternative to property binding. It is represented by double curly braces ({{}}). The text between the braces is often the name of a component property. Angular replaces that name with the string value of the corresponding component property. The best example,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&lt;h3&gt;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{{title}}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&lt;img src=”{{url}}” style=”height:30px”&gt;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&lt;/h3&gt;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 the example above, Angular evaluates the title and url properties and fills in the blanks, first displaying a bold application title and then a URL.</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42. List some advantages of using Angular framework for building web applications?</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Following are some of the advantages of using angular framework for building web applications. They are,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342"/>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It will save lot of time for developers. This is possible by doing a lot of the work for them like writing tedious DOM manipulation tasks.</w:t>
      </w:r>
    </w:p>
    <w:p>
      <w:pPr>
        <w:pStyle w:val="Normal"/>
        <w:numPr>
          <w:ilvl w:val="0"/>
          <w:numId w:val="342"/>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TypeScript and the Angular framework will allow us to catch errors much earlier.</w:t>
      </w:r>
    </w:p>
    <w:p>
      <w:pPr>
        <w:pStyle w:val="Normal"/>
        <w:numPr>
          <w:ilvl w:val="0"/>
          <w:numId w:val="342"/>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In many cases has faster performance than traditional web development techniques.</w:t>
      </w:r>
    </w:p>
    <w:p>
      <w:pPr>
        <w:pStyle w:val="Normal"/>
        <w:numPr>
          <w:ilvl w:val="0"/>
          <w:numId w:val="342"/>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Can give web apps the feel of a desktop application.</w:t>
      </w:r>
    </w:p>
    <w:p>
      <w:pPr>
        <w:pStyle w:val="Normal"/>
        <w:numPr>
          <w:ilvl w:val="0"/>
          <w:numId w:val="342"/>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It separates out the code of an application to make it easier for multiple developers to work on an app and easier to test.</w:t>
      </w:r>
    </w:p>
    <w:p>
      <w:pPr>
        <w:pStyle w:val="Normal"/>
        <w:numPr>
          <w:ilvl w:val="0"/>
          <w:numId w:val="342"/>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More consistent code base which will be easy to maintain.</w:t>
      </w:r>
    </w:p>
    <w:p>
      <w:pPr>
        <w:pStyle w:val="Normal"/>
        <w:numPr>
          <w:ilvl w:val="0"/>
          <w:numId w:val="342"/>
        </w:numP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Big developer community.</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43. What function will be called when an object is created in TypeScript? What is it basic syntax in TypeScript code?</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 constructor function will be called.</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It‘s syntax is:  Constructor(){}</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44. How will you interact between Parent and Child components in angular?</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When passing data from Parent to Child component, we can use the @Input decorator in the Child component. Similarly, when passing data from Child to Parent component, we can use the @Output decorator in the Child 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45. Can you give me an example usage of ngFor for displaying all items from an array ’Items‘ in a list with &lt;li&gt;?</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Following will be the best example.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&lt;li *ngFor=”let item of Items”&gt;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{{item}}</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&lt;/li&gt;</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46. List the main difference between constructor and ngOnInit?</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The constructor is a feature of the class. It is not an Angular. The main difference is that Angular will launch ngOnInit. Once it is finished configuring the component, then it is a signal through which the @Input() and other banding properties and decorated properties are available in ngOnInit, but are not defined within the constructor by design.</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47. What are HTTP Interceptors?</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Interceptor is just a fancy word for a function that receives requests or responses before they are processed or sent to the server. You should use interceptors if you want to pre-process many types of requests in one way. For example, you need to set the authorization header Bearer for all requests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token.interceptor.ts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Injectable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HttpInterceptor, HttpRequest, HttpHandler, HttpEvent } from ‘@angular/common/http’;</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Observable } from ‘rxjs/Observable’;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@Injectable()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TokenInterceptor implements HttpInterceptor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public intercept(req: HttpRequest&lt;any&gt;, next: HttpHandler): Observable&lt;HttpEvent&lt;any&gt;&gt;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const token = localStorage.getItem(‘token’) as string;</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if (token)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req = req.clone({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setHeaders: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r>
        <w:rPr>
          <w:rFonts w:eastAsia="Times New Roman" w:cs="Times New Roman" w:ascii="Roboto" w:hAnsi="Roboto"/>
          <w:color w:val="000000"/>
          <w:sz w:val="21"/>
          <w:szCs w:val="21"/>
        </w:rPr>
        <w:t>Authorization’: `Bearer ${token}`</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return next.handle(req);</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And register the interceptor as singleton in the module providers: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app.module.ts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NgModule } from ‘@angular/core’;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BrowserModule } from ‘@angular/platform-browser’;</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HTTP_INTERCEPTORS } from ‘@angular/common/http’;</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AppComponent } from ‘./app.component’;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 { TokenInterceptor } from ‘./token.interceptor’;</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@NgModule({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imports: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BrowserModule</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declarations: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AppComponent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bootstrap: [AppComponent],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providers: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provide: HTTP_INTERCEPTORS,</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useClass: TokenInterceptor,</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multi: true // &lt; – – – – an array of interceptors can be registered</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export class AppModule {}</w:t>
      </w:r>
    </w:p>
    <w:p>
      <w:pPr>
        <w:pStyle w:val="Normal"/>
        <w:spacing w:lineRule="auto" w:line="240" w:before="15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 </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48. How many Change Detectors can there be in the whole application?</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Each component has its own ChangeDetector. All Change Detectors are inherited from AbstractChangeDetector.</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49. List out some of the important practices to secure an Angular application?</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Following are some of the important practices to secure an angular application. They are,</w:t>
      </w:r>
    </w:p>
    <w:p>
      <w:pPr>
        <w:pStyle w:val="Normal"/>
        <w:numPr>
          <w:ilvl w:val="0"/>
          <w:numId w:val="343"/>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Check that all requests come from within your own web app and not external websites.</w:t>
      </w:r>
    </w:p>
    <w:p>
      <w:pPr>
        <w:pStyle w:val="Normal"/>
        <w:numPr>
          <w:ilvl w:val="0"/>
          <w:numId w:val="343"/>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Sanitize all input data.</w:t>
      </w:r>
    </w:p>
    <w:p>
      <w:pPr>
        <w:pStyle w:val="Normal"/>
        <w:numPr>
          <w:ilvl w:val="0"/>
          <w:numId w:val="343"/>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Use Angular template instead of DOM APIs.</w:t>
      </w:r>
    </w:p>
    <w:p>
      <w:pPr>
        <w:pStyle w:val="Normal"/>
        <w:numPr>
          <w:ilvl w:val="0"/>
          <w:numId w:val="343"/>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Content Security Policies.</w:t>
      </w:r>
    </w:p>
    <w:p>
      <w:pPr>
        <w:pStyle w:val="Normal"/>
        <w:numPr>
          <w:ilvl w:val="0"/>
          <w:numId w:val="343"/>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Validate all data with server-side code.</w:t>
      </w:r>
    </w:p>
    <w:p>
      <w:pPr>
        <w:pStyle w:val="Normal"/>
        <w:numPr>
          <w:ilvl w:val="0"/>
          <w:numId w:val="343"/>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Use an offline template compiler.</w:t>
      </w:r>
    </w:p>
    <w:p>
      <w:pPr>
        <w:pStyle w:val="Normal"/>
        <w:numPr>
          <w:ilvl w:val="0"/>
          <w:numId w:val="343"/>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Avoid including external URLs in your application.</w:t>
      </w:r>
    </w:p>
    <w:p>
      <w:pPr>
        <w:pStyle w:val="Normal"/>
        <w:numPr>
          <w:ilvl w:val="0"/>
          <w:numId w:val="343"/>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Make JSON responses non-executable.</w:t>
      </w:r>
    </w:p>
    <w:p>
      <w:pPr>
        <w:pStyle w:val="Normal"/>
        <w:numPr>
          <w:ilvl w:val="0"/>
          <w:numId w:val="343"/>
        </w:numP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Keep all libraries and frameworks up-to-date.</w:t>
      </w:r>
    </w:p>
    <w:p>
      <w:pPr>
        <w:pStyle w:val="Normal"/>
        <w:numPr>
          <w:ilvl w:val="0"/>
          <w:numId w:val="0"/>
        </w:numPr>
        <w:spacing w:lineRule="atLeast" w:line="324" w:before="300" w:after="150"/>
        <w:outlineLvl w:val="1"/>
        <w:rPr>
          <w:rFonts w:ascii="Roboto" w:hAnsi="Roboto" w:eastAsia="Times New Roman" w:cs="Times New Roman"/>
          <w:color w:val="C2362B"/>
          <w:sz w:val="33"/>
          <w:szCs w:val="33"/>
        </w:rPr>
      </w:pPr>
      <w:r>
        <w:rPr>
          <w:rFonts w:eastAsia="Times New Roman" w:cs="Times New Roman" w:ascii="Roboto" w:hAnsi="Roboto"/>
          <w:b/>
          <w:bCs/>
          <w:color w:val="000000"/>
          <w:sz w:val="33"/>
          <w:szCs w:val="33"/>
        </w:rPr>
        <w:t>50. What do you mean by ViewEncapsulation and how many ways are there do to do it in Angular?</w:t>
      </w:r>
    </w:p>
    <w:p>
      <w:pPr>
        <w:pStyle w:val="Normal"/>
        <w:spacing w:lineRule="auto" w:line="240" w:before="0" w:after="0"/>
        <w:rPr>
          <w:rFonts w:ascii="Roboto" w:hAnsi="Roboto" w:eastAsia="Times New Roman" w:cs="Times New Roman"/>
          <w:color w:val="313B3D"/>
          <w:sz w:val="21"/>
          <w:szCs w:val="21"/>
        </w:rPr>
      </w:pPr>
      <w:r>
        <w:rPr>
          <w:rFonts w:eastAsia="Times New Roman" w:cs="Times New Roman" w:ascii="Roboto" w:hAnsi="Roboto"/>
          <w:color w:val="000000"/>
          <w:sz w:val="21"/>
          <w:szCs w:val="21"/>
        </w:rPr>
        <w:t>In simple words, ViewEncapsulation determines whether the styles defined in a component will affect the entire application or not. Angular supports 3 types of ViewEncapsulation. They are</w:t>
      </w:r>
    </w:p>
    <w:p>
      <w:pPr>
        <w:pStyle w:val="Normal"/>
        <w:numPr>
          <w:ilvl w:val="0"/>
          <w:numId w:val="344"/>
        </w:numPr>
        <w:spacing w:lineRule="auto" w:line="240" w:beforeAutospacing="1"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Emulated – Styles used in another HTML spread to the component.</w:t>
      </w:r>
    </w:p>
    <w:p>
      <w:pPr>
        <w:pStyle w:val="Normal"/>
        <w:numPr>
          <w:ilvl w:val="0"/>
          <w:numId w:val="344"/>
        </w:numPr>
        <w:spacing w:lineRule="auto" w:line="240" w:before="0" w:after="0"/>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Native – Styles used in another HTML doesn’t spread to the component.</w:t>
      </w:r>
    </w:p>
    <w:p>
      <w:pPr>
        <w:pStyle w:val="Normal"/>
        <w:numPr>
          <w:ilvl w:val="0"/>
          <w:numId w:val="344"/>
        </w:numPr>
        <w:pBdr>
          <w:bottom w:val="single" w:sz="6" w:space="1" w:color="000000"/>
        </w:pBdr>
        <w:spacing w:lineRule="auto" w:line="240" w:before="0" w:afterAutospacing="1"/>
        <w:ind w:left="225" w:hanging="360"/>
        <w:rPr>
          <w:rFonts w:ascii="Roboto" w:hAnsi="Roboto" w:eastAsia="Times New Roman" w:cs="Times New Roman"/>
          <w:color w:val="313B3D"/>
          <w:sz w:val="21"/>
          <w:szCs w:val="21"/>
        </w:rPr>
      </w:pPr>
      <w:r>
        <w:rPr>
          <w:rFonts w:eastAsia="Times New Roman" w:cs="Times New Roman" w:ascii="Roboto" w:hAnsi="Roboto"/>
          <w:color w:val="000000"/>
          <w:sz w:val="21"/>
          <w:szCs w:val="21"/>
        </w:rPr>
        <w:t>None – Styles defined in a component are visible to all components of the application.</w:t>
      </w:r>
    </w:p>
    <w:p>
      <w:pPr>
        <w:pStyle w:val="Normal"/>
        <w:numPr>
          <w:ilvl w:val="0"/>
          <w:numId w:val="345"/>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1. What Is Angular?</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Answer :</w:t>
      </w:r>
    </w:p>
    <w:p>
      <w:pPr>
        <w:pStyle w:val="Normal"/>
        <w:numPr>
          <w:ilvl w:val="1"/>
          <w:numId w:val="345"/>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Angular is a most popular web development framework for developing mobile apps as well as desktop applications.</w:t>
      </w:r>
    </w:p>
    <w:p>
      <w:pPr>
        <w:pStyle w:val="Normal"/>
        <w:numPr>
          <w:ilvl w:val="1"/>
          <w:numId w:val="345"/>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Angular framework is also utilized in the cross platform mobile development called IONIC and so it is not limited to web apps only.</w:t>
      </w:r>
    </w:p>
    <w:p>
      <w:pPr>
        <w:pStyle w:val="Normal"/>
        <w:numPr>
          <w:ilvl w:val="1"/>
          <w:numId w:val="345"/>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Angular is an open source framework written and maintained by angular team at Google and the Father of Angular is Misko Hevery.</w:t>
      </w:r>
    </w:p>
    <w:p>
      <w:pPr>
        <w:pStyle w:val="Normal"/>
        <w:numPr>
          <w:ilvl w:val="1"/>
          <w:numId w:val="345"/>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Angular is written in TypeScript and so it comes with all the capabilities that typescript offers.</w:t>
      </w:r>
    </w:p>
    <w:p>
      <w:pPr>
        <w:pStyle w:val="Normal"/>
        <w:numPr>
          <w:ilvl w:val="0"/>
          <w:numId w:val="345"/>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2. What Is Architecture Overview Of Angular?</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Answer :</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Angular Architecture Overview</w:t>
      </w:r>
      <w:r>
        <w:rPr>
          <w:rFonts w:eastAsia="Times New Roman" w:cs="Times New Roman" w:ascii="Roboto" w:hAnsi="Roboto"/>
          <w:color w:val="000000"/>
          <w:sz w:val="24"/>
          <w:szCs w:val="24"/>
        </w:rPr>
        <w:t> :</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Angular is a most popular web development framework for developing mobile apps as well as desktop applications.</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Angular framework is also utilized in the cross platform mobile development called IONIC and so it is not limited to web apps only.</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Angular is an open source framework written and maintained by angular team at Google and the Father of Angular is Misko Hevery.</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The bootstrapping process creates the components listed in the bootstrap array and inserts each one into the browser (DOM)</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 </w:t>
      </w:r>
      <w:r>
        <w:rPr>
          <w:rFonts w:eastAsia="Times New Roman" w:cs="Times New Roman" w:ascii="Roboto" w:hAnsi="Roboto"/>
          <w:color w:val="000000"/>
          <w:sz w:val="24"/>
          <w:szCs w:val="24"/>
        </w:rPr>
        <w:t>you can identify the seven main building blocks of an Angular Application.</w:t>
      </w:r>
    </w:p>
    <w:p>
      <w:pPr>
        <w:pStyle w:val="Normal"/>
        <w:numPr>
          <w:ilvl w:val="1"/>
          <w:numId w:val="34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Component</w:t>
      </w:r>
    </w:p>
    <w:p>
      <w:pPr>
        <w:pStyle w:val="Normal"/>
        <w:numPr>
          <w:ilvl w:val="1"/>
          <w:numId w:val="34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Templates</w:t>
      </w:r>
    </w:p>
    <w:p>
      <w:pPr>
        <w:pStyle w:val="Normal"/>
        <w:numPr>
          <w:ilvl w:val="1"/>
          <w:numId w:val="34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Metadata</w:t>
      </w:r>
    </w:p>
    <w:p>
      <w:pPr>
        <w:pStyle w:val="Normal"/>
        <w:numPr>
          <w:ilvl w:val="1"/>
          <w:numId w:val="34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Data Binding</w:t>
      </w:r>
    </w:p>
    <w:p>
      <w:pPr>
        <w:pStyle w:val="Normal"/>
        <w:numPr>
          <w:ilvl w:val="1"/>
          <w:numId w:val="34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Directives</w:t>
      </w:r>
    </w:p>
    <w:p>
      <w:pPr>
        <w:pStyle w:val="Normal"/>
        <w:numPr>
          <w:ilvl w:val="1"/>
          <w:numId w:val="34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Services</w:t>
      </w:r>
    </w:p>
    <w:p>
      <w:pPr>
        <w:pStyle w:val="Normal"/>
        <w:numPr>
          <w:ilvl w:val="1"/>
          <w:numId w:val="346"/>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Dependency Injection</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 </w:t>
      </w:r>
      <w:r>
        <w:rPr>
          <w:rFonts w:eastAsia="Times New Roman" w:cs="Times New Roman" w:ascii="Roboto" w:hAnsi="Roboto"/>
          <w:color w:val="000000"/>
          <w:sz w:val="24"/>
          <w:szCs w:val="24"/>
        </w:rPr>
        <w:t>The basic building blocks of an Angular application are NgModules, which provide a compilation context for components.</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 </w:t>
      </w:r>
      <w:r>
        <w:rPr>
          <w:rFonts w:eastAsia="Times New Roman" w:cs="Times New Roman" w:ascii="Roboto" w:hAnsi="Roboto"/>
          <w:color w:val="000000"/>
          <w:sz w:val="24"/>
          <w:szCs w:val="24"/>
        </w:rPr>
        <w:t>Angular app is defined by a set of NgModules and it always has at least a root module that enables bootstrapping, and many more feature modules.</w:t>
      </w:r>
    </w:p>
    <w:p>
      <w:pPr>
        <w:pStyle w:val="Normal"/>
        <w:numPr>
          <w:ilvl w:val="1"/>
          <w:numId w:val="347"/>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Components define Template views</w:t>
      </w:r>
    </w:p>
    <w:p>
      <w:pPr>
        <w:pStyle w:val="Normal"/>
        <w:numPr>
          <w:ilvl w:val="1"/>
          <w:numId w:val="347"/>
        </w:numPr>
        <w:shd w:val="clear" w:color="auto" w:fill="FFFFFF"/>
        <w:spacing w:lineRule="auto" w:line="240" w:before="0" w:after="0"/>
        <w:ind w:left="1140" w:right="150" w:hanging="360"/>
        <w:rPr>
          <w:rFonts w:ascii="Roboto" w:hAnsi="Roboto" w:eastAsia="Times New Roman" w:cs="Times New Roman"/>
          <w:color w:val="000000"/>
          <w:sz w:val="24"/>
          <w:szCs w:val="24"/>
        </w:rPr>
      </w:pPr>
      <w:r>
        <w:rPr>
          <w:rFonts w:eastAsia="Times New Roman" w:cs="Times New Roman" w:ascii="Roboto" w:hAnsi="Roboto"/>
          <w:color w:val="000000"/>
          <w:sz w:val="24"/>
          <w:szCs w:val="24"/>
        </w:rPr>
        <w:t>Components use services</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The Angular Module (NgModules) helps us to organize an application into connected blocks of functionality.</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The NgModule properties for the minimum “AppModule” generated by the CLI which are follow as -</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 </w:t>
      </w:r>
      <w:r>
        <w:rPr>
          <w:rFonts w:eastAsia="Times New Roman" w:cs="Times New Roman" w:ascii="Roboto" w:hAnsi="Roboto"/>
          <w:b/>
          <w:bCs/>
          <w:color w:val="000000"/>
          <w:sz w:val="24"/>
          <w:szCs w:val="24"/>
        </w:rPr>
        <w:t>Declarations —</w:t>
      </w:r>
      <w:r>
        <w:rPr>
          <w:rFonts w:eastAsia="Times New Roman" w:cs="Times New Roman" w:ascii="Roboto" w:hAnsi="Roboto"/>
          <w:color w:val="000000"/>
          <w:sz w:val="24"/>
          <w:szCs w:val="24"/>
        </w:rPr>
        <w:t> Use to declare the application components.</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 </w:t>
      </w:r>
      <w:r>
        <w:rPr>
          <w:rFonts w:eastAsia="Times New Roman" w:cs="Times New Roman" w:ascii="Roboto" w:hAnsi="Roboto"/>
          <w:b/>
          <w:bCs/>
          <w:color w:val="000000"/>
          <w:sz w:val="24"/>
          <w:szCs w:val="24"/>
        </w:rPr>
        <w:t>Imports —</w:t>
      </w:r>
      <w:r>
        <w:rPr>
          <w:rFonts w:eastAsia="Times New Roman" w:cs="Times New Roman" w:ascii="Roboto" w:hAnsi="Roboto"/>
          <w:color w:val="000000"/>
          <w:sz w:val="24"/>
          <w:szCs w:val="24"/>
        </w:rPr>
        <w:t>Every application must import BrowserModule to run the app in a browser.</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 </w:t>
      </w:r>
      <w:r>
        <w:rPr>
          <w:rFonts w:eastAsia="Times New Roman" w:cs="Times New Roman" w:ascii="Roboto" w:hAnsi="Roboto"/>
          <w:b/>
          <w:bCs/>
          <w:color w:val="000000"/>
          <w:sz w:val="24"/>
          <w:szCs w:val="24"/>
        </w:rPr>
        <w:t>Providers —</w:t>
      </w:r>
      <w:r>
        <w:rPr>
          <w:rFonts w:eastAsia="Times New Roman" w:cs="Times New Roman" w:ascii="Roboto" w:hAnsi="Roboto"/>
          <w:color w:val="000000"/>
          <w:sz w:val="24"/>
          <w:szCs w:val="24"/>
        </w:rPr>
        <w:t> There are none to start.</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 </w:t>
      </w:r>
      <w:r>
        <w:rPr>
          <w:rFonts w:eastAsia="Times New Roman" w:cs="Times New Roman" w:ascii="Roboto" w:hAnsi="Roboto"/>
          <w:b/>
          <w:bCs/>
          <w:color w:val="000000"/>
          <w:sz w:val="24"/>
          <w:szCs w:val="24"/>
        </w:rPr>
        <w:t>Bootstrap —</w:t>
      </w:r>
      <w:r>
        <w:rPr>
          <w:rFonts w:eastAsia="Times New Roman" w:cs="Times New Roman" w:ascii="Roboto" w:hAnsi="Roboto"/>
          <w:color w:val="000000"/>
          <w:sz w:val="24"/>
          <w:szCs w:val="24"/>
        </w:rPr>
        <w:t> This is a root AppComponent that Angular creates and inserts into the index.html host web page.</w:t>
      </w:r>
    </w:p>
    <w:p>
      <w:pPr>
        <w:pStyle w:val="Normal"/>
        <w:shd w:val="clear" w:color="auto" w:fill="FFFFFF"/>
        <w:spacing w:lineRule="auto" w:line="240" w:before="0" w:after="0"/>
        <w:ind w:left="150" w:right="150" w:hanging="0"/>
        <w:rPr/>
      </w:pPr>
      <w:hyperlink r:id="rId173" w:tgtFrame="HTML 5 Interview Questions">
        <w:r>
          <w:rPr>
            <w:rStyle w:val="ListLabel1965"/>
            <w:rFonts w:eastAsia="Times New Roman" w:cs="Times New Roman" w:ascii="Roboto" w:hAnsi="Roboto"/>
            <w:color w:val="000000"/>
            <w:sz w:val="24"/>
            <w:szCs w:val="24"/>
            <w:u w:val="single"/>
            <w:bdr w:val="single" w:sz="6" w:space="7" w:color="0277BB"/>
          </w:rPr>
          <w:t>HTML 5 Interview Questions</w:t>
        </w:r>
      </w:hyperlink>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Question 3. How To Update Angular 6 To Angular 7?</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Answer :</w:t>
      </w:r>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r>
        <w:rPr>
          <w:rFonts w:eastAsia="Times New Roman" w:cs="Times New Roman" w:ascii="Roboto" w:hAnsi="Roboto"/>
          <w:color w:val="000000"/>
          <w:sz w:val="24"/>
          <w:szCs w:val="24"/>
        </w:rPr>
        <w:t>For updating Angular 6 to Angular 7,</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ascii="Roboto" w:hAnsi="Roboto"/>
          <w:b/>
          <w:bCs/>
          <w:color w:val="000000"/>
          <w:sz w:val="24"/>
          <w:szCs w:val="24"/>
        </w:rPr>
        <w:t>you should use a command:</w:t>
      </w:r>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r>
        <w:rPr>
          <w:rFonts w:eastAsia="Times New Roman" w:cs="Times New Roman"/>
          <w:b/>
          <w:bCs/>
          <w:color w:val="000000"/>
        </w:rPr>
        <w:t>ng update @angular/cli @angular/core</w:t>
      </w:r>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438" w:author="Unknown" w:date="0-00-00T00:00:00Z">
        <w:r>
          <w:rPr>
            <w:rFonts w:eastAsia="Times New Roman" w:cs="Times New Roman" w:ascii="Roboto" w:hAnsi="Roboto"/>
            <w:b/>
            <w:bCs/>
            <w:color w:val="000000"/>
            <w:sz w:val="24"/>
            <w:szCs w:val="24"/>
          </w:rPr>
          <w:t>Question 4. What Is Urlsegment Interface In Angular 7?</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39"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40" w:author="Unknown" w:date="0-00-00T00:00:00Z">
        <w:r>
          <w:rPr>
            <w:rFonts w:eastAsia="Times New Roman" w:cs="Times New Roman" w:ascii="Roboto" w:hAnsi="Roboto"/>
            <w:b/>
            <w:bCs/>
            <w:color w:val="000000"/>
            <w:sz w:val="24"/>
            <w:szCs w:val="24"/>
          </w:rPr>
          <w:t>UrlSegment Interface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41" w:author="Unknown" w:date="0-00-00T00:00:00Z">
        <w:r>
          <w:rPr>
            <w:rFonts w:eastAsia="Times New Roman" w:cs="Times New Roman" w:ascii="Roboto" w:hAnsi="Roboto"/>
            <w:color w:val="000000"/>
            <w:sz w:val="24"/>
            <w:szCs w:val="24"/>
          </w:rPr>
          <w:t>UrlSegment interface represents a single URL segment and the constructor, properties, and methods look like below UrlSegment class i.e.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42" w:author="Unknown" w:date="0-00-00T00:00:00Z">
        <w:r>
          <w:rPr>
            <w:rFonts w:eastAsia="Times New Roman" w:cs="Times New Roman" w:ascii="Roboto" w:hAnsi="Roboto"/>
            <w:color w:val="000000"/>
            <w:sz w:val="24"/>
            <w:szCs w:val="24"/>
          </w:rPr>
          <w:t>class UrlSegment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43" w:author="Unknown" w:date="0-00-00T00:00:00Z">
        <w:r>
          <w:rPr>
            <w:rFonts w:eastAsia="Times New Roman" w:cs="Times New Roman" w:ascii="Roboto" w:hAnsi="Roboto"/>
            <w:color w:val="000000"/>
            <w:sz w:val="24"/>
            <w:szCs w:val="24"/>
          </w:rPr>
          <w:t>constructor(path: string, parameters: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44" w:author="Unknown" w:date="0-00-00T00:00:00Z">
        <w:r>
          <w:rPr>
            <w:rFonts w:eastAsia="Times New Roman" w:cs="Times New Roman" w:ascii="Roboto" w:hAnsi="Roboto"/>
            <w:color w:val="000000"/>
            <w:sz w:val="24"/>
            <w:szCs w:val="24"/>
          </w:rPr>
          <w:t>path: string</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45" w:author="Unknown" w:date="0-00-00T00:00:00Z">
        <w:r>
          <w:rPr>
            <w:rFonts w:eastAsia="Times New Roman" w:cs="Times New Roman" w:ascii="Roboto" w:hAnsi="Roboto"/>
            <w:color w:val="000000"/>
            <w:sz w:val="24"/>
            <w:szCs w:val="24"/>
          </w:rPr>
          <w:t>parameters: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46" w:author="Unknown" w:date="0-00-00T00:00:00Z">
        <w:r>
          <w:rPr>
            <w:rFonts w:eastAsia="Times New Roman" w:cs="Times New Roman" w:ascii="Roboto" w:hAnsi="Roboto"/>
            <w:color w:val="000000"/>
            <w:sz w:val="24"/>
            <w:szCs w:val="24"/>
          </w:rPr>
          <w:t>toString(): string</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47" w:author="Unknown" w:date="0-00-00T00:00:00Z">
        <w:r>
          <w:rPr>
            <w:rFonts w:eastAsia="Times New Roman" w:cs="Times New Roman" w:ascii="Roboto" w:hAnsi="Roboto"/>
            <w:color w:val="000000"/>
            <w:sz w:val="24"/>
            <w:szCs w:val="24"/>
          </w:rPr>
          <w:t>}</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48" w:author="Unknown" w:date="0-00-00T00:00:00Z">
        <w:r>
          <w:rPr>
            <w:rFonts w:eastAsia="Times New Roman" w:cs="Times New Roman" w:ascii="Roboto" w:hAnsi="Roboto"/>
            <w:color w:val="000000"/>
            <w:sz w:val="24"/>
            <w:szCs w:val="24"/>
          </w:rPr>
          <w:t> </w:t>
        </w:r>
      </w:ins>
      <w:ins w:id="2449" w:author="Unknown" w:date="0-00-00T00:00:00Z">
        <w:r>
          <w:rPr>
            <w:rFonts w:eastAsia="Times New Roman" w:cs="Times New Roman"/>
            <w:color w:val="000000"/>
          </w:rPr>
          <w:t>The UrlSegment is a part of a URL between the two slashes and it contains a path and matrix parameters associated with the segment.</w:t>
        </w:r>
      </w:ins>
    </w:p>
    <w:p>
      <w:pPr>
        <w:pStyle w:val="Normal"/>
        <w:shd w:val="clear" w:color="auto" w:fill="FFFFFF"/>
        <w:spacing w:lineRule="auto" w:line="240" w:before="0" w:after="0"/>
        <w:ind w:left="150" w:right="150" w:hanging="0"/>
        <w:rPr/>
      </w:pPr>
      <w:hyperlink r:id="rId174" w:tgtFrame="HTML 5 Tutorial">
        <w:ins w:id="2450" w:author="Unknown" w:date="0-00-00T00:00:00Z">
          <w:r>
            <w:rPr>
              <w:rStyle w:val="ListLabel1965"/>
              <w:rFonts w:eastAsia="Times New Roman" w:cs="Times New Roman" w:ascii="Roboto" w:hAnsi="Roboto"/>
              <w:color w:val="000000"/>
              <w:sz w:val="24"/>
              <w:szCs w:val="24"/>
              <w:u w:val="single"/>
              <w:bdr w:val="single" w:sz="6" w:space="7" w:color="0277BB"/>
            </w:rPr>
            <w:t>HTML 5 Tutorial</w:t>
          </w:r>
        </w:ins>
      </w:hyperlink>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451" w:author="Unknown" w:date="0-00-00T00:00:00Z">
        <w:r>
          <w:rPr>
            <w:rFonts w:eastAsia="Times New Roman" w:cs="Times New Roman" w:ascii="Roboto" w:hAnsi="Roboto"/>
            <w:b/>
            <w:bCs/>
            <w:color w:val="000000"/>
            <w:sz w:val="24"/>
            <w:szCs w:val="24"/>
          </w:rPr>
          <w:t>Question 5. What Is Angular Compatibility Compiler (ngcc) In Angular 7?</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52"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53" w:author="Unknown" w:date="0-00-00T00:00:00Z">
        <w:r>
          <w:rPr>
            <w:rFonts w:eastAsia="Times New Roman" w:cs="Times New Roman" w:ascii="Roboto" w:hAnsi="Roboto"/>
            <w:b/>
            <w:bCs/>
            <w:color w:val="000000"/>
            <w:sz w:val="24"/>
            <w:szCs w:val="24"/>
          </w:rPr>
          <w:t>The ngcc Angular node_module compatibility compiler :</w:t>
        </w:r>
      </w:ins>
    </w:p>
    <w:p>
      <w:pPr>
        <w:pStyle w:val="Normal"/>
        <w:numPr>
          <w:ilvl w:val="1"/>
          <w:numId w:val="347"/>
        </w:numPr>
        <w:shd w:val="clear" w:color="auto" w:fill="FFFFFF"/>
        <w:spacing w:lineRule="auto" w:line="240" w:before="0" w:after="0"/>
        <w:ind w:left="1140" w:right="150" w:hanging="360"/>
        <w:rPr>
          <w:rFonts w:ascii="Roboto" w:hAnsi="Roboto" w:eastAsia="Times New Roman" w:cs="Times New Roman"/>
          <w:color w:val="000000"/>
          <w:sz w:val="24"/>
          <w:szCs w:val="24"/>
        </w:rPr>
      </w:pPr>
      <w:ins w:id="2454" w:author="Unknown" w:date="0-00-00T00:00:00Z">
        <w:r>
          <w:rPr>
            <w:rFonts w:eastAsia="Times New Roman" w:cs="Times New Roman" w:ascii="Roboto" w:hAnsi="Roboto"/>
            <w:color w:val="000000"/>
            <w:sz w:val="24"/>
            <w:szCs w:val="24"/>
          </w:rPr>
          <w:t>The ngcc is a tool which "upgrades" node_module compiled with non-ivy ngc into ivy compliant format.</w:t>
        </w:r>
      </w:ins>
    </w:p>
    <w:p>
      <w:pPr>
        <w:pStyle w:val="Normal"/>
        <w:numPr>
          <w:ilvl w:val="1"/>
          <w:numId w:val="347"/>
        </w:numPr>
        <w:shd w:val="clear" w:color="auto" w:fill="FFFFFF"/>
        <w:spacing w:lineRule="auto" w:line="240" w:before="0" w:after="0"/>
        <w:ind w:left="1140" w:right="150" w:hanging="360"/>
        <w:rPr>
          <w:rFonts w:ascii="Roboto" w:hAnsi="Roboto" w:eastAsia="Times New Roman" w:cs="Times New Roman"/>
          <w:color w:val="000000"/>
          <w:sz w:val="24"/>
          <w:szCs w:val="24"/>
        </w:rPr>
      </w:pPr>
      <w:ins w:id="2455" w:author="Unknown" w:date="0-00-00T00:00:00Z">
        <w:r>
          <w:rPr>
            <w:rFonts w:eastAsia="Times New Roman" w:cs="Times New Roman" w:ascii="Roboto" w:hAnsi="Roboto"/>
            <w:color w:val="000000"/>
            <w:sz w:val="24"/>
            <w:szCs w:val="24"/>
          </w:rPr>
          <w:t> </w:t>
        </w:r>
      </w:ins>
      <w:ins w:id="2456" w:author="Unknown" w:date="0-00-00T00:00:00Z">
        <w:r>
          <w:rPr>
            <w:rFonts w:eastAsia="Times New Roman" w:cs="Times New Roman" w:ascii="Roboto" w:hAnsi="Roboto"/>
            <w:color w:val="000000"/>
            <w:sz w:val="24"/>
            <w:szCs w:val="24"/>
          </w:rPr>
          <w:t>This compiler will convert node_modules compiled with Angular Compatibility Compiler (ngcc), into node_modules which appear to have been compiled with TSC compiler transformer (ngtsc) and this compiler conversions will allow such “legacy” packages to be used by the Ivy rendering engine.</w:t>
        </w:r>
      </w:ins>
    </w:p>
    <w:p>
      <w:pPr>
        <w:pStyle w:val="Normal"/>
        <w:numPr>
          <w:ilvl w:val="1"/>
          <w:numId w:val="347"/>
        </w:numPr>
        <w:shd w:val="clear" w:color="auto" w:fill="FFFFFF"/>
        <w:spacing w:lineRule="auto" w:line="240" w:before="0" w:after="0"/>
        <w:ind w:left="1140" w:right="150" w:hanging="360"/>
        <w:rPr>
          <w:rFonts w:ascii="Roboto" w:hAnsi="Roboto" w:eastAsia="Times New Roman" w:cs="Times New Roman"/>
          <w:color w:val="000000"/>
          <w:sz w:val="24"/>
          <w:szCs w:val="24"/>
        </w:rPr>
      </w:pPr>
      <w:ins w:id="2457" w:author="Unknown" w:date="0-00-00T00:00:00Z">
        <w:r>
          <w:rPr>
            <w:rFonts w:eastAsia="Times New Roman" w:cs="Times New Roman" w:ascii="Roboto" w:hAnsi="Roboto"/>
            <w:color w:val="000000"/>
            <w:sz w:val="24"/>
            <w:szCs w:val="24"/>
          </w:rPr>
          <w:t> </w:t>
        </w:r>
      </w:ins>
      <w:ins w:id="2458" w:author="Unknown" w:date="0-00-00T00:00:00Z">
        <w:r>
          <w:rPr>
            <w:rFonts w:eastAsia="Times New Roman" w:cs="Times New Roman"/>
            <w:color w:val="000000"/>
          </w:rPr>
          <w:t>TSC transformer which removes and converts @Pipe, @Component, @Directive and @NgModule to the corresponding definePipe, defineComponent, defineDirective and defineInjector.</w:t>
        </w:r>
      </w:ins>
      <w:ins w:id="2459" w:author="Unknown" w:date="0-00-00T00:00:00Z">
        <w:r>
          <w:rPr>
            <w:rFonts w:eastAsia="Times New Roman" w:cs="Times New Roman" w:ascii="Roboto" w:hAnsi="Roboto"/>
            <w:color w:val="000000"/>
            <w:sz w:val="24"/>
            <w:szCs w:val="24"/>
          </w:rPr>
          <w:t> </w:t>
        </w:r>
      </w:ins>
    </w:p>
    <w:p>
      <w:pPr>
        <w:pStyle w:val="Normal"/>
        <w:shd w:val="clear" w:color="auto" w:fill="FFFFFF"/>
        <w:spacing w:lineRule="auto" w:line="240" w:before="0" w:after="0"/>
        <w:ind w:left="150" w:right="150" w:hanging="0"/>
        <w:rPr/>
      </w:pPr>
      <w:hyperlink r:id="rId175" w:tgtFrame="Drupal Interview Questions">
        <w:ins w:id="2460" w:author="Unknown" w:date="0-00-00T00:00:00Z">
          <w:r>
            <w:rPr>
              <w:rStyle w:val="ListLabel1965"/>
              <w:rFonts w:eastAsia="Times New Roman" w:cs="Times New Roman" w:ascii="Roboto" w:hAnsi="Roboto"/>
              <w:color w:val="000000"/>
              <w:sz w:val="24"/>
              <w:szCs w:val="24"/>
              <w:u w:val="single"/>
              <w:bdr w:val="single" w:sz="6" w:space="7" w:color="0277BB"/>
            </w:rPr>
            <w:t>Drupal Interview Questions</w:t>
          </w:r>
        </w:ins>
      </w:hyperlink>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461" w:author="Unknown" w:date="0-00-00T00:00:00Z">
        <w:r>
          <w:rPr>
            <w:rFonts w:eastAsia="Times New Roman" w:cs="Times New Roman" w:ascii="Roboto" w:hAnsi="Roboto"/>
            <w:b/>
            <w:bCs/>
            <w:color w:val="000000"/>
            <w:sz w:val="24"/>
            <w:szCs w:val="24"/>
          </w:rPr>
          <w:t>Question 6. What Is Do Bootstrap (ng Do Bootstrap ) In Angular 7?</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62"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63" w:author="Unknown" w:date="0-00-00T00:00:00Z">
        <w:r>
          <w:rPr>
            <w:rFonts w:eastAsia="Times New Roman" w:cs="Times New Roman" w:ascii="Roboto" w:hAnsi="Roboto"/>
            <w:b/>
            <w:bCs/>
            <w:color w:val="000000"/>
            <w:sz w:val="24"/>
            <w:szCs w:val="24"/>
          </w:rPr>
          <w:t>Do Bootstrap Interface</w:t>
        </w:r>
      </w:ins>
      <w:ins w:id="2464" w:author="Unknown" w:date="0-00-00T00:00:00Z">
        <w:r>
          <w:rPr>
            <w:rFonts w:eastAsia="Times New Roman" w:cs="Times New Roman" w:ascii="Roboto" w:hAnsi="Roboto"/>
            <w:color w:val="000000"/>
            <w:sz w:val="24"/>
            <w:szCs w:val="24"/>
          </w:rPr>
          <w:t>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65" w:author="Unknown" w:date="0-00-00T00:00:00Z">
        <w:r>
          <w:rPr>
            <w:rFonts w:eastAsia="Times New Roman" w:cs="Times New Roman" w:ascii="Roboto" w:hAnsi="Roboto"/>
            <w:color w:val="000000"/>
            <w:sz w:val="24"/>
            <w:szCs w:val="24"/>
          </w:rPr>
          <w:t>Angular 7 added a new life-cycle hook that is called ng Do Bootstrap and an interface that is called Do Bootstrap.</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66" w:author="Unknown" w:date="0-00-00T00:00:00Z">
        <w:r>
          <w:rPr>
            <w:rFonts w:eastAsia="Times New Roman" w:cs="Times New Roman" w:ascii="Roboto" w:hAnsi="Roboto"/>
            <w:b/>
            <w:bCs/>
            <w:color w:val="000000"/>
            <w:sz w:val="24"/>
            <w:szCs w:val="24"/>
          </w:rPr>
          <w:t>Example: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67" w:author="Unknown" w:date="0-00-00T00:00:00Z">
        <w:r>
          <w:rPr>
            <w:rFonts w:eastAsia="Times New Roman" w:cs="Times New Roman" w:ascii="Roboto" w:hAnsi="Roboto"/>
            <w:color w:val="000000"/>
            <w:sz w:val="24"/>
            <w:szCs w:val="24"/>
          </w:rPr>
          <w:t>//ng Do Bootstrap - Life-Cycle Hook Interface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68" w:author="Unknown" w:date="0-00-00T00:00:00Z">
        <w:r>
          <w:rPr>
            <w:rFonts w:eastAsia="Times New Roman" w:cs="Times New Roman" w:ascii="Roboto" w:hAnsi="Roboto"/>
            <w:color w:val="000000"/>
            <w:sz w:val="24"/>
            <w:szCs w:val="24"/>
          </w:rPr>
          <w:t>classApp Module implements Do Bootstrap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69" w:author="Unknown" w:date="0-00-00T00:00:00Z">
        <w:r>
          <w:rPr>
            <w:rFonts w:eastAsia="Times New Roman" w:cs="Times New Roman" w:ascii="Roboto" w:hAnsi="Roboto"/>
            <w:color w:val="000000"/>
            <w:sz w:val="24"/>
            <w:szCs w:val="24"/>
          </w:rPr>
          <w:t> </w:t>
        </w:r>
      </w:ins>
      <w:ins w:id="2470" w:author="Unknown" w:date="0-00-00T00:00:00Z">
        <w:r>
          <w:rPr>
            <w:rFonts w:eastAsia="Times New Roman" w:cs="Times New Roman" w:ascii="Roboto" w:hAnsi="Roboto"/>
            <w:color w:val="000000"/>
            <w:sz w:val="24"/>
            <w:szCs w:val="24"/>
          </w:rPr>
          <w:t>ng Do Bootstrap(appRef: ApplicationRef)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71" w:author="Unknown" w:date="0-00-00T00:00:00Z">
        <w:r>
          <w:rPr>
            <w:rFonts w:eastAsia="Times New Roman" w:cs="Times New Roman" w:ascii="Roboto" w:hAnsi="Roboto"/>
            <w:color w:val="000000"/>
            <w:sz w:val="24"/>
            <w:szCs w:val="24"/>
          </w:rPr>
          <w:t>appRef.bootstrap(AppComponent);</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72" w:author="Unknown" w:date="0-00-00T00:00:00Z">
        <w:r>
          <w:rPr>
            <w:rFonts w:eastAsia="Times New Roman" w:cs="Times New Roman" w:ascii="Roboto" w:hAnsi="Roboto"/>
            <w:color w:val="000000"/>
            <w:sz w:val="24"/>
            <w:szCs w:val="24"/>
          </w:rPr>
          <w:t>  </w:t>
        </w:r>
      </w:ins>
      <w:ins w:id="2473" w:author="Unknown" w:date="0-00-00T00:00:00Z">
        <w:r>
          <w:rPr>
            <w:rFonts w:eastAsia="Times New Roman" w:cs="Times New Roman" w:ascii="Roboto" w:hAnsi="Roboto"/>
            <w:color w:val="000000"/>
            <w:sz w:val="24"/>
            <w:szCs w:val="24"/>
          </w:rPr>
          <w: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74" w:author="Unknown" w:date="0-00-00T00:00:00Z">
        <w:r>
          <w:rPr>
            <w:rFonts w:eastAsia="Times New Roman" w:cs="Times New Roman" w:ascii="Roboto" w:hAnsi="Roboto"/>
            <w:color w:val="000000"/>
            <w:sz w:val="24"/>
            <w:szCs w:val="24"/>
          </w:rPr>
          <w:t>}</w:t>
        </w:r>
      </w:ins>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475" w:author="Unknown" w:date="0-00-00T00:00:00Z">
        <w:r>
          <w:rPr>
            <w:rFonts w:eastAsia="Times New Roman" w:cs="Times New Roman" w:ascii="Roboto" w:hAnsi="Roboto"/>
            <w:b/>
            <w:bCs/>
            <w:color w:val="000000"/>
            <w:sz w:val="24"/>
            <w:szCs w:val="24"/>
          </w:rPr>
          <w:t>Question 7. What Is Xmb?</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76"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77" w:author="Unknown" w:date="0-00-00T00:00:00Z">
        <w:r>
          <w:rPr>
            <w:rFonts w:eastAsia="Times New Roman" w:cs="Times New Roman" w:ascii="Roboto" w:hAnsi="Roboto"/>
            <w:color w:val="000000"/>
            <w:sz w:val="24"/>
            <w:szCs w:val="24"/>
          </w:rPr>
          <w:t>The XMB is basically a key value pairs with no deeper structure. It does have a mechanism for named placeholders, with descriptions and examples. The  messages for any given other language must be correspond 1:1.</w:t>
        </w:r>
      </w:ins>
    </w:p>
    <w:p>
      <w:pPr>
        <w:pStyle w:val="Normal"/>
        <w:shd w:val="clear" w:color="auto" w:fill="FFFFFF"/>
        <w:spacing w:lineRule="auto" w:line="240" w:before="0" w:after="0"/>
        <w:ind w:left="150" w:right="150" w:hanging="0"/>
        <w:rPr/>
      </w:pPr>
      <w:hyperlink r:id="rId176" w:tgtFrame="Drupal Tutorial">
        <w:ins w:id="2478" w:author="Unknown" w:date="0-00-00T00:00:00Z">
          <w:r>
            <w:rPr>
              <w:rStyle w:val="ListLabel1965"/>
              <w:rFonts w:eastAsia="Times New Roman" w:cs="Times New Roman" w:ascii="Roboto" w:hAnsi="Roboto"/>
              <w:color w:val="000000"/>
              <w:sz w:val="24"/>
              <w:szCs w:val="24"/>
              <w:u w:val="single"/>
              <w:bdr w:val="single" w:sz="6" w:space="7" w:color="0277BB"/>
            </w:rPr>
            <w:t>Drupal Tutorial</w:t>
          </w:r>
        </w:ins>
      </w:hyperlink>
      <w:ins w:id="2479" w:author="Unknown" w:date="0-00-00T00:00:00Z">
        <w:r>
          <w:rPr>
            <w:rFonts w:eastAsia="Times New Roman" w:cs="Times New Roman" w:ascii="Roboto" w:hAnsi="Roboto"/>
            <w:color w:val="000000"/>
            <w:sz w:val="24"/>
            <w:szCs w:val="24"/>
          </w:rPr>
          <w:t> </w:t>
        </w:r>
      </w:ins>
      <w:hyperlink r:id="rId177" w:tgtFrame="Angular JS Interview Questions">
        <w:ins w:id="2480" w:author="Unknown" w:date="0-00-00T00:00:00Z">
          <w:r>
            <w:rPr>
              <w:rStyle w:val="ListLabel1965"/>
              <w:rFonts w:eastAsia="Times New Roman" w:cs="Times New Roman" w:ascii="Roboto" w:hAnsi="Roboto"/>
              <w:color w:val="000000"/>
              <w:sz w:val="24"/>
              <w:szCs w:val="24"/>
              <w:u w:val="single"/>
              <w:bdr w:val="single" w:sz="6" w:space="7" w:color="0277BB"/>
            </w:rPr>
            <w:t>Angular JS Interview Questions</w:t>
          </w:r>
        </w:ins>
      </w:hyperlink>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481" w:author="Unknown" w:date="0-00-00T00:00:00Z">
        <w:r>
          <w:rPr>
            <w:rFonts w:eastAsia="Times New Roman" w:cs="Times New Roman" w:ascii="Roboto" w:hAnsi="Roboto"/>
            <w:b/>
            <w:bCs/>
            <w:color w:val="000000"/>
            <w:sz w:val="24"/>
            <w:szCs w:val="24"/>
          </w:rPr>
          <w:t>Question 8. What Is Xmb Placeholders?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82"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83" w:author="Unknown" w:date="0-00-00T00:00:00Z">
        <w:r>
          <w:rPr>
            <w:rFonts w:eastAsia="Times New Roman" w:cs="Times New Roman"/>
            <w:color w:val="000000"/>
          </w:rPr>
          <w:t>The placeholders have one example tag () and a text node. The text node will be used as the original value from the placeholder, while the example will represent a dummy value.</w:t>
        </w:r>
      </w:ins>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484" w:author="Unknown" w:date="0-00-00T00:00:00Z">
        <w:r>
          <w:rPr>
            <w:rFonts w:eastAsia="Times New Roman" w:cs="Times New Roman" w:ascii="Roboto" w:hAnsi="Roboto"/>
            <w:b/>
            <w:bCs/>
            <w:color w:val="000000"/>
            <w:sz w:val="24"/>
            <w:szCs w:val="24"/>
          </w:rPr>
          <w:t>Question 9. What's New In Angular 7?</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85"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86" w:author="Unknown" w:date="0-00-00T00:00:00Z">
        <w:r>
          <w:rPr>
            <w:rFonts w:eastAsia="Times New Roman" w:cs="Times New Roman" w:ascii="Roboto" w:hAnsi="Roboto"/>
            <w:color w:val="000000"/>
            <w:sz w:val="24"/>
            <w:szCs w:val="24"/>
          </w:rPr>
          <w:t>The major release and expanding to the entire platform including-</w:t>
        </w:r>
      </w:ins>
    </w:p>
    <w:p>
      <w:pPr>
        <w:pStyle w:val="Normal"/>
        <w:numPr>
          <w:ilvl w:val="1"/>
          <w:numId w:val="347"/>
        </w:numPr>
        <w:shd w:val="clear" w:color="auto" w:fill="FFFFFF"/>
        <w:spacing w:lineRule="auto" w:line="240" w:before="0" w:after="0"/>
        <w:ind w:left="1140" w:right="150" w:hanging="360"/>
        <w:jc w:val="both"/>
        <w:rPr>
          <w:rFonts w:ascii="Roboto" w:hAnsi="Roboto" w:eastAsia="Times New Roman" w:cs="Times New Roman"/>
          <w:color w:val="000000"/>
          <w:sz w:val="24"/>
          <w:szCs w:val="24"/>
        </w:rPr>
      </w:pPr>
      <w:ins w:id="2487" w:author="Unknown" w:date="0-00-00T00:00:00Z">
        <w:r>
          <w:rPr>
            <w:rFonts w:eastAsia="Times New Roman" w:cs="Times New Roman" w:ascii="Roboto" w:hAnsi="Roboto"/>
            <w:color w:val="000000"/>
            <w:sz w:val="24"/>
            <w:szCs w:val="24"/>
          </w:rPr>
          <w:t xml:space="preserve">  </w:t>
        </w:r>
      </w:ins>
      <w:ins w:id="2488" w:author="Unknown" w:date="0-00-00T00:00:00Z">
        <w:r>
          <w:rPr>
            <w:rFonts w:eastAsia="Times New Roman" w:cs="Times New Roman" w:ascii="Roboto" w:hAnsi="Roboto"/>
            <w:color w:val="000000"/>
            <w:sz w:val="24"/>
            <w:szCs w:val="24"/>
          </w:rPr>
          <w:t>Core framework,</w:t>
        </w:r>
      </w:ins>
    </w:p>
    <w:p>
      <w:pPr>
        <w:pStyle w:val="Normal"/>
        <w:numPr>
          <w:ilvl w:val="1"/>
          <w:numId w:val="347"/>
        </w:numPr>
        <w:shd w:val="clear" w:color="auto" w:fill="FFFFFF"/>
        <w:spacing w:lineRule="auto" w:line="240" w:before="0" w:after="0"/>
        <w:ind w:left="1140" w:right="150" w:hanging="360"/>
        <w:jc w:val="both"/>
        <w:rPr>
          <w:rFonts w:ascii="Roboto" w:hAnsi="Roboto" w:eastAsia="Times New Roman" w:cs="Times New Roman"/>
          <w:color w:val="000000"/>
          <w:sz w:val="24"/>
          <w:szCs w:val="24"/>
        </w:rPr>
      </w:pPr>
      <w:ins w:id="2489" w:author="Unknown" w:date="0-00-00T00:00:00Z">
        <w:r>
          <w:rPr>
            <w:rFonts w:eastAsia="Times New Roman" w:cs="Times New Roman" w:ascii="Roboto" w:hAnsi="Roboto"/>
            <w:color w:val="000000"/>
            <w:sz w:val="24"/>
            <w:szCs w:val="24"/>
          </w:rPr>
          <w:t xml:space="preserve">  </w:t>
        </w:r>
      </w:ins>
      <w:ins w:id="2490" w:author="Unknown" w:date="0-00-00T00:00:00Z">
        <w:r>
          <w:rPr>
            <w:rFonts w:eastAsia="Times New Roman" w:cs="Times New Roman" w:ascii="Roboto" w:hAnsi="Roboto"/>
            <w:color w:val="000000"/>
            <w:sz w:val="24"/>
            <w:szCs w:val="24"/>
          </w:rPr>
          <w:t>Angular Material,</w:t>
        </w:r>
      </w:ins>
    </w:p>
    <w:p>
      <w:pPr>
        <w:pStyle w:val="Normal"/>
        <w:numPr>
          <w:ilvl w:val="1"/>
          <w:numId w:val="347"/>
        </w:numPr>
        <w:shd w:val="clear" w:color="auto" w:fill="FFFFFF"/>
        <w:spacing w:lineRule="auto" w:line="240" w:before="0" w:after="0"/>
        <w:ind w:left="1140" w:right="150" w:hanging="360"/>
        <w:jc w:val="both"/>
        <w:rPr>
          <w:rFonts w:ascii="Roboto" w:hAnsi="Roboto" w:eastAsia="Times New Roman" w:cs="Times New Roman"/>
          <w:color w:val="000000"/>
          <w:sz w:val="24"/>
          <w:szCs w:val="24"/>
        </w:rPr>
      </w:pPr>
      <w:ins w:id="2491" w:author="Unknown" w:date="0-00-00T00:00:00Z">
        <w:r>
          <w:rPr>
            <w:rFonts w:eastAsia="Times New Roman" w:cs="Times New Roman" w:ascii="Roboto" w:hAnsi="Roboto"/>
            <w:color w:val="000000"/>
            <w:sz w:val="24"/>
            <w:szCs w:val="24"/>
          </w:rPr>
          <w:t xml:space="preserve">  </w:t>
        </w:r>
      </w:ins>
      <w:ins w:id="2492" w:author="Unknown" w:date="0-00-00T00:00:00Z">
        <w:r>
          <w:rPr>
            <w:rFonts w:eastAsia="Times New Roman" w:cs="Times New Roman" w:ascii="Roboto" w:hAnsi="Roboto"/>
            <w:color w:val="000000"/>
            <w:sz w:val="24"/>
            <w:szCs w:val="24"/>
          </w:rPr>
          <w:t>CLI</w:t>
        </w:r>
      </w:ins>
    </w:p>
    <w:p>
      <w:pPr>
        <w:pStyle w:val="Normal"/>
        <w:shd w:val="clear" w:color="auto" w:fill="FFFFFF"/>
        <w:spacing w:lineRule="auto" w:line="240" w:before="0" w:after="0"/>
        <w:ind w:left="150" w:right="150" w:hanging="0"/>
        <w:rPr/>
      </w:pPr>
      <w:hyperlink r:id="rId178" w:tgtFrame="Ext JS Interview Questions">
        <w:ins w:id="2493" w:author="Unknown" w:date="0-00-00T00:00:00Z">
          <w:r>
            <w:rPr>
              <w:rStyle w:val="ListLabel1965"/>
              <w:rFonts w:eastAsia="Times New Roman" w:cs="Times New Roman" w:ascii="Roboto" w:hAnsi="Roboto"/>
              <w:color w:val="000000"/>
              <w:sz w:val="24"/>
              <w:szCs w:val="24"/>
              <w:u w:val="single"/>
              <w:bdr w:val="single" w:sz="6" w:space="7" w:color="0277BB"/>
            </w:rPr>
            <w:t>Ext JS Interview Questions</w:t>
          </w:r>
        </w:ins>
      </w:hyperlink>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494" w:author="Unknown" w:date="0-00-00T00:00:00Z">
        <w:r>
          <w:rPr>
            <w:rFonts w:eastAsia="Times New Roman" w:cs="Times New Roman" w:ascii="Roboto" w:hAnsi="Roboto"/>
            <w:b/>
            <w:bCs/>
            <w:color w:val="000000"/>
            <w:sz w:val="24"/>
            <w:szCs w:val="24"/>
          </w:rPr>
          <w:t>Question 10. What Is Ivy Rendering Engine In Angular 7?</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95"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496" w:author="Unknown" w:date="0-00-00T00:00:00Z">
        <w:r>
          <w:rPr>
            <w:rFonts w:eastAsia="Times New Roman" w:cs="Times New Roman" w:ascii="Roboto" w:hAnsi="Roboto"/>
            <w:b/>
            <w:bCs/>
            <w:color w:val="000000"/>
            <w:sz w:val="24"/>
            <w:szCs w:val="24"/>
          </w:rPr>
          <w:t>Ivy Rendering Engine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497" w:author="Unknown" w:date="0-00-00T00:00:00Z">
        <w:r>
          <w:rPr>
            <w:rFonts w:eastAsia="Times New Roman" w:cs="Times New Roman" w:ascii="Roboto" w:hAnsi="Roboto"/>
            <w:color w:val="000000"/>
            <w:sz w:val="24"/>
            <w:szCs w:val="24"/>
          </w:rPr>
          <w:t>The Ivy rendering engine is a new backwards-compatible Angular renderer main focused on the following.</w:t>
        </w:r>
      </w:ins>
    </w:p>
    <w:p>
      <w:pPr>
        <w:pStyle w:val="Normal"/>
        <w:numPr>
          <w:ilvl w:val="1"/>
          <w:numId w:val="347"/>
        </w:numPr>
        <w:shd w:val="clear" w:color="auto" w:fill="FFFFFF"/>
        <w:spacing w:lineRule="auto" w:line="240" w:before="0" w:after="0"/>
        <w:ind w:left="1140" w:right="150" w:hanging="360"/>
        <w:rPr>
          <w:rFonts w:ascii="Roboto" w:hAnsi="Roboto" w:eastAsia="Times New Roman" w:cs="Times New Roman"/>
          <w:color w:val="000000"/>
          <w:sz w:val="24"/>
          <w:szCs w:val="24"/>
        </w:rPr>
      </w:pPr>
      <w:ins w:id="2498" w:author="Unknown" w:date="0-00-00T00:00:00Z">
        <w:r>
          <w:rPr>
            <w:rFonts w:eastAsia="Times New Roman" w:cs="Times New Roman" w:ascii="Roboto" w:hAnsi="Roboto"/>
            <w:color w:val="000000"/>
            <w:sz w:val="24"/>
            <w:szCs w:val="24"/>
          </w:rPr>
          <w:t>Speed Improvements</w:t>
        </w:r>
      </w:ins>
    </w:p>
    <w:p>
      <w:pPr>
        <w:pStyle w:val="Normal"/>
        <w:numPr>
          <w:ilvl w:val="1"/>
          <w:numId w:val="347"/>
        </w:numPr>
        <w:shd w:val="clear" w:color="auto" w:fill="FFFFFF"/>
        <w:spacing w:lineRule="auto" w:line="240" w:before="0" w:after="0"/>
        <w:ind w:left="1140" w:right="150" w:hanging="360"/>
        <w:rPr>
          <w:rFonts w:ascii="Roboto" w:hAnsi="Roboto" w:eastAsia="Times New Roman" w:cs="Times New Roman"/>
          <w:color w:val="000000"/>
          <w:sz w:val="24"/>
          <w:szCs w:val="24"/>
        </w:rPr>
      </w:pPr>
      <w:ins w:id="2499" w:author="Unknown" w:date="0-00-00T00:00:00Z">
        <w:r>
          <w:rPr>
            <w:rFonts w:eastAsia="Times New Roman" w:cs="Times New Roman" w:ascii="Roboto" w:hAnsi="Roboto"/>
            <w:color w:val="000000"/>
            <w:sz w:val="24"/>
            <w:szCs w:val="24"/>
          </w:rPr>
          <w:t>Size Reduction</w:t>
        </w:r>
      </w:ins>
    </w:p>
    <w:p>
      <w:pPr>
        <w:pStyle w:val="Normal"/>
        <w:numPr>
          <w:ilvl w:val="1"/>
          <w:numId w:val="347"/>
        </w:numPr>
        <w:shd w:val="clear" w:color="auto" w:fill="FFFFFF"/>
        <w:spacing w:lineRule="auto" w:line="240" w:before="0" w:after="0"/>
        <w:ind w:left="1140" w:right="150" w:hanging="360"/>
        <w:rPr>
          <w:rFonts w:ascii="Roboto" w:hAnsi="Roboto" w:eastAsia="Times New Roman" w:cs="Times New Roman"/>
          <w:color w:val="000000"/>
          <w:sz w:val="24"/>
          <w:szCs w:val="24"/>
        </w:rPr>
      </w:pPr>
      <w:ins w:id="2500" w:author="Unknown" w:date="0-00-00T00:00:00Z">
        <w:r>
          <w:rPr>
            <w:rFonts w:eastAsia="Times New Roman" w:cs="Times New Roman" w:ascii="Roboto" w:hAnsi="Roboto"/>
            <w:color w:val="000000"/>
            <w:sz w:val="24"/>
            <w:szCs w:val="24"/>
          </w:rPr>
          <w:t>Increased Flexibility</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01" w:author="Unknown" w:date="0-00-00T00:00:00Z">
        <w:r>
          <w:rPr>
            <w:rFonts w:eastAsia="Times New Roman" w:cs="Times New Roman" w:ascii="Roboto" w:hAnsi="Roboto"/>
            <w:color w:val="000000"/>
            <w:sz w:val="24"/>
            <w:szCs w:val="24"/>
          </w:rPr>
          <w:t>The template functions for creating dynamically views are no longer nested functions inside each other.</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02" w:author="Unknown" w:date="0-00-00T00:00:00Z">
        <w:r>
          <w:rPr>
            <w:rFonts w:eastAsia="Times New Roman" w:cs="Times New Roman" w:ascii="Roboto" w:hAnsi="Roboto"/>
            <w:color w:val="000000"/>
            <w:sz w:val="24"/>
            <w:szCs w:val="24"/>
          </w:rPr>
          <w:t>Now we use for loops that are nested inside other loops.</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03" w:author="Unknown" w:date="0-00-00T00:00:00Z">
        <w:r>
          <w:rPr>
            <w:rFonts w:eastAsia="Times New Roman" w:cs="Times New Roman" w:ascii="Roboto" w:hAnsi="Roboto"/>
            <w:b/>
            <w:bCs/>
            <w:color w:val="000000"/>
            <w:sz w:val="24"/>
            <w:szCs w:val="24"/>
          </w:rPr>
          <w:t>Example: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04" w:author="Unknown" w:date="0-00-00T00:00:00Z">
        <w:r>
          <w:rPr>
            <w:rFonts w:eastAsia="Times New Roman" w:cs="Times New Roman" w:ascii="Roboto" w:hAnsi="Roboto"/>
            <w:color w:val="000000"/>
            <w:sz w:val="24"/>
            <w:szCs w:val="24"/>
          </w:rPr>
          <w:t>functionAppComponent(rf: RenderFlags, ctx: AppComponent)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05" w:author="Unknown" w:date="0-00-00T00:00:00Z">
        <w:r>
          <w:rPr>
            <w:rFonts w:eastAsia="Times New Roman" w:cs="Times New Roman" w:ascii="Roboto" w:hAnsi="Roboto"/>
            <w:color w:val="000000"/>
            <w:sz w:val="24"/>
            <w:szCs w:val="24"/>
          </w:rPr>
          <w:t>functionulTemplateFun(rf1: RenderFlags, ctx0: any)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06" w:author="Unknown" w:date="0-00-00T00:00:00Z">
        <w:r>
          <w:rPr>
            <w:rFonts w:eastAsia="Times New Roman" w:cs="Times New Roman" w:ascii="Roboto" w:hAnsi="Roboto"/>
            <w:color w:val="000000"/>
            <w:sz w:val="24"/>
            <w:szCs w:val="24"/>
          </w:rPr>
          <w:t>functionliTemplateFun(rf1: RenderFlags, ctx1: any)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07" w:author="Unknown" w:date="0-00-00T00:00:00Z">
        <w:r>
          <w:rPr>
            <w:rFonts w:eastAsia="Times New Roman" w:cs="Times New Roman" w:ascii="Roboto" w:hAnsi="Roboto"/>
            <w:color w:val="000000"/>
            <w:sz w:val="24"/>
            <w:szCs w:val="24"/>
          </w:rPr>
          <w:t>  </w:t>
        </w:r>
      </w:ins>
      <w:ins w:id="2508" w:author="Unknown" w:date="0-00-00T00:00:00Z">
        <w:r>
          <w:rPr>
            <w:rFonts w:eastAsia="Times New Roman" w:cs="Times New Roman" w:ascii="Roboto" w:hAnsi="Roboto"/>
            <w:color w:val="000000"/>
            <w:sz w:val="24"/>
            <w:szCs w:val="24"/>
          </w:rPr>
          <w: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09" w:author="Unknown" w:date="0-00-00T00:00:00Z">
        <w:r>
          <w:rPr>
            <w:rFonts w:eastAsia="Times New Roman" w:cs="Times New Roman" w:ascii="Roboto" w:hAnsi="Roboto"/>
            <w:color w:val="000000"/>
            <w:sz w:val="24"/>
            <w:szCs w:val="24"/>
          </w:rPr>
          <w:t>}</w:t>
        </w:r>
      </w:ins>
    </w:p>
    <w:p>
      <w:pPr>
        <w:pStyle w:val="Normal"/>
        <w:shd w:val="clear" w:color="auto" w:fill="FFFFFF"/>
        <w:spacing w:lineRule="auto" w:line="240" w:before="0" w:after="0"/>
        <w:ind w:left="150" w:right="150" w:hanging="0"/>
        <w:rPr/>
      </w:pPr>
      <w:hyperlink r:id="rId179" w:tgtFrame="Ext JS Tutorial">
        <w:ins w:id="2510" w:author="Unknown" w:date="0-00-00T00:00:00Z">
          <w:r>
            <w:rPr>
              <w:rStyle w:val="ListLabel1965"/>
              <w:rFonts w:eastAsia="Times New Roman" w:cs="Times New Roman" w:ascii="Roboto" w:hAnsi="Roboto"/>
              <w:color w:val="000000"/>
              <w:sz w:val="24"/>
              <w:szCs w:val="24"/>
              <w:u w:val="single"/>
              <w:bdr w:val="single" w:sz="6" w:space="7" w:color="0277BB"/>
            </w:rPr>
            <w:t>Ext JS Tutorial</w:t>
          </w:r>
        </w:ins>
      </w:hyperlink>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511" w:author="Unknown" w:date="0-00-00T00:00:00Z">
        <w:r>
          <w:rPr>
            <w:rFonts w:eastAsia="Times New Roman" w:cs="Times New Roman" w:ascii="Roboto" w:hAnsi="Roboto"/>
            <w:b/>
            <w:bCs/>
            <w:color w:val="000000"/>
            <w:sz w:val="24"/>
            <w:szCs w:val="24"/>
          </w:rPr>
          <w:t>Question 11. What Is Key Value Pipe In Angular 7?</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12"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13" w:author="Unknown" w:date="0-00-00T00:00:00Z">
        <w:r>
          <w:rPr>
            <w:rFonts w:eastAsia="Times New Roman" w:cs="Times New Roman" w:ascii="Roboto" w:hAnsi="Roboto"/>
            <w:color w:val="000000"/>
            <w:sz w:val="24"/>
            <w:szCs w:val="24"/>
          </w:rPr>
          <w:t> </w:t>
        </w:r>
      </w:ins>
      <w:ins w:id="2514" w:author="Unknown" w:date="0-00-00T00:00:00Z">
        <w:r>
          <w:rPr>
            <w:rFonts w:eastAsia="Times New Roman" w:cs="Times New Roman" w:ascii="Roboto" w:hAnsi="Roboto"/>
            <w:b/>
            <w:bCs/>
            <w:color w:val="000000"/>
            <w:sz w:val="24"/>
            <w:szCs w:val="24"/>
          </w:rPr>
          <w:t>Key Value Pipe: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15" w:author="Unknown" w:date="0-00-00T00:00:00Z">
        <w:r>
          <w:rPr>
            <w:rFonts w:eastAsia="Times New Roman" w:cs="Times New Roman" w:ascii="Roboto" w:hAnsi="Roboto"/>
            <w:color w:val="000000"/>
            <w:sz w:val="24"/>
            <w:szCs w:val="24"/>
          </w:rPr>
          <w:t>Change you object into an array of key value pairs that output array will be ordered by keys.</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16" w:author="Unknown" w:date="0-00-00T00:00:00Z">
        <w:r>
          <w:rPr>
            <w:rFonts w:eastAsia="Times New Roman" w:cs="Times New Roman" w:ascii="Roboto" w:hAnsi="Roboto"/>
            <w:color w:val="000000"/>
            <w:sz w:val="24"/>
            <w:szCs w:val="24"/>
          </w:rPr>
          <w:t> </w:t>
        </w:r>
      </w:ins>
      <w:ins w:id="2517" w:author="Unknown" w:date="0-00-00T00:00:00Z">
        <w:r>
          <w:rPr>
            <w:rFonts w:eastAsia="Times New Roman" w:cs="Times New Roman" w:ascii="Roboto" w:hAnsi="Roboto"/>
            <w:color w:val="000000"/>
            <w:sz w:val="24"/>
            <w:szCs w:val="24"/>
          </w:rPr>
          <w:t>By default it will be by Unicode point value.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18" w:author="Unknown" w:date="0-00-00T00:00:00Z">
        <w:r>
          <w:rPr>
            <w:rFonts w:eastAsia="Times New Roman" w:cs="Times New Roman" w:ascii="Roboto" w:hAnsi="Roboto"/>
            <w:b/>
            <w:bCs/>
            <w:color w:val="000000"/>
            <w:sz w:val="24"/>
            <w:szCs w:val="24"/>
          </w:rPr>
          <w:t>Syntax:</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19" w:author="Unknown" w:date="0-00-00T00:00:00Z">
        <w:r>
          <w:rPr>
            <w:rFonts w:eastAsia="Times New Roman" w:cs="Times New Roman" w:ascii="Roboto" w:hAnsi="Roboto"/>
            <w:color w:val="000000"/>
            <w:sz w:val="24"/>
            <w:szCs w:val="24"/>
          </w:rPr>
          <w:t> </w:t>
        </w:r>
      </w:ins>
      <w:ins w:id="2520" w:author="Unknown" w:date="0-00-00T00:00:00Z">
        <w:r>
          <w:rPr>
            <w:rFonts w:eastAsia="Times New Roman" w:cs="Times New Roman" w:ascii="Roboto" w:hAnsi="Roboto"/>
            <w:color w:val="000000"/>
            <w:sz w:val="24"/>
            <w:szCs w:val="24"/>
          </w:rPr>
          <w:t>{{your input expression | key value [:compareFn] }}</w:t>
        </w:r>
      </w:ins>
    </w:p>
    <w:p>
      <w:pPr>
        <w:pStyle w:val="Normal"/>
        <w:shd w:val="clear" w:color="auto" w:fill="FFFFFF"/>
        <w:spacing w:lineRule="auto" w:line="240" w:before="0" w:after="0"/>
        <w:ind w:left="150" w:right="150" w:hanging="0"/>
        <w:rPr/>
      </w:pPr>
      <w:hyperlink r:id="rId180" w:tgtFrame="Javascript Advanced Interview Questions">
        <w:ins w:id="2521" w:author="Unknown" w:date="0-00-00T00:00:00Z">
          <w:r>
            <w:rPr>
              <w:rStyle w:val="ListLabel1965"/>
              <w:rFonts w:eastAsia="Times New Roman" w:cs="Times New Roman" w:ascii="Roboto" w:hAnsi="Roboto"/>
              <w:color w:val="000000"/>
              <w:sz w:val="24"/>
              <w:szCs w:val="24"/>
              <w:u w:val="single"/>
              <w:bdr w:val="single" w:sz="6" w:space="7" w:color="0277BB"/>
            </w:rPr>
            <w:t>Javascript Advanced Interview Questions</w:t>
          </w:r>
        </w:ins>
      </w:hyperlink>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522" w:author="Unknown" w:date="0-00-00T00:00:00Z">
        <w:r>
          <w:rPr>
            <w:rFonts w:eastAsia="Times New Roman" w:cs="Times New Roman" w:ascii="Roboto" w:hAnsi="Roboto"/>
            <w:b/>
            <w:bCs/>
            <w:color w:val="000000"/>
            <w:sz w:val="24"/>
            <w:szCs w:val="24"/>
          </w:rPr>
          <w:t>Question 12. What Are The Core Dependencies Of Angular 7?</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23"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24" w:author="Unknown" w:date="0-00-00T00:00:00Z">
        <w:r>
          <w:rPr>
            <w:rFonts w:eastAsia="Times New Roman" w:cs="Times New Roman" w:ascii="Roboto" w:hAnsi="Roboto"/>
            <w:b/>
            <w:bCs/>
            <w:color w:val="000000"/>
            <w:sz w:val="24"/>
            <w:szCs w:val="24"/>
          </w:rPr>
          <w:t>Core Dependencies:</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25" w:author="Unknown" w:date="0-00-00T00:00:00Z">
        <w:r>
          <w:rPr>
            <w:rFonts w:eastAsia="Times New Roman" w:cs="Times New Roman" w:ascii="Roboto" w:hAnsi="Roboto"/>
            <w:color w:val="000000"/>
            <w:sz w:val="24"/>
            <w:szCs w:val="24"/>
          </w:rPr>
          <w:t>There are two types of core dependencies: RxJS and TypeScript.</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26" w:author="Unknown" w:date="0-00-00T00:00:00Z">
        <w:r>
          <w:rPr>
            <w:rFonts w:eastAsia="Times New Roman" w:cs="Times New Roman" w:ascii="Roboto" w:hAnsi="Roboto"/>
            <w:b/>
            <w:bCs/>
            <w:color w:val="000000"/>
            <w:sz w:val="24"/>
            <w:szCs w:val="24"/>
          </w:rPr>
          <w:t>RxJS 6.3:</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27" w:author="Unknown" w:date="0-00-00T00:00:00Z">
        <w:r>
          <w:rPr>
            <w:rFonts w:eastAsia="Times New Roman" w:cs="Times New Roman" w:ascii="Roboto" w:hAnsi="Roboto"/>
            <w:color w:val="000000"/>
            <w:sz w:val="24"/>
            <w:szCs w:val="24"/>
          </w:rPr>
          <w:t>RxJS version 6.3 is used by Angular 7. It has no changes in the version from Angular 6</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28" w:author="Unknown" w:date="0-00-00T00:00:00Z">
        <w:r>
          <w:rPr>
            <w:rFonts w:eastAsia="Times New Roman" w:cs="Times New Roman" w:ascii="Roboto" w:hAnsi="Roboto"/>
            <w:b/>
            <w:bCs/>
            <w:color w:val="000000"/>
            <w:sz w:val="24"/>
            <w:szCs w:val="24"/>
          </w:rPr>
          <w:t>TypeScript 3.1:</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29" w:author="Unknown" w:date="0-00-00T00:00:00Z">
        <w:r>
          <w:rPr>
            <w:rFonts w:eastAsia="Times New Roman" w:cs="Times New Roman"/>
            <w:color w:val="000000"/>
          </w:rPr>
          <w:t>TypeScript version 3.1 is used by Angular 7. It is the upgrade from the version2.9 of Angular 6.</w:t>
        </w:r>
      </w:ins>
    </w:p>
    <w:p>
      <w:pPr>
        <w:pStyle w:val="Normal"/>
        <w:shd w:val="clear" w:color="auto" w:fill="FFFFFF"/>
        <w:spacing w:lineRule="auto" w:line="240" w:before="0" w:after="0"/>
        <w:ind w:left="150" w:right="150" w:hanging="0"/>
        <w:rPr/>
      </w:pPr>
      <w:hyperlink r:id="rId181" w:tgtFrame="HTML 5 Interview Questions">
        <w:ins w:id="2530" w:author="Unknown" w:date="0-00-00T00:00:00Z">
          <w:r>
            <w:rPr>
              <w:rStyle w:val="ListLabel1965"/>
              <w:rFonts w:eastAsia="Times New Roman" w:cs="Times New Roman" w:ascii="Roboto" w:hAnsi="Roboto"/>
              <w:color w:val="000000"/>
              <w:sz w:val="24"/>
              <w:szCs w:val="24"/>
              <w:u w:val="single"/>
              <w:bdr w:val="single" w:sz="6" w:space="7" w:color="0277BB"/>
            </w:rPr>
            <w:t>HTML 5 Interview Questions</w:t>
          </w:r>
        </w:ins>
      </w:hyperlink>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531" w:author="Unknown" w:date="0-00-00T00:00:00Z">
        <w:r>
          <w:rPr>
            <w:rFonts w:eastAsia="Times New Roman" w:cs="Times New Roman" w:ascii="Roboto" w:hAnsi="Roboto"/>
            <w:b/>
            <w:bCs/>
            <w:color w:val="000000"/>
            <w:sz w:val="24"/>
            <w:szCs w:val="24"/>
          </w:rPr>
          <w:t>Question 13. Explain Bazel?</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32"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33" w:author="Unknown" w:date="0-00-00T00:00:00Z">
        <w:r>
          <w:rPr>
            <w:rFonts w:eastAsia="Times New Roman" w:cs="Times New Roman" w:ascii="Roboto" w:hAnsi="Roboto"/>
            <w:color w:val="000000"/>
            <w:sz w:val="24"/>
            <w:szCs w:val="24"/>
          </w:rPr>
          <w:t>Bazel is a test tool just like the Make, Maven and Gradle and it is an open-source build. Bazel utilizes the readable and high-level build language. It handles the project in a great number of languages and builds the product for a large number of platforms. Moreover, it supports multiple users and large codebases over several repositories.</w:t>
        </w:r>
      </w:ins>
    </w:p>
    <w:p>
      <w:pPr>
        <w:pStyle w:val="Normal"/>
        <w:shd w:val="clear" w:color="auto" w:fill="FFFFFF"/>
        <w:spacing w:lineRule="auto" w:line="240" w:before="0" w:after="0"/>
        <w:ind w:left="150" w:right="150" w:hanging="0"/>
        <w:rPr/>
      </w:pPr>
      <w:hyperlink r:id="rId182" w:tgtFrame="Javascript Advanced Tutorial">
        <w:ins w:id="2534" w:author="Unknown" w:date="0-00-00T00:00:00Z">
          <w:r>
            <w:rPr>
              <w:rStyle w:val="ListLabel1965"/>
              <w:rFonts w:eastAsia="Times New Roman" w:cs="Times New Roman" w:ascii="Roboto" w:hAnsi="Roboto"/>
              <w:color w:val="000000"/>
              <w:sz w:val="24"/>
              <w:szCs w:val="24"/>
              <w:u w:val="single"/>
              <w:bdr w:val="single" w:sz="6" w:space="7" w:color="0277BB"/>
            </w:rPr>
            <w:t>Javascript Advanced Tutorial</w:t>
          </w:r>
        </w:ins>
      </w:hyperlink>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535" w:author="Unknown" w:date="0-00-00T00:00:00Z">
        <w:r>
          <w:rPr>
            <w:rFonts w:eastAsia="Times New Roman" w:cs="Times New Roman" w:ascii="Roboto" w:hAnsi="Roboto"/>
            <w:b/>
            <w:bCs/>
            <w:color w:val="000000"/>
            <w:sz w:val="24"/>
            <w:szCs w:val="24"/>
          </w:rPr>
          <w:t>Question 14. How To Generate A Class In Angular 7 Using Cli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36"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37" w:author="Unknown" w:date="0-00-00T00:00:00Z">
        <w:r>
          <w:rPr>
            <w:rFonts w:eastAsia="Times New Roman" w:cs="Times New Roman" w:ascii="Roboto" w:hAnsi="Roboto"/>
            <w:b/>
            <w:bCs/>
            <w:color w:val="000000"/>
            <w:sz w:val="24"/>
            <w:szCs w:val="24"/>
          </w:rPr>
          <w:t>Create a class using below code: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38" w:author="Unknown" w:date="0-00-00T00:00:00Z">
        <w:r>
          <w:rPr>
            <w:rFonts w:eastAsia="Times New Roman" w:cs="Times New Roman" w:ascii="Roboto" w:hAnsi="Roboto"/>
            <w:color w:val="000000"/>
            <w:sz w:val="24"/>
            <w:szCs w:val="24"/>
          </w:rPr>
          <w:t>ng generate class [options]</w:t>
          <w:br/>
          <w:t>ng g class [options]</w:t>
          <w:br/>
          <w:t>Whose name refers the name of a class.</w:t>
          <w:br/>
          <w:t>Options refer to the project name, spec value in Boolean or type of a file.</w:t>
        </w:r>
      </w:ins>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539" w:author="Unknown" w:date="0-00-00T00:00:00Z">
        <w:r>
          <w:rPr>
            <w:rFonts w:eastAsia="Times New Roman" w:cs="Times New Roman" w:ascii="Roboto" w:hAnsi="Roboto"/>
            <w:b/>
            <w:bCs/>
            <w:color w:val="000000"/>
            <w:sz w:val="24"/>
            <w:szCs w:val="24"/>
          </w:rPr>
          <w:t>Question 15. How Can You Create A Decorator In Angular?</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40"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41" w:author="Unknown" w:date="0-00-00T00:00:00Z">
        <w:r>
          <w:rPr>
            <w:rFonts w:eastAsia="Times New Roman" w:cs="Times New Roman" w:ascii="Roboto" w:hAnsi="Roboto"/>
            <w:color w:val="000000"/>
            <w:sz w:val="24"/>
            <w:szCs w:val="24"/>
          </w:rPr>
          <w:t>There are two ways to register decorators in Angular.</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42" w:author="Unknown" w:date="0-00-00T00:00:00Z">
        <w:r>
          <w:rPr>
            <w:rFonts w:eastAsia="Times New Roman" w:cs="Times New Roman" w:ascii="Roboto" w:hAnsi="Roboto"/>
            <w:b/>
            <w:bCs/>
            <w:color w:val="000000"/>
            <w:sz w:val="24"/>
            <w:szCs w:val="24"/>
          </w:rPr>
          <w:t>These are:</w:t>
        </w:r>
      </w:ins>
    </w:p>
    <w:p>
      <w:pPr>
        <w:pStyle w:val="Normal"/>
        <w:numPr>
          <w:ilvl w:val="1"/>
          <w:numId w:val="347"/>
        </w:numPr>
        <w:shd w:val="clear" w:color="auto" w:fill="FFFFFF"/>
        <w:spacing w:lineRule="auto" w:line="240" w:before="0" w:after="0"/>
        <w:ind w:left="1140" w:right="150" w:hanging="360"/>
        <w:rPr>
          <w:rFonts w:ascii="Roboto" w:hAnsi="Roboto" w:eastAsia="Times New Roman" w:cs="Times New Roman"/>
          <w:color w:val="000000"/>
          <w:sz w:val="24"/>
          <w:szCs w:val="24"/>
        </w:rPr>
      </w:pPr>
      <w:ins w:id="2543" w:author="Unknown" w:date="0-00-00T00:00:00Z">
        <w:r>
          <w:rPr>
            <w:rFonts w:eastAsia="Times New Roman" w:cs="Times New Roman" w:ascii="Roboto" w:hAnsi="Roboto"/>
            <w:color w:val="000000"/>
            <w:sz w:val="24"/>
            <w:szCs w:val="24"/>
          </w:rPr>
          <w:t>$provide.decorator </w:t>
        </w:r>
      </w:ins>
    </w:p>
    <w:p>
      <w:pPr>
        <w:pStyle w:val="Normal"/>
        <w:numPr>
          <w:ilvl w:val="1"/>
          <w:numId w:val="347"/>
        </w:numPr>
        <w:shd w:val="clear" w:color="auto" w:fill="FFFFFF"/>
        <w:spacing w:lineRule="auto" w:line="240" w:before="0" w:after="0"/>
        <w:ind w:left="1140" w:right="150" w:hanging="360"/>
        <w:rPr>
          <w:rFonts w:ascii="Roboto" w:hAnsi="Roboto" w:eastAsia="Times New Roman" w:cs="Times New Roman"/>
          <w:color w:val="000000"/>
          <w:sz w:val="24"/>
          <w:szCs w:val="24"/>
        </w:rPr>
      </w:pPr>
      <w:ins w:id="2544" w:author="Unknown" w:date="0-00-00T00:00:00Z">
        <w:r>
          <w:rPr>
            <w:rFonts w:eastAsia="Times New Roman" w:cs="Times New Roman" w:ascii="Roboto" w:hAnsi="Roboto"/>
            <w:color w:val="000000"/>
            <w:sz w:val="24"/>
            <w:szCs w:val="24"/>
          </w:rPr>
          <w:t>module.decorator</w:t>
        </w:r>
      </w:ins>
    </w:p>
    <w:p>
      <w:pPr>
        <w:pStyle w:val="Normal"/>
        <w:shd w:val="clear" w:color="auto" w:fill="FFFFFF"/>
        <w:spacing w:lineRule="auto" w:line="240" w:before="0" w:after="0"/>
        <w:ind w:left="150" w:right="150" w:hanging="0"/>
        <w:rPr/>
      </w:pPr>
      <w:hyperlink r:id="rId183" w:tgtFrame="Angular Material Interview Questions">
        <w:ins w:id="2545" w:author="Unknown" w:date="0-00-00T00:00:00Z">
          <w:r>
            <w:rPr>
              <w:rStyle w:val="ListLabel1965"/>
              <w:rFonts w:eastAsia="Times New Roman" w:cs="Times New Roman" w:ascii="Roboto" w:hAnsi="Roboto"/>
              <w:color w:val="000000"/>
              <w:sz w:val="24"/>
              <w:szCs w:val="24"/>
              <w:u w:val="single"/>
              <w:bdr w:val="single" w:sz="6" w:space="7" w:color="0277BB"/>
            </w:rPr>
            <w:t>Angular Material Interview Questions</w:t>
          </w:r>
        </w:ins>
      </w:hyperlink>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546" w:author="Unknown" w:date="0-00-00T00:00:00Z">
        <w:r>
          <w:rPr>
            <w:rFonts w:eastAsia="Times New Roman" w:cs="Times New Roman" w:ascii="Roboto" w:hAnsi="Roboto"/>
            <w:b/>
            <w:bCs/>
            <w:color w:val="000000"/>
            <w:sz w:val="24"/>
            <w:szCs w:val="24"/>
          </w:rPr>
          <w:t>Question 16. How Can You Handle Events In Angular 7?</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47"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48" w:author="Unknown" w:date="0-00-00T00:00:00Z">
        <w:r>
          <w:rPr>
            <w:rFonts w:eastAsia="Times New Roman" w:cs="Times New Roman" w:ascii="Roboto" w:hAnsi="Roboto"/>
            <w:color w:val="000000"/>
            <w:sz w:val="24"/>
            <w:szCs w:val="24"/>
          </w:rPr>
          <w:t>There are various methods to handle events in Angular 7.</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49" w:author="Unknown" w:date="0-00-00T00:00:00Z">
        <w:r>
          <w:rPr>
            <w:rFonts w:eastAsia="Times New Roman" w:cs="Times New Roman" w:ascii="Roboto" w:hAnsi="Roboto"/>
            <w:b/>
            <w:bCs/>
            <w:color w:val="000000"/>
            <w:sz w:val="24"/>
            <w:szCs w:val="24"/>
          </w:rPr>
          <w:t>These are: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50" w:author="Unknown" w:date="0-00-00T00:00:00Z">
        <w:r>
          <w:rPr>
            <w:rFonts w:eastAsia="Times New Roman" w:cs="Times New Roman" w:ascii="Roboto" w:hAnsi="Roboto"/>
            <w:color w:val="000000"/>
            <w:sz w:val="24"/>
            <w:szCs w:val="24"/>
          </w:rPr>
          <w:t>1. Binding to user input events: You are able to use the Angular event binding to answer to DOM event. User input triggers so many DOM events. It is a very effective method to get the input from the user.</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51" w:author="Unknown" w:date="0-00-00T00:00:00Z">
        <w:r>
          <w:rPr>
            <w:rFonts w:eastAsia="Times New Roman" w:cs="Times New Roman" w:ascii="Roboto" w:hAnsi="Roboto"/>
            <w:b/>
            <w:bCs/>
            <w:color w:val="000000"/>
            <w:sz w:val="24"/>
            <w:szCs w:val="24"/>
          </w:rPr>
          <w:t>For example:</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52" w:author="Unknown" w:date="0-00-00T00:00:00Z">
        <w:r>
          <w:rPr>
            <w:rFonts w:eastAsia="Times New Roman" w:cs="Times New Roman" w:ascii="Roboto" w:hAnsi="Roboto"/>
            <w:color w:val="000000"/>
            <w:sz w:val="24"/>
            <w:szCs w:val="24"/>
          </w:rPr>
          <w:t>&lt;button (click)="onClickMe()"&gt;Click me!&lt;/button&gt;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53" w:author="Unknown" w:date="0-00-00T00:00:00Z">
        <w:r>
          <w:rPr>
            <w:rFonts w:eastAsia="Times New Roman" w:cs="Times New Roman" w:ascii="Roboto" w:hAnsi="Roboto"/>
            <w:color w:val="000000"/>
            <w:sz w:val="24"/>
            <w:szCs w:val="24"/>
          </w:rPr>
          <w:t>2. Get user input from the event object: DOM carries a cargo of the information that possibly is valuable for the components. Here is an example to show you the keyup event of an input box to obtain the user's input after every stroke</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54" w:author="Unknown" w:date="0-00-00T00:00:00Z">
        <w:r>
          <w:rPr>
            <w:rFonts w:eastAsia="Times New Roman" w:cs="Times New Roman" w:ascii="Roboto" w:hAnsi="Roboto"/>
            <w:b/>
            <w:bCs/>
            <w:color w:val="000000"/>
            <w:sz w:val="24"/>
            <w:szCs w:val="24"/>
          </w:rPr>
          <w:t>Example</w:t>
        </w:r>
      </w:ins>
      <w:ins w:id="2555" w:author="Unknown" w:date="0-00-00T00:00:00Z">
        <w:r>
          <w:rPr>
            <w:rFonts w:eastAsia="Times New Roman" w:cs="Times New Roman" w:ascii="Roboto" w:hAnsi="Roboto"/>
            <w:color w:val="000000"/>
            <w:sz w:val="24"/>
            <w:szCs w:val="24"/>
          </w:rPr>
          <w: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56" w:author="Unknown" w:date="0-00-00T00:00:00Z">
        <w:r>
          <w:rPr>
            <w:rFonts w:eastAsia="Times New Roman" w:cs="Times New Roman" w:ascii="Roboto" w:hAnsi="Roboto"/>
            <w:color w:val="000000"/>
            <w:sz w:val="24"/>
            <w:szCs w:val="24"/>
          </w:rPr>
          <w:t>src/app/keyup.components.ts (template v.1)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57" w:author="Unknown" w:date="0-00-00T00:00:00Z">
        <w:r>
          <w:rPr>
            <w:rFonts w:eastAsia="Times New Roman" w:cs="Times New Roman" w:ascii="Roboto" w:hAnsi="Roboto"/>
            <w:color w:val="000000"/>
            <w:sz w:val="24"/>
            <w:szCs w:val="24"/>
          </w:rPr>
          <w:t>content_copy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58" w:author="Unknown" w:date="0-00-00T00:00:00Z">
        <w:r>
          <w:rPr>
            <w:rFonts w:eastAsia="Times New Roman" w:cs="Times New Roman" w:ascii="Roboto" w:hAnsi="Roboto"/>
            <w:color w:val="000000"/>
            <w:sz w:val="24"/>
            <w:szCs w:val="24"/>
          </w:rPr>
          <w:t>template: `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59" w:author="Unknown" w:date="0-00-00T00:00:00Z">
        <w:r>
          <w:rPr>
            <w:rFonts w:eastAsia="Times New Roman" w:cs="Times New Roman" w:ascii="Roboto" w:hAnsi="Roboto"/>
            <w:color w:val="000000"/>
            <w:sz w:val="24"/>
            <w:szCs w:val="24"/>
          </w:rPr>
          <w:t>&lt;input (keyup)="onKey($event)"&gt; </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60" w:author="Unknown" w:date="0-00-00T00:00:00Z">
        <w:r>
          <w:rPr>
            <w:rFonts w:eastAsia="Times New Roman" w:cs="Times New Roman" w:ascii="Roboto" w:hAnsi="Roboto"/>
            <w:color w:val="000000"/>
            <w:sz w:val="24"/>
            <w:szCs w:val="24"/>
          </w:rPr>
          <w:t>&lt;p&gt;{{values}} &lt;/p&gt;</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61" w:author="Unknown" w:date="0-00-00T00:00:00Z">
        <w:r>
          <w:rPr>
            <w:rFonts w:eastAsia="Times New Roman" w:cs="Times New Roman" w:ascii="Roboto" w:hAnsi="Roboto"/>
            <w:color w:val="000000"/>
            <w:sz w:val="24"/>
            <w:szCs w:val="24"/>
          </w:rPr>
          <w:t>3. Key event filtering: Every keystroke is heard by the (keyup) event handler. The enter keys matter the most as it provides the sign of the user that he has done with the typing. The most efficient method of eliminating the noise is to look after every $event.keyCode and the action is taken only when the enter key is pressed.</w:t>
        </w:r>
      </w:ins>
    </w:p>
    <w:p>
      <w:pPr>
        <w:pStyle w:val="Normal"/>
        <w:shd w:val="clear" w:color="auto" w:fill="FFFFFF"/>
        <w:spacing w:lineRule="auto" w:line="240" w:before="0" w:after="0"/>
        <w:ind w:left="150" w:right="150" w:hanging="0"/>
        <w:rPr/>
      </w:pPr>
      <w:hyperlink r:id="rId184" w:tgtFrame="Angular Material Tutorial">
        <w:ins w:id="2562" w:author="Unknown" w:date="0-00-00T00:00:00Z">
          <w:r>
            <w:rPr>
              <w:rStyle w:val="ListLabel1965"/>
              <w:rFonts w:eastAsia="Times New Roman" w:cs="Times New Roman" w:ascii="Roboto" w:hAnsi="Roboto"/>
              <w:color w:val="000000"/>
              <w:sz w:val="24"/>
              <w:szCs w:val="24"/>
              <w:u w:val="single"/>
              <w:bdr w:val="single" w:sz="6" w:space="7" w:color="0277BB"/>
            </w:rPr>
            <w:t>Angular Material Tutorial</w:t>
          </w:r>
        </w:ins>
      </w:hyperlink>
    </w:p>
    <w:p>
      <w:pPr>
        <w:pStyle w:val="Normal"/>
        <w:numPr>
          <w:ilvl w:val="0"/>
          <w:numId w:val="347"/>
        </w:numPr>
        <w:shd w:val="clear" w:color="auto" w:fill="FFFFFF"/>
        <w:spacing w:lineRule="auto" w:line="240" w:before="0" w:after="0"/>
        <w:ind w:left="150" w:right="150" w:hanging="360"/>
        <w:rPr>
          <w:rFonts w:ascii="Roboto" w:hAnsi="Roboto" w:eastAsia="Times New Roman" w:cs="Times New Roman"/>
          <w:color w:val="000000"/>
          <w:sz w:val="24"/>
          <w:szCs w:val="24"/>
        </w:rPr>
      </w:pPr>
      <w:ins w:id="2563" w:author="Unknown" w:date="0-00-00T00:00:00Z">
        <w:r>
          <w:rPr>
            <w:rFonts w:eastAsia="Times New Roman" w:cs="Times New Roman" w:ascii="Roboto" w:hAnsi="Roboto"/>
            <w:b/>
            <w:bCs/>
            <w:color w:val="000000"/>
            <w:sz w:val="24"/>
            <w:szCs w:val="24"/>
          </w:rPr>
          <w:t>Question 17. What Is The Difference Between Structural And Attribute Directives In Angular?</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64" w:author="Unknown" w:date="0-00-00T00:00:00Z">
        <w:r>
          <w:rPr>
            <w:rFonts w:eastAsia="Times New Roman" w:cs="Times New Roman" w:ascii="Roboto" w:hAnsi="Roboto"/>
            <w:b/>
            <w:bCs/>
            <w:color w:val="000000"/>
            <w:sz w:val="24"/>
            <w:szCs w:val="24"/>
          </w:rPr>
          <w:t>Answer :</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65" w:author="Unknown" w:date="0-00-00T00:00:00Z">
        <w:r>
          <w:rPr>
            <w:rFonts w:eastAsia="Times New Roman" w:cs="Times New Roman" w:ascii="Roboto" w:hAnsi="Roboto"/>
            <w:b/>
            <w:bCs/>
            <w:color w:val="000000"/>
            <w:sz w:val="24"/>
            <w:szCs w:val="24"/>
          </w:rPr>
          <w:t>Structural directives:</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66" w:author="Unknown" w:date="0-00-00T00:00:00Z">
        <w:r>
          <w:rPr>
            <w:rFonts w:eastAsia="Times New Roman" w:cs="Times New Roman" w:ascii="Roboto" w:hAnsi="Roboto"/>
            <w:color w:val="000000"/>
            <w:sz w:val="24"/>
            <w:szCs w:val="24"/>
          </w:rPr>
          <w:t>These are used to alter the DOM layout by removing and adding DOM elements. It is far better in changing the structure of the view. Examples of Structural directives are NgFor and Ngif.</w:t>
        </w:r>
      </w:ins>
    </w:p>
    <w:p>
      <w:pPr>
        <w:pStyle w:val="Normal"/>
        <w:shd w:val="clear" w:color="auto" w:fill="FFFFFF"/>
        <w:spacing w:lineRule="auto" w:line="240" w:before="0" w:after="0"/>
        <w:ind w:left="150" w:right="150" w:hanging="0"/>
        <w:rPr>
          <w:rFonts w:ascii="Roboto" w:hAnsi="Roboto" w:eastAsia="Times New Roman" w:cs="Times New Roman"/>
          <w:color w:val="000000"/>
          <w:sz w:val="24"/>
          <w:szCs w:val="24"/>
        </w:rPr>
      </w:pPr>
      <w:ins w:id="2567" w:author="Unknown" w:date="0-00-00T00:00:00Z">
        <w:r>
          <w:rPr>
            <w:rFonts w:eastAsia="Times New Roman" w:cs="Times New Roman" w:ascii="Roboto" w:hAnsi="Roboto"/>
            <w:b/>
            <w:bCs/>
            <w:color w:val="000000"/>
            <w:sz w:val="24"/>
            <w:szCs w:val="24"/>
          </w:rPr>
          <w:t>Attribute Directives:</w:t>
        </w:r>
      </w:ins>
    </w:p>
    <w:p>
      <w:pPr>
        <w:pStyle w:val="Normal"/>
        <w:shd w:val="clear" w:color="auto" w:fill="FFFFFF"/>
        <w:spacing w:lineRule="auto" w:line="240" w:before="0" w:after="75"/>
        <w:ind w:left="150" w:right="150" w:hanging="0"/>
        <w:rPr>
          <w:rFonts w:ascii="Roboto" w:hAnsi="Roboto" w:eastAsia="Times New Roman" w:cs="Times New Roman"/>
          <w:color w:val="000000"/>
          <w:sz w:val="24"/>
          <w:szCs w:val="24"/>
        </w:rPr>
      </w:pPr>
      <w:ins w:id="2568" w:author="Unknown" w:date="0-00-00T00:00:00Z">
        <w:r>
          <w:rPr>
            <w:rFonts w:eastAsia="Times New Roman" w:cs="Times New Roman" w:ascii="Roboto" w:hAnsi="Roboto"/>
            <w:color w:val="000000"/>
            <w:sz w:val="24"/>
            <w:szCs w:val="24"/>
          </w:rPr>
          <w:t>These are being used as characteristics of elements. For example, a directive such as built-in NgStyle in the template Syntax guide is an attribute directive.</w:t>
        </w:r>
      </w:ins>
    </w:p>
    <w:p>
      <w:pPr>
        <w:pStyle w:val="Normal"/>
        <w:rPr>
          <w:color w:val="000000"/>
        </w:rPr>
      </w:pPr>
      <w:r>
        <w:rPr>
          <w:color w:val="000000"/>
        </w:rPr>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70"/>
          <w:sz w:val="27"/>
          <w:szCs w:val="27"/>
          <w:rFonts w:eastAsia="Times New Roman" w:cs="Times New Roman" w:ascii="Roboto" w:hAnsi="Roboto"/>
        </w:rPr>
        <w:instrText> HYPERLINK "https://www.onlineinterviewquestions.com/angular-7-interview-questions/" \l "collapseUnfiled1"</w:instrText>
      </w:r>
      <w:r>
        <w:rPr>
          <w:rStyle w:val="ListLabel1970"/>
          <w:sz w:val="27"/>
          <w:szCs w:val="27"/>
          <w:rFonts w:eastAsia="Times New Roman" w:cs="Times New Roman" w:ascii="Roboto" w:hAnsi="Roboto"/>
        </w:rPr>
        <w:fldChar w:fldCharType="separate"/>
      </w:r>
      <w:r>
        <w:rPr>
          <w:rStyle w:val="ListLabel1970"/>
          <w:rFonts w:eastAsia="Times New Roman" w:cs="Times New Roman" w:ascii="Roboto" w:hAnsi="Roboto"/>
          <w:color w:val="000000"/>
          <w:sz w:val="27"/>
          <w:szCs w:val="27"/>
        </w:rPr>
        <w:t>1. What's new in Angular 7?</w:t>
      </w:r>
      <w:r>
        <w:rPr>
          <w:rStyle w:val="ListLabel1970"/>
          <w:sz w:val="27"/>
          <w:szCs w:val="27"/>
          <w:rFonts w:eastAsia="Times New Roman" w:cs="Times New Roman" w:ascii="Roboto" w:hAnsi="Roboto"/>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Roboto" w:hAnsi="Roboto" w:eastAsia="Times New Roman" w:cs="Times New Roman"/>
          <w:color w:val="212529"/>
          <w:sz w:val="24"/>
          <w:szCs w:val="24"/>
        </w:rPr>
      </w:pPr>
      <w:r>
        <w:rPr>
          <w:rFonts w:eastAsia="Times New Roman" w:cs="Times New Roman" w:ascii="Roboto" w:hAnsi="Roboto"/>
          <w:b/>
          <w:bCs/>
          <w:color w:val="000000"/>
          <w:sz w:val="24"/>
          <w:szCs w:val="24"/>
        </w:rPr>
        <w:t>Angular Elements</w:t>
      </w:r>
      <w:r>
        <w:rPr>
          <w:rFonts w:eastAsia="Times New Roman" w:cs="Times New Roman" w:ascii="Roboto" w:hAnsi="Roboto"/>
          <w:color w:val="000000"/>
          <w:sz w:val="24"/>
          <w:szCs w:val="24"/>
        </w:rPr>
        <w:t> is enabled to support content projection with the help of web standards for custom elements.</w:t>
      </w:r>
    </w:p>
    <w:p>
      <w:pPr>
        <w:pStyle w:val="Normal"/>
        <w:numPr>
          <w:ilvl w:val="0"/>
          <w:numId w:val="348"/>
        </w:numPr>
        <w:shd w:val="clear" w:color="auto" w:fill="FFFFFF"/>
        <w:spacing w:lineRule="auto" w:line="240" w:beforeAutospacing="1" w:afterAutospacing="1"/>
        <w:rPr>
          <w:rFonts w:ascii="Roboto" w:hAnsi="Roboto" w:eastAsia="Times New Roman" w:cs="Times New Roman"/>
          <w:color w:val="212529"/>
          <w:sz w:val="24"/>
          <w:szCs w:val="24"/>
        </w:rPr>
      </w:pPr>
      <w:r>
        <w:rPr>
          <w:rFonts w:eastAsia="Times New Roman" w:cs="Times New Roman" w:ascii="Roboto" w:hAnsi="Roboto"/>
          <w:b/>
          <w:bCs/>
          <w:color w:val="000000"/>
          <w:sz w:val="24"/>
          <w:szCs w:val="24"/>
        </w:rPr>
        <w:t>Angular Material Gets Minor Updates</w:t>
      </w:r>
    </w:p>
    <w:p>
      <w:pPr>
        <w:pStyle w:val="Normal"/>
        <w:shd w:val="clear" w:color="auto" w:fill="FFFFFF"/>
        <w:spacing w:lineRule="auto" w:line="240" w:before="0" w:afterAutospacing="1"/>
        <w:ind w:left="720" w:hanging="0"/>
        <w:rPr>
          <w:rFonts w:ascii="Roboto" w:hAnsi="Roboto" w:eastAsia="Times New Roman" w:cs="Times New Roman"/>
          <w:color w:val="212529"/>
          <w:sz w:val="24"/>
          <w:szCs w:val="24"/>
        </w:rPr>
      </w:pPr>
      <w:r>
        <w:rPr>
          <w:rFonts w:eastAsia="Times New Roman" w:cs="Times New Roman" w:ascii="Roboto" w:hAnsi="Roboto"/>
          <w:color w:val="000000"/>
          <w:sz w:val="24"/>
          <w:szCs w:val="24"/>
        </w:rPr>
        <w:t>Angular Material got better in the display that gives it an elegant look in the new update. Moreover, it also added a new homepage for the material, material.io. In this, you get tooling, design guidance, development components and stay up-to-date with the latest news.</w:t>
      </w:r>
    </w:p>
    <w:p>
      <w:pPr>
        <w:pStyle w:val="Normal"/>
        <w:shd w:val="clear" w:color="auto" w:fill="FFFFFF"/>
        <w:spacing w:lineRule="auto" w:line="240" w:before="0" w:afterAutospacing="1"/>
        <w:ind w:left="720" w:hanging="0"/>
        <w:rPr>
          <w:rFonts w:ascii="Roboto" w:hAnsi="Roboto" w:eastAsia="Times New Roman" w:cs="Times New Roman"/>
          <w:color w:val="212529"/>
          <w:sz w:val="24"/>
          <w:szCs w:val="24"/>
        </w:rPr>
      </w:pPr>
      <w:r>
        <w:rPr>
          <w:rFonts w:eastAsia="Times New Roman" w:cs="Times New Roman" w:ascii="Roboto" w:hAnsi="Roboto"/>
          <w:color w:val="000000"/>
          <w:sz w:val="24"/>
          <w:szCs w:val="24"/>
        </w:rPr>
        <w:t>If you are using an Angular Material v7 then you observe a visual difference as library make changes to itself with the updated version of the Material Design.</w:t>
      </w:r>
    </w:p>
    <w:p>
      <w:pPr>
        <w:pStyle w:val="Normal"/>
        <w:numPr>
          <w:ilvl w:val="0"/>
          <w:numId w:val="348"/>
        </w:numPr>
        <w:shd w:val="clear" w:color="auto" w:fill="FFFFFF"/>
        <w:spacing w:lineRule="auto" w:line="240" w:beforeAutospacing="1" w:afterAutospacing="1"/>
        <w:rPr>
          <w:rFonts w:ascii="Roboto" w:hAnsi="Roboto" w:eastAsia="Times New Roman" w:cs="Times New Roman"/>
          <w:color w:val="212529"/>
          <w:sz w:val="24"/>
          <w:szCs w:val="24"/>
        </w:rPr>
      </w:pPr>
      <w:r>
        <w:rPr>
          <w:rFonts w:eastAsia="Times New Roman" w:cs="Times New Roman" w:ascii="Roboto" w:hAnsi="Roboto"/>
          <w:b/>
          <w:bCs/>
          <w:color w:val="000000"/>
          <w:sz w:val="24"/>
          <w:szCs w:val="24"/>
        </w:rPr>
        <w:t>Better Accessibility for Selects</w:t>
      </w:r>
    </w:p>
    <w:p>
      <w:pPr>
        <w:pStyle w:val="Normal"/>
        <w:shd w:val="clear" w:color="auto" w:fill="FFFFFF"/>
        <w:spacing w:lineRule="auto" w:line="240" w:before="0" w:afterAutospacing="1"/>
        <w:ind w:left="720" w:hanging="0"/>
        <w:rPr>
          <w:rFonts w:ascii="Roboto" w:hAnsi="Roboto" w:eastAsia="Times New Roman" w:cs="Times New Roman"/>
          <w:color w:val="212529"/>
          <w:sz w:val="24"/>
          <w:szCs w:val="24"/>
        </w:rPr>
      </w:pPr>
      <w:r>
        <w:rPr>
          <w:rFonts w:eastAsia="Times New Roman" w:cs="Times New Roman" w:ascii="Roboto" w:hAnsi="Roboto"/>
          <w:color w:val="000000"/>
          <w:sz w:val="24"/>
          <w:szCs w:val="24"/>
        </w:rPr>
        <w:t>In the updated version, it includes a lot of new features to enhance accessibility for selects. It adds a new feature of the native select inside mat-form-field. It is far better and outperformed than the mat- select.</w:t>
      </w:r>
    </w:p>
    <w:p>
      <w:pPr>
        <w:pStyle w:val="Normal"/>
        <w:shd w:val="clear" w:color="auto" w:fill="FFFFFF"/>
        <w:spacing w:lineRule="auto" w:line="240" w:before="0" w:afterAutospacing="1"/>
        <w:ind w:left="720" w:hanging="0"/>
        <w:rPr>
          <w:rFonts w:ascii="Roboto" w:hAnsi="Roboto" w:eastAsia="Times New Roman" w:cs="Times New Roman"/>
          <w:color w:val="212529"/>
          <w:sz w:val="24"/>
          <w:szCs w:val="24"/>
        </w:rPr>
      </w:pPr>
      <w:r>
        <w:rPr>
          <w:rFonts w:eastAsia="Times New Roman" w:cs="Times New Roman" w:ascii="Roboto" w:hAnsi="Roboto"/>
          <w:color w:val="000000"/>
          <w:sz w:val="24"/>
          <w:szCs w:val="24"/>
        </w:rPr>
        <w:t>Both the select and mat-select are available so you can choose what you want to do.</w:t>
      </w:r>
    </w:p>
    <w:p>
      <w:pPr>
        <w:pStyle w:val="Normal"/>
        <w:numPr>
          <w:ilvl w:val="0"/>
          <w:numId w:val="348"/>
        </w:numPr>
        <w:shd w:val="clear" w:color="auto" w:fill="FFFFFF"/>
        <w:spacing w:lineRule="auto" w:line="240" w:beforeAutospacing="1" w:afterAutospacing="1"/>
        <w:rPr>
          <w:rFonts w:ascii="Roboto" w:hAnsi="Roboto" w:eastAsia="Times New Roman" w:cs="Times New Roman"/>
          <w:color w:val="212529"/>
          <w:sz w:val="24"/>
          <w:szCs w:val="24"/>
        </w:rPr>
      </w:pPr>
      <w:r>
        <w:rPr>
          <w:rFonts w:eastAsia="Times New Roman" w:cs="Times New Roman" w:ascii="Roboto" w:hAnsi="Roboto"/>
          <w:b/>
          <w:bCs/>
          <w:color w:val="000000"/>
          <w:sz w:val="24"/>
          <w:szCs w:val="24"/>
        </w:rPr>
        <w:t>Virtual Scrolling</w:t>
      </w:r>
    </w:p>
    <w:p>
      <w:pPr>
        <w:pStyle w:val="Normal"/>
        <w:shd w:val="clear" w:color="auto" w:fill="FFFFFF"/>
        <w:spacing w:lineRule="auto" w:line="240" w:before="0" w:afterAutospacing="1"/>
        <w:ind w:left="720" w:hanging="0"/>
        <w:rPr>
          <w:rFonts w:ascii="Roboto" w:hAnsi="Roboto" w:eastAsia="Times New Roman" w:cs="Times New Roman"/>
          <w:color w:val="212529"/>
          <w:sz w:val="24"/>
          <w:szCs w:val="24"/>
        </w:rPr>
      </w:pPr>
      <w:r>
        <w:rPr>
          <w:rFonts w:eastAsia="Times New Roman" w:cs="Times New Roman" w:ascii="Roboto" w:hAnsi="Roboto"/>
          <w:color w:val="000000"/>
          <w:sz w:val="24"/>
          <w:szCs w:val="24"/>
        </w:rPr>
        <w:t>The Component Dev Kit (CDK) is available in the market with the great virtual scrolling capabilities that the user can apply by importing the `ScrollingModule`!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r>
        <w:rPr>
          <w:rFonts w:eastAsia="Times New Roman" w:cs="Consolas" w:ascii="Consolas" w:hAnsi="Consolas"/>
          <w:color w:val="000000"/>
          <w:sz w:val="21"/>
          <w:szCs w:val="21"/>
        </w:rPr>
        <w:t xml:space="preserve">&lt;cdk-virtual-scroll-viewport itemSize="20"&gt;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r>
        <w:rPr>
          <w:rFonts w:eastAsia="Times New Roman" w:cs="Consolas" w:ascii="Consolas" w:hAnsi="Consolas"/>
          <w:color w:val="000000"/>
          <w:sz w:val="21"/>
          <w:szCs w:val="21"/>
        </w:rPr>
        <w:t xml:space="preserve">&lt;div *cdkVirtualFor="let dog of dogsArray"&gt; {{dog}}&lt;/div&gt;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r>
        <w:rPr>
          <w:rFonts w:eastAsia="Times New Roman" w:cs="Consolas" w:ascii="Consolas" w:hAnsi="Consolas"/>
          <w:color w:val="000000"/>
          <w:sz w:val="21"/>
          <w:szCs w:val="21"/>
        </w:rPr>
        <w:t xml:space="preserve">&lt;/cdk-virtual-scroll-viewport&gt; </w:t>
      </w:r>
    </w:p>
    <w:p>
      <w:pPr>
        <w:pStyle w:val="Normal"/>
        <w:numPr>
          <w:ilvl w:val="0"/>
          <w:numId w:val="348"/>
        </w:numPr>
        <w:shd w:val="clear" w:color="auto" w:fill="FFFFFF"/>
        <w:spacing w:lineRule="auto" w:line="240" w:beforeAutospacing="1" w:afterAutospacing="1"/>
        <w:rPr>
          <w:rFonts w:ascii="Roboto" w:hAnsi="Roboto" w:eastAsia="Times New Roman" w:cs="Times New Roman"/>
          <w:color w:val="212529"/>
          <w:sz w:val="24"/>
          <w:szCs w:val="24"/>
        </w:rPr>
      </w:pPr>
      <w:r>
        <w:rPr>
          <w:rFonts w:eastAsia="Times New Roman" w:cs="Times New Roman" w:ascii="Roboto" w:hAnsi="Roboto"/>
          <w:b/>
          <w:bCs/>
          <w:color w:val="000000"/>
          <w:sz w:val="24"/>
          <w:szCs w:val="24"/>
        </w:rPr>
        <w:t>Drag &amp; Drop</w:t>
      </w:r>
    </w:p>
    <w:p>
      <w:pPr>
        <w:pStyle w:val="Normal"/>
        <w:shd w:val="clear" w:color="auto" w:fill="FFFFFF"/>
        <w:spacing w:lineRule="auto" w:line="240" w:before="0" w:afterAutospacing="1"/>
        <w:ind w:left="720" w:hanging="0"/>
        <w:rPr>
          <w:rFonts w:ascii="Roboto" w:hAnsi="Roboto" w:eastAsia="Times New Roman" w:cs="Times New Roman"/>
          <w:color w:val="212529"/>
          <w:sz w:val="24"/>
          <w:szCs w:val="24"/>
        </w:rPr>
      </w:pPr>
      <w:r>
        <w:rPr>
          <w:rFonts w:eastAsia="Times New Roman" w:cs="Times New Roman" w:ascii="Roboto" w:hAnsi="Roboto"/>
          <w:color w:val="000000"/>
          <w:sz w:val="24"/>
          <w:szCs w:val="24"/>
        </w:rPr>
        <w:t>The CDK in the new update also now recommends Drag &amp; Drop, which possess these great hallmarks:</w:t>
      </w:r>
    </w:p>
    <w:p>
      <w:pPr>
        <w:pStyle w:val="Normal"/>
        <w:numPr>
          <w:ilvl w:val="0"/>
          <w:numId w:val="348"/>
        </w:numPr>
        <w:shd w:val="clear" w:color="auto" w:fill="FFFFFF"/>
        <w:spacing w:lineRule="auto" w:line="240" w:beforeAutospacing="1" w:afterAutospacing="1"/>
        <w:rPr>
          <w:rFonts w:ascii="Roboto" w:hAnsi="Roboto" w:eastAsia="Times New Roman" w:cs="Times New Roman"/>
          <w:color w:val="212529"/>
          <w:sz w:val="24"/>
          <w:szCs w:val="24"/>
        </w:rPr>
      </w:pPr>
      <w:r>
        <w:rPr>
          <w:rFonts w:eastAsia="Times New Roman" w:cs="Times New Roman" w:ascii="Roboto" w:hAnsi="Roboto"/>
          <w:b/>
          <w:bCs/>
          <w:color w:val="000000"/>
          <w:sz w:val="24"/>
          <w:szCs w:val="24"/>
        </w:rPr>
        <w:t>Automated render as a user moves items</w:t>
      </w:r>
    </w:p>
    <w:p>
      <w:pPr>
        <w:pStyle w:val="Normal"/>
        <w:shd w:val="clear" w:color="auto" w:fill="FFFFFF"/>
        <w:spacing w:lineRule="auto" w:line="240" w:before="0" w:afterAutospacing="1"/>
        <w:ind w:left="720" w:hanging="0"/>
        <w:rPr>
          <w:rFonts w:ascii="Roboto" w:hAnsi="Roboto" w:eastAsia="Times New Roman" w:cs="Times New Roman"/>
          <w:color w:val="212529"/>
          <w:sz w:val="24"/>
          <w:szCs w:val="24"/>
        </w:rPr>
      </w:pPr>
      <w:r>
        <w:rPr>
          <w:rFonts w:eastAsia="Times New Roman" w:cs="Times New Roman" w:ascii="Roboto" w:hAnsi="Roboto"/>
          <w:color w:val="000000"/>
          <w:sz w:val="24"/>
          <w:szCs w:val="24"/>
        </w:rPr>
        <w:t>It is new feature available only in Angular 7</w:t>
      </w:r>
    </w:p>
    <w:p>
      <w:pPr>
        <w:pStyle w:val="Normal"/>
        <w:numPr>
          <w:ilvl w:val="0"/>
          <w:numId w:val="348"/>
        </w:numPr>
        <w:shd w:val="clear" w:color="auto" w:fill="FFFFFF"/>
        <w:spacing w:lineRule="auto" w:line="240" w:beforeAutospacing="1" w:afterAutospacing="1"/>
        <w:rPr>
          <w:rFonts w:ascii="Roboto" w:hAnsi="Roboto" w:eastAsia="Times New Roman" w:cs="Times New Roman"/>
          <w:color w:val="212529"/>
          <w:sz w:val="24"/>
          <w:szCs w:val="24"/>
        </w:rPr>
      </w:pPr>
      <w:r>
        <w:rPr>
          <w:rFonts w:eastAsia="Times New Roman" w:cs="Times New Roman" w:ascii="Roboto" w:hAnsi="Roboto"/>
          <w:b/>
          <w:bCs/>
          <w:color w:val="000000"/>
          <w:sz w:val="24"/>
          <w:szCs w:val="24"/>
        </w:rPr>
        <w:t>Helper methods for reordering/transferring items in lists</w:t>
      </w:r>
    </w:p>
    <w:p>
      <w:pPr>
        <w:pStyle w:val="Normal"/>
        <w:shd w:val="clear" w:color="auto" w:fill="FFFFFF"/>
        <w:spacing w:lineRule="auto" w:line="240" w:before="0" w:afterAutospacing="1"/>
        <w:ind w:left="720" w:hanging="0"/>
        <w:rPr>
          <w:rFonts w:ascii="Roboto" w:hAnsi="Roboto" w:eastAsia="Times New Roman" w:cs="Times New Roman"/>
          <w:color w:val="212529"/>
          <w:sz w:val="24"/>
          <w:szCs w:val="24"/>
        </w:rPr>
      </w:pPr>
      <w:r>
        <w:rPr>
          <w:rFonts w:eastAsia="Times New Roman" w:cs="Times New Roman" w:ascii="Roboto" w:hAnsi="Roboto"/>
          <w:color w:val="000000"/>
          <w:sz w:val="24"/>
          <w:szCs w:val="24"/>
        </w:rPr>
        <w:t>For reordering or transferring items in lists, you can use a helper method: moveItemInArray and transferArrayItem</w:t>
      </w:r>
    </w:p>
    <w:p>
      <w:pPr>
        <w:pStyle w:val="Normal"/>
        <w:numPr>
          <w:ilvl w:val="0"/>
          <w:numId w:val="348"/>
        </w:numPr>
        <w:shd w:val="clear" w:color="auto" w:fill="FFFFFF"/>
        <w:spacing w:lineRule="auto" w:line="240" w:beforeAutospacing="1" w:afterAutospacing="1"/>
        <w:rPr>
          <w:rFonts w:ascii="Roboto" w:hAnsi="Roboto" w:eastAsia="Times New Roman" w:cs="Times New Roman"/>
          <w:color w:val="212529"/>
          <w:sz w:val="24"/>
          <w:szCs w:val="24"/>
        </w:rPr>
      </w:pPr>
      <w:r>
        <w:rPr>
          <w:rFonts w:eastAsia="Times New Roman" w:cs="Times New Roman" w:ascii="Roboto" w:hAnsi="Roboto"/>
          <w:b/>
          <w:bCs/>
          <w:color w:val="000000"/>
          <w:sz w:val="24"/>
          <w:szCs w:val="24"/>
        </w:rPr>
        <w:t>Enhancing Application Performance</w:t>
      </w:r>
    </w:p>
    <w:p>
      <w:pPr>
        <w:pStyle w:val="Normal"/>
        <w:shd w:val="clear" w:color="auto" w:fill="FFFFFF"/>
        <w:spacing w:lineRule="auto" w:line="240" w:before="0" w:afterAutospacing="1"/>
        <w:ind w:left="720" w:hanging="0"/>
        <w:rPr>
          <w:rFonts w:ascii="Roboto" w:hAnsi="Roboto" w:eastAsia="Times New Roman" w:cs="Times New Roman"/>
          <w:color w:val="212529"/>
          <w:sz w:val="24"/>
          <w:szCs w:val="24"/>
        </w:rPr>
      </w:pPr>
      <w:r>
        <w:rPr>
          <w:rFonts w:eastAsia="Times New Roman" w:cs="Times New Roman" w:ascii="Roboto" w:hAnsi="Roboto"/>
          <w:color w:val="000000"/>
          <w:sz w:val="24"/>
          <w:szCs w:val="24"/>
        </w:rPr>
        <w:t>You will get enhanced application performance in Angular 7</w:t>
      </w:r>
    </w:p>
    <w:p>
      <w:pPr>
        <w:pStyle w:val="Normal"/>
        <w:numPr>
          <w:ilvl w:val="0"/>
          <w:numId w:val="348"/>
        </w:numPr>
        <w:shd w:val="clear" w:color="auto" w:fill="FFFFFF"/>
        <w:spacing w:lineRule="auto" w:line="240" w:beforeAutospacing="1" w:afterAutospacing="1"/>
        <w:rPr>
          <w:rFonts w:ascii="Roboto" w:hAnsi="Roboto" w:eastAsia="Times New Roman" w:cs="Times New Roman"/>
          <w:color w:val="212529"/>
          <w:sz w:val="24"/>
          <w:szCs w:val="24"/>
        </w:rPr>
      </w:pPr>
      <w:r>
        <w:rPr>
          <w:rFonts w:eastAsia="Times New Roman" w:cs="Times New Roman" w:ascii="Roboto" w:hAnsi="Roboto"/>
          <w:b/>
          <w:bCs/>
          <w:color w:val="000000"/>
          <w:sz w:val="24"/>
          <w:szCs w:val="24"/>
        </w:rPr>
        <w:t>A safeguard has come into play for the users of Angular 7</w:t>
      </w:r>
    </w:p>
    <w:p>
      <w:pPr>
        <w:pStyle w:val="Normal"/>
        <w:shd w:val="clear" w:color="auto" w:fill="FFFFFF"/>
        <w:spacing w:lineRule="auto" w:line="240" w:before="0" w:afterAutospacing="1"/>
        <w:ind w:left="720" w:hanging="0"/>
        <w:rPr>
          <w:rFonts w:ascii="Roboto" w:hAnsi="Roboto" w:eastAsia="Times New Roman" w:cs="Times New Roman"/>
          <w:color w:val="212529"/>
          <w:sz w:val="24"/>
          <w:szCs w:val="24"/>
        </w:rPr>
      </w:pPr>
      <w:r>
        <w:rPr>
          <w:rFonts w:eastAsia="Times New Roman" w:cs="Times New Roman" w:ascii="Roboto" w:hAnsi="Roboto"/>
          <w:color w:val="000000"/>
          <w:sz w:val="24"/>
          <w:szCs w:val="24"/>
        </w:rPr>
        <w:t>It gives a portent to new application builders when they are crossing the budget with their bundle size. The warning occurs on 2 MB whereas an error occurs over 5 MB. But you don't need to frighten. You can change the limits simply in your angular.json file. The thing you have to do is add in a bit about the warnings and error sizes with budget details.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r>
        <w:rPr>
          <w:rFonts w:eastAsia="Times New Roman" w:cs="Consolas" w:ascii="Consolas" w:hAnsi="Consolas"/>
          <w:color w:val="000000"/>
          <w:sz w:val="21"/>
          <w:szCs w:val="21"/>
        </w:rPr>
        <w:t>"budgets":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r>
        <w:rPr>
          <w:rFonts w:eastAsia="Times New Roman" w:cs="Consolas" w:ascii="Consolas" w:hAnsi="Consolas"/>
          <w:color w:val="000000"/>
          <w:sz w:val="21"/>
          <w:szCs w:val="21"/>
        </w:rPr>
        <w:t xml:space="preserve">  </w:t>
      </w:r>
      <w:r>
        <w:rPr>
          <w:rFonts w:eastAsia="Times New Roman" w:cs="Consolas" w:ascii="Consolas" w:hAnsi="Consolas"/>
          <w:color w:val="000000"/>
          <w:sz w:val="21"/>
          <w:szCs w:val="21"/>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r>
        <w:rPr>
          <w:rFonts w:eastAsia="Times New Roman" w:cs="Consolas" w:ascii="Consolas" w:hAnsi="Consolas"/>
          <w:color w:val="000000"/>
          <w:sz w:val="21"/>
          <w:szCs w:val="21"/>
        </w:rPr>
        <w:t xml:space="preserve">    </w:t>
      </w:r>
      <w:r>
        <w:rPr>
          <w:rFonts w:eastAsia="Times New Roman" w:cs="Consolas" w:ascii="Consolas" w:hAnsi="Consolas"/>
          <w:color w:val="000000"/>
          <w:sz w:val="21"/>
          <w:szCs w:val="21"/>
        </w:rPr>
        <w:t>"type": "initial",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r>
        <w:rPr>
          <w:rFonts w:eastAsia="Times New Roman" w:cs="Consolas" w:ascii="Consolas" w:hAnsi="Consolas"/>
          <w:color w:val="000000"/>
          <w:sz w:val="21"/>
          <w:szCs w:val="21"/>
        </w:rPr>
        <w:t xml:space="preserve">    </w:t>
      </w:r>
      <w:r>
        <w:rPr>
          <w:rFonts w:eastAsia="Times New Roman" w:cs="Consolas" w:ascii="Consolas" w:hAnsi="Consolas"/>
          <w:color w:val="000000"/>
          <w:sz w:val="21"/>
          <w:szCs w:val="21"/>
        </w:rPr>
        <w:t>"maximumWarning": "2mb",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r>
        <w:rPr>
          <w:rFonts w:eastAsia="Times New Roman" w:cs="Consolas" w:ascii="Consolas" w:hAnsi="Consolas"/>
          <w:color w:val="000000"/>
          <w:sz w:val="21"/>
          <w:szCs w:val="21"/>
        </w:rPr>
        <w:t xml:space="preserve">    </w:t>
      </w:r>
      <w:r>
        <w:rPr>
          <w:rFonts w:eastAsia="Times New Roman" w:cs="Consolas" w:ascii="Consolas" w:hAnsi="Consolas"/>
          <w:color w:val="000000"/>
          <w:sz w:val="21"/>
          <w:szCs w:val="21"/>
        </w:rPr>
        <w:t>"maximumError": "5mb"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nsolas" w:hAnsi="Consolas" w:eastAsia="Times New Roman" w:cs="Consolas"/>
          <w:color w:val="212529"/>
          <w:sz w:val="21"/>
          <w:szCs w:val="21"/>
        </w:rPr>
      </w:pPr>
      <w:r>
        <w:rPr>
          <w:rFonts w:eastAsia="Times New Roman" w:cs="Consolas" w:ascii="Consolas" w:hAnsi="Consolas"/>
          <w:color w:val="000000"/>
          <w:sz w:val="21"/>
          <w:szCs w:val="21"/>
        </w:rPr>
        <w:t xml:space="preserve">  </w:t>
      </w:r>
      <w:r>
        <w:rPr>
          <w:rFonts w:eastAsia="Times New Roman" w:cs="Consolas" w:ascii="Consolas" w:hAnsi="Consolas"/>
          <w:color w:val="000000"/>
          <w:sz w:val="21"/>
          <w:szCs w:val="21"/>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nsolas" w:hAnsi="Consolas" w:eastAsia="Times New Roman" w:cs="Consolas"/>
          <w:color w:val="212529"/>
          <w:sz w:val="21"/>
          <w:szCs w:val="21"/>
        </w:rPr>
      </w:pPr>
      <w:r>
        <w:rPr>
          <w:rFonts w:eastAsia="Times New Roman" w:cs="Consolas" w:ascii="Consolas" w:hAnsi="Consolas"/>
          <w:color w:val="000000"/>
          <w:sz w:val="21"/>
          <w:szCs w:val="21"/>
        </w:rPr>
        <w:t>]</w:t>
      </w:r>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70"/>
          <w:sz w:val="27"/>
          <w:szCs w:val="27"/>
          <w:rFonts w:eastAsia="Times New Roman" w:cs="Times New Roman" w:ascii="Roboto" w:hAnsi="Roboto"/>
        </w:rPr>
        <w:instrText> HYPERLINK "https://www.onlineinterviewquestions.com/angular-7-interview-questions/" \l "collapseUnfiled2"</w:instrText>
      </w:r>
      <w:r>
        <w:rPr>
          <w:rStyle w:val="ListLabel1970"/>
          <w:sz w:val="27"/>
          <w:szCs w:val="27"/>
          <w:rFonts w:eastAsia="Times New Roman" w:cs="Times New Roman" w:ascii="Roboto" w:hAnsi="Roboto"/>
        </w:rPr>
        <w:fldChar w:fldCharType="separate"/>
      </w:r>
      <w:ins w:id="2569" w:author="Unknown" w:date="0-00-00T00:00:00Z">
        <w:r>
          <w:rPr>
            <w:rStyle w:val="ListLabel1970"/>
            <w:rFonts w:eastAsia="Times New Roman" w:cs="Times New Roman" w:ascii="Roboto" w:hAnsi="Roboto"/>
            <w:color w:val="000000"/>
            <w:sz w:val="27"/>
            <w:szCs w:val="27"/>
          </w:rPr>
          <w:t>2. What is IVY Renderer? Is it supported by Angular 7?</w:t>
        </w:r>
      </w:ins>
      <w:r>
        <w:rPr>
          <w:rStyle w:val="ListLabel1970"/>
          <w:sz w:val="27"/>
          <w:szCs w:val="27"/>
          <w:rFonts w:eastAsia="Times New Roman" w:cs="Times New Roman" w:ascii="Roboto" w:hAnsi="Roboto"/>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Roboto" w:hAnsi="Roboto" w:eastAsia="Times New Roman" w:cs="Times New Roman"/>
          <w:color w:val="212529"/>
          <w:sz w:val="24"/>
          <w:szCs w:val="24"/>
        </w:rPr>
      </w:pPr>
      <w:ins w:id="2570" w:author="Unknown" w:date="0-00-00T00:00:00Z">
        <w:r>
          <w:rPr>
            <w:rFonts w:eastAsia="Times New Roman" w:cs="Times New Roman" w:ascii="Roboto" w:hAnsi="Roboto"/>
            <w:b/>
            <w:bCs/>
            <w:color w:val="000000"/>
            <w:sz w:val="24"/>
            <w:szCs w:val="24"/>
          </w:rPr>
          <w:t>Angular</w:t>
        </w:r>
      </w:ins>
      <w:ins w:id="2571" w:author="Unknown" w:date="0-00-00T00:00:00Z">
        <w:r>
          <w:rPr>
            <w:rFonts w:eastAsia="Times New Roman" w:cs="Times New Roman" w:ascii="Roboto" w:hAnsi="Roboto"/>
            <w:color w:val="000000"/>
            <w:sz w:val="24"/>
            <w:szCs w:val="24"/>
          </w:rPr>
          <w:t> will be releasing a new kind of rendering pipeline and view engine.</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572" w:author="Unknown" w:date="0-00-00T00:00:00Z">
        <w:r>
          <w:rPr>
            <w:rFonts w:eastAsia="Times New Roman" w:cs="Times New Roman" w:ascii="Roboto" w:hAnsi="Roboto"/>
            <w:color w:val="000000"/>
            <w:sz w:val="24"/>
            <w:szCs w:val="24"/>
          </w:rPr>
          <w:t>The purpose of angular view engine is to translate the templates and components that we have written into the regular HTML and JavaScript so it is easy for the browser to read it comfortably. Ivy is believed to be splendid for the Angular Renderer.</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573" w:author="Unknown" w:date="0-00-00T00:00:00Z">
        <w:r>
          <w:rPr>
            <w:rFonts w:eastAsia="Times New Roman" w:cs="Times New Roman" w:ascii="Roboto" w:hAnsi="Roboto"/>
            <w:color w:val="000000"/>
            <w:sz w:val="24"/>
            <w:szCs w:val="24"/>
          </w:rPr>
          <w:t>Yes, it is supported by Angular 7.</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70"/>
          <w:sz w:val="27"/>
          <w:szCs w:val="27"/>
          <w:rFonts w:eastAsia="Times New Roman" w:cs="Times New Roman" w:ascii="Roboto" w:hAnsi="Roboto"/>
        </w:rPr>
        <w:instrText> HYPERLINK "https://www.onlineinterviewquestions.com/angular-7-interview-questions/" \l "collapseUnfiled3"</w:instrText>
      </w:r>
      <w:r>
        <w:rPr>
          <w:rStyle w:val="ListLabel1970"/>
          <w:sz w:val="27"/>
          <w:szCs w:val="27"/>
          <w:rFonts w:eastAsia="Times New Roman" w:cs="Times New Roman" w:ascii="Roboto" w:hAnsi="Roboto"/>
        </w:rPr>
        <w:fldChar w:fldCharType="separate"/>
      </w:r>
      <w:ins w:id="2574" w:author="Unknown" w:date="0-00-00T00:00:00Z">
        <w:r>
          <w:rPr>
            <w:rStyle w:val="ListLabel1970"/>
            <w:rFonts w:eastAsia="Times New Roman" w:cs="Times New Roman" w:ascii="Roboto" w:hAnsi="Roboto"/>
            <w:color w:val="000000"/>
            <w:sz w:val="27"/>
            <w:szCs w:val="27"/>
          </w:rPr>
          <w:t>3. What are the Core Dependencies of Angular 7?</w:t>
        </w:r>
      </w:ins>
      <w:r>
        <w:rPr>
          <w:rStyle w:val="ListLabel1970"/>
          <w:sz w:val="27"/>
          <w:szCs w:val="27"/>
          <w:rFonts w:eastAsia="Times New Roman" w:cs="Times New Roman" w:ascii="Roboto" w:hAnsi="Roboto"/>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Roboto" w:hAnsi="Roboto" w:eastAsia="Times New Roman" w:cs="Times New Roman"/>
          <w:color w:val="212529"/>
          <w:sz w:val="24"/>
          <w:szCs w:val="24"/>
        </w:rPr>
      </w:pPr>
      <w:ins w:id="2575" w:author="Unknown" w:date="0-00-00T00:00:00Z">
        <w:r>
          <w:rPr>
            <w:rFonts w:eastAsia="Times New Roman" w:cs="Times New Roman" w:ascii="Roboto" w:hAnsi="Roboto"/>
            <w:b/>
            <w:bCs/>
            <w:color w:val="000000"/>
            <w:sz w:val="24"/>
            <w:szCs w:val="24"/>
          </w:rPr>
          <w:t>Core Dependencies  of Angular 7</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576" w:author="Unknown" w:date="0-00-00T00:00:00Z">
        <w:r>
          <w:rPr>
            <w:rFonts w:eastAsia="Times New Roman" w:cs="Times New Roman" w:ascii="Roboto" w:hAnsi="Roboto"/>
            <w:color w:val="000000"/>
            <w:sz w:val="24"/>
            <w:szCs w:val="24"/>
          </w:rPr>
          <w:t>There are two types of core dependencies: RxJS and TypeScript.</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577" w:author="Unknown" w:date="0-00-00T00:00:00Z">
        <w:r>
          <w:rPr>
            <w:rFonts w:eastAsia="Times New Roman" w:cs="Times New Roman" w:ascii="Roboto" w:hAnsi="Roboto"/>
            <w:b/>
            <w:bCs/>
            <w:color w:val="000000"/>
            <w:sz w:val="24"/>
            <w:szCs w:val="24"/>
          </w:rPr>
          <w:t>RxJS 6.3</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578" w:author="Unknown" w:date="0-00-00T00:00:00Z">
        <w:r>
          <w:rPr>
            <w:rFonts w:eastAsia="Times New Roman" w:cs="Times New Roman" w:ascii="Roboto" w:hAnsi="Roboto"/>
            <w:color w:val="000000"/>
            <w:sz w:val="24"/>
            <w:szCs w:val="24"/>
          </w:rPr>
          <w:t>RxJS version 6.3 is used by Angular 7. It has no changes in the version from Angular 6</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579" w:author="Unknown" w:date="0-00-00T00:00:00Z">
        <w:r>
          <w:rPr>
            <w:rFonts w:eastAsia="Times New Roman" w:cs="Times New Roman" w:ascii="Roboto" w:hAnsi="Roboto"/>
            <w:b/>
            <w:bCs/>
            <w:color w:val="000000"/>
            <w:sz w:val="24"/>
            <w:szCs w:val="24"/>
          </w:rPr>
          <w:t>TypeScript 3.1</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580" w:author="Unknown" w:date="0-00-00T00:00:00Z">
        <w:r>
          <w:rPr>
            <w:rFonts w:eastAsia="Times New Roman" w:cs="Times New Roman" w:ascii="Roboto" w:hAnsi="Roboto"/>
            <w:color w:val="000000"/>
            <w:sz w:val="24"/>
            <w:szCs w:val="24"/>
          </w:rPr>
          <w:t>TypeScript version 3.1 is used by Angular 7. It is the upgrade from the version2.9 of Angular 6.</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70"/>
          <w:sz w:val="27"/>
          <w:szCs w:val="27"/>
          <w:rFonts w:eastAsia="Times New Roman" w:cs="Times New Roman" w:ascii="Roboto" w:hAnsi="Roboto"/>
        </w:rPr>
        <w:instrText> HYPERLINK "https://www.onlineinterviewquestions.com/angular-7-interview-questions/" \l "collapseUnfiled4"</w:instrText>
      </w:r>
      <w:r>
        <w:rPr>
          <w:rStyle w:val="ListLabel1970"/>
          <w:sz w:val="27"/>
          <w:szCs w:val="27"/>
          <w:rFonts w:eastAsia="Times New Roman" w:cs="Times New Roman" w:ascii="Roboto" w:hAnsi="Roboto"/>
        </w:rPr>
        <w:fldChar w:fldCharType="separate"/>
      </w:r>
      <w:ins w:id="2581" w:author="Unknown" w:date="0-00-00T00:00:00Z">
        <w:r>
          <w:rPr>
            <w:rStyle w:val="ListLabel1970"/>
            <w:rFonts w:eastAsia="Times New Roman" w:cs="Times New Roman" w:ascii="Roboto" w:hAnsi="Roboto"/>
            <w:color w:val="000000"/>
            <w:sz w:val="27"/>
            <w:szCs w:val="27"/>
          </w:rPr>
          <w:t>4. How to update Angular 4,5, 6 to Angular 7?</w:t>
        </w:r>
      </w:ins>
      <w:r>
        <w:rPr>
          <w:rStyle w:val="ListLabel1970"/>
          <w:sz w:val="27"/>
          <w:szCs w:val="27"/>
          <w:rFonts w:eastAsia="Times New Roman" w:cs="Times New Roman" w:ascii="Roboto" w:hAnsi="Roboto"/>
        </w:rPr>
        <w:fldChar w:fldCharType="end"/>
      </w:r>
    </w:p>
    <w:p>
      <w:pPr>
        <w:pStyle w:val="Normal"/>
        <w:shd w:val="clear" w:color="auto" w:fill="FFFFFF"/>
        <w:spacing w:lineRule="auto" w:line="240" w:before="0" w:after="0"/>
        <w:rPr/>
      </w:pPr>
      <w:r>
        <w:rPr/>
      </w:r>
    </w:p>
    <w:p>
      <w:pPr>
        <w:pStyle w:val="Normal"/>
        <w:numPr>
          <w:ilvl w:val="0"/>
          <w:numId w:val="349"/>
        </w:numPr>
        <w:shd w:val="clear" w:color="auto" w:fill="FFFFFF"/>
        <w:spacing w:lineRule="auto" w:line="240" w:beforeAutospacing="1" w:after="0"/>
        <w:rPr>
          <w:rFonts w:ascii="Roboto" w:hAnsi="Roboto" w:eastAsia="Times New Roman" w:cs="Times New Roman"/>
          <w:color w:val="212529"/>
          <w:sz w:val="24"/>
          <w:szCs w:val="24"/>
        </w:rPr>
      </w:pPr>
      <w:ins w:id="2582" w:author="Unknown" w:date="0-00-00T00:00:00Z">
        <w:r>
          <w:rPr>
            <w:rFonts w:eastAsia="Times New Roman" w:cs="Times New Roman" w:ascii="Roboto" w:hAnsi="Roboto"/>
            <w:color w:val="000000"/>
            <w:sz w:val="24"/>
            <w:szCs w:val="24"/>
          </w:rPr>
          <w:t>First of all, you need to update the </w:t>
        </w:r>
      </w:ins>
      <w:ins w:id="2583" w:author="Unknown" w:date="0-00-00T00:00:00Z">
        <w:r>
          <w:rPr>
            <w:rFonts w:eastAsia="Times New Roman" w:cs="Times New Roman" w:ascii="Roboto" w:hAnsi="Roboto"/>
            <w:b/>
            <w:bCs/>
            <w:color w:val="000000"/>
            <w:sz w:val="24"/>
            <w:szCs w:val="24"/>
          </w:rPr>
          <w:t>Angular version</w:t>
        </w:r>
      </w:ins>
      <w:ins w:id="2584" w:author="Unknown" w:date="0-00-00T00:00:00Z">
        <w:r>
          <w:rPr>
            <w:rFonts w:eastAsia="Times New Roman" w:cs="Times New Roman" w:ascii="Roboto" w:hAnsi="Roboto"/>
            <w:color w:val="000000"/>
            <w:sz w:val="24"/>
            <w:szCs w:val="24"/>
          </w:rPr>
          <w:t> globally by inserting the latest version via the terminal: sudo npm install -g @angular/cli@latest.</w:t>
        </w:r>
      </w:ins>
    </w:p>
    <w:p>
      <w:pPr>
        <w:pStyle w:val="Normal"/>
        <w:numPr>
          <w:ilvl w:val="0"/>
          <w:numId w:val="349"/>
        </w:numPr>
        <w:shd w:val="clear" w:color="auto" w:fill="FFFFFF"/>
        <w:spacing w:lineRule="auto" w:line="240" w:before="0" w:after="0"/>
        <w:rPr>
          <w:rFonts w:ascii="Roboto" w:hAnsi="Roboto" w:eastAsia="Times New Roman" w:cs="Times New Roman"/>
          <w:color w:val="212529"/>
          <w:sz w:val="24"/>
          <w:szCs w:val="24"/>
        </w:rPr>
      </w:pPr>
      <w:ins w:id="2585" w:author="Unknown" w:date="0-00-00T00:00:00Z">
        <w:r>
          <w:rPr>
            <w:rFonts w:eastAsia="Times New Roman" w:cs="Times New Roman" w:ascii="Roboto" w:hAnsi="Roboto"/>
            <w:color w:val="000000"/>
            <w:sz w:val="24"/>
            <w:szCs w:val="24"/>
          </w:rPr>
          <w:t>The next step is to upgrade the version locally in your project and need to assure the altering for the new version are displayed in the package.json file ng update @angular/cli</w:t>
        </w:r>
      </w:ins>
    </w:p>
    <w:p>
      <w:pPr>
        <w:pStyle w:val="Normal"/>
        <w:numPr>
          <w:ilvl w:val="0"/>
          <w:numId w:val="349"/>
        </w:numPr>
        <w:shd w:val="clear" w:color="auto" w:fill="FFFFFF"/>
        <w:spacing w:lineRule="auto" w:line="240" w:before="0" w:after="0"/>
        <w:rPr>
          <w:rFonts w:ascii="Roboto" w:hAnsi="Roboto" w:eastAsia="Times New Roman" w:cs="Times New Roman"/>
          <w:color w:val="212529"/>
          <w:sz w:val="24"/>
          <w:szCs w:val="24"/>
        </w:rPr>
      </w:pPr>
      <w:ins w:id="2586" w:author="Unknown" w:date="0-00-00T00:00:00Z">
        <w:r>
          <w:rPr>
            <w:rFonts w:eastAsia="Times New Roman" w:cs="Times New Roman" w:ascii="Roboto" w:hAnsi="Roboto"/>
            <w:color w:val="000000"/>
            <w:sz w:val="24"/>
            <w:szCs w:val="24"/>
          </w:rPr>
          <w:t>When it is done, upgrade all your dependencies and dev dependencies in package.json</w:t>
        </w:r>
      </w:ins>
    </w:p>
    <w:p>
      <w:pPr>
        <w:pStyle w:val="Normal"/>
        <w:numPr>
          <w:ilvl w:val="0"/>
          <w:numId w:val="349"/>
        </w:numPr>
        <w:shd w:val="clear" w:color="auto" w:fill="FFFFFF"/>
        <w:spacing w:lineRule="auto" w:line="240" w:before="0" w:after="0"/>
        <w:rPr>
          <w:rFonts w:ascii="Roboto" w:hAnsi="Roboto" w:eastAsia="Times New Roman" w:cs="Times New Roman"/>
          <w:color w:val="212529"/>
          <w:sz w:val="24"/>
          <w:szCs w:val="24"/>
        </w:rPr>
      </w:pPr>
      <w:ins w:id="2587" w:author="Unknown" w:date="0-00-00T00:00:00Z">
        <w:r>
          <w:rPr>
            <w:rFonts w:eastAsia="Times New Roman" w:cs="Times New Roman" w:ascii="Roboto" w:hAnsi="Roboto"/>
            <w:color w:val="000000"/>
            <w:sz w:val="24"/>
            <w:szCs w:val="24"/>
          </w:rPr>
          <w:t>To build Angular applications, Angular-devkit was introduced in Angular 6 that needs the dependency on the CLI projects.</w:t>
        </w:r>
      </w:ins>
    </w:p>
    <w:p>
      <w:pPr>
        <w:pStyle w:val="Normal"/>
        <w:numPr>
          <w:ilvl w:val="0"/>
          <w:numId w:val="349"/>
        </w:numPr>
        <w:shd w:val="clear" w:color="auto" w:fill="FFFFFF"/>
        <w:spacing w:lineRule="auto" w:line="240" w:before="0" w:after="0"/>
        <w:rPr>
          <w:rFonts w:ascii="Roboto" w:hAnsi="Roboto" w:eastAsia="Times New Roman" w:cs="Times New Roman"/>
          <w:color w:val="212529"/>
          <w:sz w:val="24"/>
          <w:szCs w:val="24"/>
        </w:rPr>
      </w:pPr>
      <w:ins w:id="2588" w:author="Unknown" w:date="0-00-00T00:00:00Z">
        <w:r>
          <w:rPr>
            <w:rFonts w:eastAsia="Times New Roman" w:cs="Times New Roman" w:ascii="Roboto" w:hAnsi="Roboto"/>
            <w:color w:val="000000"/>
            <w:sz w:val="24"/>
            <w:szCs w:val="24"/>
          </w:rPr>
          <w:t>With all of this, you'll also require to upgrade the version for Typescriptnpm install typescript@2.9.2 --save-dev</w:t>
        </w:r>
      </w:ins>
    </w:p>
    <w:p>
      <w:pPr>
        <w:pStyle w:val="Normal"/>
        <w:numPr>
          <w:ilvl w:val="0"/>
          <w:numId w:val="349"/>
        </w:numPr>
        <w:shd w:val="clear" w:color="auto" w:fill="FFFFFF"/>
        <w:spacing w:lineRule="auto" w:line="240" w:before="0" w:after="0"/>
        <w:rPr>
          <w:rFonts w:ascii="Roboto" w:hAnsi="Roboto" w:eastAsia="Times New Roman" w:cs="Times New Roman"/>
          <w:color w:val="212529"/>
          <w:sz w:val="24"/>
          <w:szCs w:val="24"/>
        </w:rPr>
      </w:pPr>
      <w:ins w:id="2589" w:author="Unknown" w:date="0-00-00T00:00:00Z">
        <w:r>
          <w:rPr>
            <w:rFonts w:eastAsia="Times New Roman" w:cs="Times New Roman" w:ascii="Roboto" w:hAnsi="Roboto"/>
            <w:color w:val="000000"/>
            <w:sz w:val="24"/>
            <w:szCs w:val="24"/>
          </w:rPr>
          <w:t>Then, you need to relocate the configuration of angular-cli.json to angular.json ng update @angular/cli and ng update @angular/core.</w:t>
        </w:r>
      </w:ins>
    </w:p>
    <w:p>
      <w:pPr>
        <w:pStyle w:val="Normal"/>
        <w:numPr>
          <w:ilvl w:val="0"/>
          <w:numId w:val="349"/>
        </w:numPr>
        <w:shd w:val="clear" w:color="auto" w:fill="FFFFFF"/>
        <w:spacing w:lineRule="auto" w:line="240" w:before="0" w:after="0"/>
        <w:rPr>
          <w:rFonts w:ascii="Roboto" w:hAnsi="Roboto" w:eastAsia="Times New Roman" w:cs="Times New Roman"/>
          <w:color w:val="212529"/>
          <w:sz w:val="24"/>
          <w:szCs w:val="24"/>
        </w:rPr>
      </w:pPr>
      <w:ins w:id="2590" w:author="Unknown" w:date="0-00-00T00:00:00Z">
        <w:r>
          <w:rPr>
            <w:rFonts w:eastAsia="Times New Roman" w:cs="Times New Roman" w:ascii="Roboto" w:hAnsi="Roboto"/>
            <w:color w:val="000000"/>
            <w:sz w:val="24"/>
            <w:szCs w:val="24"/>
          </w:rPr>
          <w:t>Use this command: ng update @angular/material in case of Angular material is used.</w:t>
        </w:r>
      </w:ins>
    </w:p>
    <w:p>
      <w:pPr>
        <w:pStyle w:val="Normal"/>
        <w:numPr>
          <w:ilvl w:val="0"/>
          <w:numId w:val="349"/>
        </w:numPr>
        <w:shd w:val="clear" w:color="auto" w:fill="FFFFFF"/>
        <w:spacing w:lineRule="auto" w:line="240" w:before="0" w:after="0"/>
        <w:rPr>
          <w:rFonts w:ascii="Roboto" w:hAnsi="Roboto" w:eastAsia="Times New Roman" w:cs="Times New Roman"/>
          <w:color w:val="212529"/>
          <w:sz w:val="24"/>
          <w:szCs w:val="24"/>
        </w:rPr>
      </w:pPr>
      <w:ins w:id="2591" w:author="Unknown" w:date="0-00-00T00:00:00Z">
        <w:r>
          <w:rPr>
            <w:rFonts w:eastAsia="Times New Roman" w:cs="Times New Roman" w:ascii="Roboto" w:hAnsi="Roboto"/>
            <w:color w:val="000000"/>
            <w:sz w:val="24"/>
            <w:szCs w:val="24"/>
          </w:rPr>
          <w:t>The next step is the removal of deprecated RxJS 6 features npm install -g rxjs-tslint rxjs-5-to-6-migrate -p src/tsconfig.app.json</w:t>
        </w:r>
      </w:ins>
    </w:p>
    <w:p>
      <w:pPr>
        <w:pStyle w:val="Normal"/>
        <w:numPr>
          <w:ilvl w:val="0"/>
          <w:numId w:val="349"/>
        </w:numPr>
        <w:shd w:val="clear" w:color="auto" w:fill="FFFFFF"/>
        <w:spacing w:lineRule="auto" w:line="240" w:before="0" w:after="0"/>
        <w:rPr>
          <w:rFonts w:ascii="Roboto" w:hAnsi="Roboto" w:eastAsia="Times New Roman" w:cs="Times New Roman"/>
          <w:color w:val="212529"/>
          <w:sz w:val="24"/>
          <w:szCs w:val="24"/>
        </w:rPr>
      </w:pPr>
      <w:ins w:id="2592" w:author="Unknown" w:date="0-00-00T00:00:00Z">
        <w:r>
          <w:rPr>
            <w:rFonts w:eastAsia="Times New Roman" w:cs="Times New Roman" w:ascii="Roboto" w:hAnsi="Roboto"/>
            <w:color w:val="000000"/>
            <w:sz w:val="24"/>
            <w:szCs w:val="24"/>
          </w:rPr>
          <w:t>When it is done, uninstall rxjs-compat as it is not required for Angular npm uninstall --save rxjs-compat</w:t>
        </w:r>
      </w:ins>
    </w:p>
    <w:p>
      <w:pPr>
        <w:pStyle w:val="Normal"/>
        <w:numPr>
          <w:ilvl w:val="0"/>
          <w:numId w:val="349"/>
        </w:numPr>
        <w:shd w:val="clear" w:color="auto" w:fill="FFFFFF"/>
        <w:spacing w:lineRule="auto" w:line="240" w:before="0" w:after="0"/>
        <w:rPr>
          <w:rFonts w:ascii="Roboto" w:hAnsi="Roboto" w:eastAsia="Times New Roman" w:cs="Times New Roman"/>
          <w:color w:val="212529"/>
          <w:sz w:val="24"/>
          <w:szCs w:val="24"/>
        </w:rPr>
      </w:pPr>
      <w:ins w:id="2593" w:author="Unknown" w:date="0-00-00T00:00:00Z">
        <w:r>
          <w:rPr>
            <w:rFonts w:eastAsia="Times New Roman" w:cs="Times New Roman" w:ascii="Roboto" w:hAnsi="Roboto"/>
            <w:color w:val="000000"/>
            <w:sz w:val="24"/>
            <w:szCs w:val="24"/>
          </w:rPr>
          <w:t>Also change import { Observable } from 'rxjs/Observable'; to import { Observable } from 'rxjs';</w:t>
        </w:r>
      </w:ins>
    </w:p>
    <w:p>
      <w:pPr>
        <w:pStyle w:val="Normal"/>
        <w:numPr>
          <w:ilvl w:val="0"/>
          <w:numId w:val="349"/>
        </w:numPr>
        <w:shd w:val="clear" w:color="auto" w:fill="FFFFFF"/>
        <w:spacing w:lineRule="auto" w:line="240" w:before="0" w:afterAutospacing="1"/>
        <w:rPr>
          <w:rFonts w:ascii="Roboto" w:hAnsi="Roboto" w:eastAsia="Times New Roman" w:cs="Times New Roman"/>
          <w:color w:val="212529"/>
          <w:sz w:val="24"/>
          <w:szCs w:val="24"/>
        </w:rPr>
      </w:pPr>
      <w:ins w:id="2594" w:author="Unknown" w:date="0-00-00T00:00:00Z">
        <w:r>
          <w:rPr>
            <w:rFonts w:eastAsia="Times New Roman" w:cs="Times New Roman" w:ascii="Roboto" w:hAnsi="Roboto"/>
            <w:color w:val="000000"/>
            <w:sz w:val="24"/>
            <w:szCs w:val="24"/>
          </w:rPr>
          <w:t>Finally, you are able to start your Angular 7 application by using ng serve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70"/>
          <w:sz w:val="27"/>
          <w:szCs w:val="27"/>
          <w:rFonts w:eastAsia="Times New Roman" w:cs="Times New Roman" w:ascii="Roboto" w:hAnsi="Roboto"/>
        </w:rPr>
        <w:instrText> HYPERLINK "https://www.onlineinterviewquestions.com/angular-7-interview-questions/" \l "collapseUnfiled5"</w:instrText>
      </w:r>
      <w:r>
        <w:rPr>
          <w:rStyle w:val="ListLabel1970"/>
          <w:sz w:val="27"/>
          <w:szCs w:val="27"/>
          <w:rFonts w:eastAsia="Times New Roman" w:cs="Times New Roman" w:ascii="Roboto" w:hAnsi="Roboto"/>
        </w:rPr>
        <w:fldChar w:fldCharType="separate"/>
      </w:r>
      <w:ins w:id="2595" w:author="Unknown" w:date="0-00-00T00:00:00Z">
        <w:r>
          <w:rPr>
            <w:rStyle w:val="ListLabel1970"/>
            <w:rFonts w:eastAsia="Times New Roman" w:cs="Times New Roman" w:ascii="Roboto" w:hAnsi="Roboto"/>
            <w:color w:val="000000"/>
            <w:sz w:val="27"/>
            <w:szCs w:val="27"/>
          </w:rPr>
          <w:t>5. How to generate a class in Angular 7 using CLI?</w:t>
        </w:r>
      </w:ins>
      <w:r>
        <w:rPr>
          <w:rStyle w:val="ListLabel1970"/>
          <w:sz w:val="27"/>
          <w:szCs w:val="27"/>
          <w:rFonts w:eastAsia="Times New Roman" w:cs="Times New Roman" w:ascii="Roboto" w:hAnsi="Roboto"/>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Roboto" w:hAnsi="Roboto" w:eastAsia="Times New Roman" w:cs="Times New Roman"/>
          <w:color w:val="212529"/>
          <w:sz w:val="24"/>
          <w:szCs w:val="24"/>
        </w:rPr>
      </w:pPr>
      <w:ins w:id="2596" w:author="Unknown" w:date="0-00-00T00:00:00Z">
        <w:r>
          <w:rPr>
            <w:rFonts w:eastAsia="Times New Roman" w:cs="Times New Roman" w:ascii="Roboto" w:hAnsi="Roboto"/>
            <w:b/>
            <w:bCs/>
            <w:color w:val="000000"/>
            <w:sz w:val="24"/>
            <w:szCs w:val="24"/>
          </w:rPr>
          <w:t>Create a class in ANgular 7 using below code:</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597" w:author="Unknown" w:date="0-00-00T00:00:00Z">
        <w:r>
          <w:rPr>
            <w:rFonts w:eastAsia="Times New Roman" w:cs="Times New Roman" w:ascii="Roboto" w:hAnsi="Roboto"/>
            <w:color w:val="000000"/>
            <w:sz w:val="24"/>
            <w:szCs w:val="24"/>
          </w:rPr>
          <w:t>ng generate </w:t>
        </w:r>
      </w:ins>
      <w:ins w:id="2598" w:author="Unknown" w:date="0-00-00T00:00:00Z">
        <w:r>
          <w:rPr>
            <w:rFonts w:eastAsia="Times New Roman" w:cs="Times New Roman" w:ascii="Roboto" w:hAnsi="Roboto"/>
            <w:b/>
            <w:bCs/>
            <w:color w:val="000000"/>
            <w:sz w:val="24"/>
            <w:szCs w:val="24"/>
          </w:rPr>
          <w:t>class</w:t>
        </w:r>
      </w:ins>
      <w:ins w:id="2599" w:author="Unknown" w:date="0-00-00T00:00:00Z">
        <w:r>
          <w:rPr>
            <w:rFonts w:eastAsia="Times New Roman" w:cs="Times New Roman" w:ascii="Roboto" w:hAnsi="Roboto"/>
            <w:color w:val="000000"/>
            <w:sz w:val="24"/>
            <w:szCs w:val="24"/>
          </w:rPr>
          <w:t> &lt;name&gt; [options]</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600" w:author="Unknown" w:date="0-00-00T00:00:00Z">
        <w:r>
          <w:rPr>
            <w:rFonts w:eastAsia="Times New Roman" w:cs="Times New Roman" w:ascii="Roboto" w:hAnsi="Roboto"/>
            <w:color w:val="000000"/>
            <w:sz w:val="24"/>
            <w:szCs w:val="24"/>
          </w:rPr>
          <w:t>ng g </w:t>
        </w:r>
      </w:ins>
      <w:ins w:id="2601" w:author="Unknown" w:date="0-00-00T00:00:00Z">
        <w:r>
          <w:rPr>
            <w:rFonts w:eastAsia="Times New Roman" w:cs="Times New Roman" w:ascii="Roboto" w:hAnsi="Roboto"/>
            <w:b/>
            <w:bCs/>
            <w:color w:val="000000"/>
            <w:sz w:val="24"/>
            <w:szCs w:val="24"/>
          </w:rPr>
          <w:t>class</w:t>
        </w:r>
      </w:ins>
      <w:ins w:id="2602" w:author="Unknown" w:date="0-00-00T00:00:00Z">
        <w:r>
          <w:rPr>
            <w:rFonts w:eastAsia="Times New Roman" w:cs="Times New Roman" w:ascii="Roboto" w:hAnsi="Roboto"/>
            <w:color w:val="000000"/>
            <w:sz w:val="24"/>
            <w:szCs w:val="24"/>
          </w:rPr>
          <w:t> &lt;name&gt; [options]</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603" w:author="Unknown" w:date="0-00-00T00:00:00Z">
        <w:r>
          <w:rPr>
            <w:rFonts w:eastAsia="Times New Roman" w:cs="Times New Roman" w:ascii="Roboto" w:hAnsi="Roboto"/>
            <w:color w:val="000000"/>
            <w:sz w:val="24"/>
            <w:szCs w:val="24"/>
          </w:rPr>
          <w:t>Where name refers to the name of a class.</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604" w:author="Unknown" w:date="0-00-00T00:00:00Z">
        <w:r>
          <w:rPr>
            <w:rFonts w:eastAsia="Times New Roman" w:cs="Times New Roman" w:ascii="Roboto" w:hAnsi="Roboto"/>
            <w:color w:val="000000"/>
            <w:sz w:val="24"/>
            <w:szCs w:val="24"/>
          </w:rPr>
          <w:t>Options refer to the project name, spec value in Boolean or type of a file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70"/>
          <w:sz w:val="27"/>
          <w:szCs w:val="27"/>
          <w:rFonts w:eastAsia="Times New Roman" w:cs="Times New Roman" w:ascii="Roboto" w:hAnsi="Roboto"/>
        </w:rPr>
        <w:instrText> HYPERLINK "https://www.onlineinterviewquestions.com/angular-7-interview-questions/" \l "collapseUnfiled6"</w:instrText>
      </w:r>
      <w:r>
        <w:rPr>
          <w:rStyle w:val="ListLabel1970"/>
          <w:sz w:val="27"/>
          <w:szCs w:val="27"/>
          <w:rFonts w:eastAsia="Times New Roman" w:cs="Times New Roman" w:ascii="Roboto" w:hAnsi="Roboto"/>
        </w:rPr>
        <w:fldChar w:fldCharType="separate"/>
      </w:r>
      <w:ins w:id="2605" w:author="Unknown" w:date="0-00-00T00:00:00Z">
        <w:r>
          <w:rPr>
            <w:rStyle w:val="ListLabel1970"/>
            <w:rFonts w:eastAsia="Times New Roman" w:cs="Times New Roman" w:ascii="Roboto" w:hAnsi="Roboto"/>
            <w:color w:val="000000"/>
            <w:sz w:val="27"/>
            <w:szCs w:val="27"/>
          </w:rPr>
          <w:t>6. How can you handle events in Angular 7?</w:t>
        </w:r>
      </w:ins>
      <w:r>
        <w:rPr>
          <w:rStyle w:val="ListLabel1970"/>
          <w:sz w:val="27"/>
          <w:szCs w:val="27"/>
          <w:rFonts w:eastAsia="Times New Roman" w:cs="Times New Roman" w:ascii="Roboto" w:hAnsi="Roboto"/>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Roboto" w:hAnsi="Roboto" w:eastAsia="Times New Roman" w:cs="Times New Roman"/>
          <w:color w:val="212529"/>
          <w:sz w:val="24"/>
          <w:szCs w:val="24"/>
        </w:rPr>
      </w:pPr>
      <w:ins w:id="2606" w:author="Unknown" w:date="0-00-00T00:00:00Z">
        <w:r>
          <w:rPr>
            <w:rFonts w:eastAsia="Times New Roman" w:cs="Times New Roman" w:ascii="Roboto" w:hAnsi="Roboto"/>
            <w:color w:val="000000"/>
            <w:sz w:val="24"/>
            <w:szCs w:val="24"/>
          </w:rPr>
          <w:t>There are various methods to handle </w:t>
        </w:r>
      </w:ins>
      <w:ins w:id="2607" w:author="Unknown" w:date="0-00-00T00:00:00Z">
        <w:r>
          <w:rPr>
            <w:rFonts w:eastAsia="Times New Roman" w:cs="Times New Roman" w:ascii="Roboto" w:hAnsi="Roboto"/>
            <w:b/>
            <w:bCs/>
            <w:color w:val="000000"/>
            <w:sz w:val="24"/>
            <w:szCs w:val="24"/>
          </w:rPr>
          <w:t>events in Angular 7</w:t>
        </w:r>
      </w:ins>
      <w:ins w:id="2608" w:author="Unknown" w:date="0-00-00T00:00:00Z">
        <w:r>
          <w:rPr>
            <w:rFonts w:eastAsia="Times New Roman" w:cs="Times New Roman" w:ascii="Roboto" w:hAnsi="Roboto"/>
            <w:color w:val="000000"/>
            <w:sz w:val="24"/>
            <w:szCs w:val="24"/>
          </w:rPr>
          <w:t>. These are:</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609" w:author="Unknown" w:date="0-00-00T00:00:00Z">
        <w:r>
          <w:rPr>
            <w:rFonts w:eastAsia="Times New Roman" w:cs="Times New Roman" w:ascii="Roboto" w:hAnsi="Roboto"/>
            <w:b/>
            <w:bCs/>
            <w:color w:val="000000"/>
            <w:sz w:val="24"/>
            <w:szCs w:val="24"/>
          </w:rPr>
          <w:t>1. Binding to user input events:</w:t>
        </w:r>
      </w:ins>
      <w:ins w:id="2610" w:author="Unknown" w:date="0-00-00T00:00:00Z">
        <w:r>
          <w:rPr>
            <w:rFonts w:eastAsia="Times New Roman" w:cs="Times New Roman" w:ascii="Roboto" w:hAnsi="Roboto"/>
            <w:color w:val="000000"/>
            <w:sz w:val="24"/>
            <w:szCs w:val="24"/>
          </w:rPr>
          <w:t> You are able to use the Angular event binding to answer to DOM event. User input triggers so many DOM events. It is a very effective method to get input from the user.</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611" w:author="Unknown" w:date="0-00-00T00:00:00Z">
        <w:r>
          <w:rPr>
            <w:rFonts w:eastAsia="Times New Roman" w:cs="Times New Roman" w:ascii="Roboto" w:hAnsi="Roboto"/>
            <w:color w:val="000000"/>
            <w:sz w:val="24"/>
            <w:szCs w:val="24"/>
          </w:rPr>
          <w:t>For example,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2612" w:author="Unknown" w:date="0-00-00T00:00:00Z">
        <w:r>
          <w:rPr>
            <w:rFonts w:eastAsia="Times New Roman" w:cs="Consolas" w:ascii="Consolas" w:hAnsi="Consolas"/>
            <w:color w:val="000000"/>
            <w:sz w:val="21"/>
            <w:szCs w:val="21"/>
          </w:rPr>
          <w:t>&lt;button (click)="</w:t>
        </w:r>
      </w:ins>
      <w:ins w:id="2613" w:author="Unknown" w:date="0-00-00T00:00:00Z">
        <w:r>
          <w:rPr>
            <w:rFonts w:eastAsia="Times New Roman" w:cs="Consolas" w:ascii="Consolas" w:hAnsi="Consolas"/>
            <w:b/>
            <w:bCs/>
            <w:color w:val="000000"/>
            <w:sz w:val="21"/>
            <w:szCs w:val="21"/>
          </w:rPr>
          <w:t>onClickMe</w:t>
        </w:r>
      </w:ins>
      <w:ins w:id="2614" w:author="Unknown" w:date="0-00-00T00:00:00Z">
        <w:r>
          <w:rPr>
            <w:rFonts w:eastAsia="Times New Roman" w:cs="Consolas" w:ascii="Consolas" w:hAnsi="Consolas"/>
            <w:color w:val="000000"/>
            <w:sz w:val="21"/>
            <w:szCs w:val="21"/>
          </w:rPr>
          <w:t>()"&gt;Click me!&lt;/button&gt;</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615" w:author="Unknown" w:date="0-00-00T00:00:00Z">
        <w:r>
          <w:rPr>
            <w:rFonts w:eastAsia="Times New Roman" w:cs="Times New Roman" w:ascii="Roboto" w:hAnsi="Roboto"/>
            <w:b/>
            <w:bCs/>
            <w:color w:val="000000"/>
            <w:sz w:val="24"/>
            <w:szCs w:val="24"/>
          </w:rPr>
          <w:t>2. Get user input from the event object:</w:t>
        </w:r>
      </w:ins>
      <w:ins w:id="2616" w:author="Unknown" w:date="0-00-00T00:00:00Z">
        <w:r>
          <w:rPr>
            <w:rFonts w:eastAsia="Times New Roman" w:cs="Times New Roman" w:ascii="Roboto" w:hAnsi="Roboto"/>
            <w:color w:val="000000"/>
            <w:sz w:val="24"/>
            <w:szCs w:val="24"/>
          </w:rPr>
          <w:t> DOM carries a cargo of the information that possibly is valuable for the components. Here is an example to show you the keyup event of an input box to obtain the user's input after every stroke</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2617" w:author="Unknown" w:date="0-00-00T00:00:00Z">
        <w:r>
          <w:rPr>
            <w:rFonts w:eastAsia="Times New Roman" w:cs="Consolas" w:ascii="Consolas" w:hAnsi="Consolas"/>
            <w:color w:val="000000"/>
            <w:sz w:val="21"/>
            <w:szCs w:val="21"/>
          </w:rPr>
          <w:t xml:space="preserve">src/app/keyup.components.ts (template v.1)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2618" w:author="Unknown" w:date="0-00-00T00:00:00Z">
        <w:r>
          <w:rPr>
            <w:rFonts w:eastAsia="Times New Roman" w:cs="Consolas" w:ascii="Consolas" w:hAnsi="Consolas"/>
            <w:color w:val="000000"/>
            <w:sz w:val="21"/>
            <w:szCs w:val="21"/>
          </w:rPr>
          <w:t xml:space="preserve">content_copy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2619" w:author="Unknown" w:date="0-00-00T00:00:00Z">
        <w:r>
          <w:rPr>
            <w:rFonts w:eastAsia="Times New Roman" w:cs="Consolas" w:ascii="Consolas" w:hAnsi="Consolas"/>
            <w:color w:val="000000"/>
            <w:sz w:val="21"/>
            <w:szCs w:val="21"/>
          </w:rPr>
          <w:t xml:space="preserve">template: `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2620" w:author="Unknown" w:date="0-00-00T00:00:00Z">
        <w:r>
          <w:rPr>
            <w:rFonts w:eastAsia="Times New Roman" w:cs="Consolas" w:ascii="Consolas" w:hAnsi="Consolas"/>
            <w:color w:val="000000"/>
            <w:sz w:val="21"/>
            <w:szCs w:val="21"/>
          </w:rPr>
          <w:t xml:space="preserve">&lt;input (keyup)="onKey($event)"&gt; </w:t>
        </w:r>
      </w:ins>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212529"/>
          <w:sz w:val="21"/>
          <w:szCs w:val="21"/>
        </w:rPr>
      </w:pPr>
      <w:ins w:id="2621" w:author="Unknown" w:date="0-00-00T00:00:00Z">
        <w:r>
          <w:rPr>
            <w:rFonts w:eastAsia="Times New Roman" w:cs="Consolas" w:ascii="Consolas" w:hAnsi="Consolas"/>
            <w:color w:val="000000"/>
            <w:sz w:val="21"/>
            <w:szCs w:val="21"/>
          </w:rPr>
          <w:t>&lt;p&gt;{{values}} &lt;/p&gt;</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622" w:author="Unknown" w:date="0-00-00T00:00:00Z">
        <w:r>
          <w:rPr>
            <w:rFonts w:eastAsia="Times New Roman" w:cs="Times New Roman" w:ascii="Roboto" w:hAnsi="Roboto"/>
            <w:b/>
            <w:bCs/>
            <w:color w:val="000000"/>
            <w:sz w:val="24"/>
            <w:szCs w:val="24"/>
          </w:rPr>
          <w:t>3. Key event filtering:</w:t>
        </w:r>
      </w:ins>
      <w:ins w:id="2623" w:author="Unknown" w:date="0-00-00T00:00:00Z">
        <w:r>
          <w:rPr>
            <w:rFonts w:eastAsia="Times New Roman" w:cs="Times New Roman" w:ascii="Roboto" w:hAnsi="Roboto"/>
            <w:color w:val="000000"/>
            <w:sz w:val="24"/>
            <w:szCs w:val="24"/>
          </w:rPr>
          <w:t> Every keystroke is heard by the (keyup) event handler. The enter keys matter the most as it provides the sign of the user that he has done with the typing. The most efficient method of eliminating the noise is to look after every $event.keyCode and the action is taken only when the enter key is pressed.</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70"/>
          <w:sz w:val="27"/>
          <w:szCs w:val="27"/>
          <w:rFonts w:eastAsia="Times New Roman" w:cs="Times New Roman" w:ascii="Roboto" w:hAnsi="Roboto"/>
        </w:rPr>
        <w:instrText> HYPERLINK "https://www.onlineinterviewquestions.com/angular-7-interview-questions/" \l "collapseUnfiled7"</w:instrText>
      </w:r>
      <w:r>
        <w:rPr>
          <w:rStyle w:val="ListLabel1970"/>
          <w:sz w:val="27"/>
          <w:szCs w:val="27"/>
          <w:rFonts w:eastAsia="Times New Roman" w:cs="Times New Roman" w:ascii="Roboto" w:hAnsi="Roboto"/>
        </w:rPr>
        <w:fldChar w:fldCharType="separate"/>
      </w:r>
      <w:ins w:id="2624" w:author="Unknown" w:date="0-00-00T00:00:00Z">
        <w:r>
          <w:rPr>
            <w:rStyle w:val="ListLabel1970"/>
            <w:rFonts w:eastAsia="Times New Roman" w:cs="Times New Roman" w:ascii="Roboto" w:hAnsi="Roboto"/>
            <w:color w:val="000000"/>
            <w:sz w:val="27"/>
            <w:szCs w:val="27"/>
          </w:rPr>
          <w:t>7. Explain Bazel?</w:t>
        </w:r>
      </w:ins>
      <w:r>
        <w:rPr>
          <w:rStyle w:val="ListLabel1970"/>
          <w:sz w:val="27"/>
          <w:szCs w:val="27"/>
          <w:rFonts w:eastAsia="Times New Roman" w:cs="Times New Roman" w:ascii="Roboto" w:hAnsi="Roboto"/>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pPr>
      <w:ins w:id="2625" w:author="Unknown" w:date="0-00-00T00:00:00Z">
        <w:r>
          <w:rPr>
            <w:rFonts w:eastAsia="Times New Roman" w:cs="Times New Roman" w:ascii="Roboto" w:hAnsi="Roboto"/>
            <w:color w:val="000000"/>
            <w:sz w:val="24"/>
            <w:szCs w:val="24"/>
          </w:rPr>
          <w:t>Bazel is a test tool just like the Make, </w:t>
        </w:r>
      </w:ins>
      <w:hyperlink r:id="rId185" w:tgtFrame="_blank">
        <w:ins w:id="2626" w:author="Unknown" w:date="0-00-00T00:00:00Z">
          <w:r>
            <w:rPr>
              <w:rStyle w:val="ListLabel1971"/>
              <w:rFonts w:eastAsia="Times New Roman" w:cs="Times New Roman" w:ascii="Roboto" w:hAnsi="Roboto"/>
              <w:color w:val="000000"/>
              <w:sz w:val="24"/>
              <w:szCs w:val="24"/>
              <w:u w:val="single"/>
            </w:rPr>
            <w:t>Maven</w:t>
          </w:r>
        </w:ins>
      </w:hyperlink>
      <w:ins w:id="2627" w:author="Unknown" w:date="0-00-00T00:00:00Z">
        <w:r>
          <w:rPr>
            <w:rFonts w:eastAsia="Times New Roman" w:cs="Times New Roman" w:ascii="Roboto" w:hAnsi="Roboto"/>
            <w:color w:val="000000"/>
            <w:sz w:val="24"/>
            <w:szCs w:val="24"/>
          </w:rPr>
          <w:t> and Gradle and it is an open-source build. Bazel utilizes readable and high-level build language. It handles the project in a great number of languages and builds the product for a large number of platforms. Moreover, it supports multiple users and large codebases over several repositories.</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70"/>
          <w:sz w:val="27"/>
          <w:szCs w:val="27"/>
          <w:rFonts w:eastAsia="Times New Roman" w:cs="Times New Roman" w:ascii="Roboto" w:hAnsi="Roboto"/>
        </w:rPr>
        <w:instrText> HYPERLINK "https://www.onlineinterviewquestions.com/angular-7-interview-questions/" \l "collapseUnfiled8"</w:instrText>
      </w:r>
      <w:r>
        <w:rPr>
          <w:rStyle w:val="ListLabel1970"/>
          <w:sz w:val="27"/>
          <w:szCs w:val="27"/>
          <w:rFonts w:eastAsia="Times New Roman" w:cs="Times New Roman" w:ascii="Roboto" w:hAnsi="Roboto"/>
        </w:rPr>
        <w:fldChar w:fldCharType="separate"/>
      </w:r>
      <w:ins w:id="2628" w:author="Unknown" w:date="0-00-00T00:00:00Z">
        <w:r>
          <w:rPr>
            <w:rStyle w:val="ListLabel1970"/>
            <w:rFonts w:eastAsia="Times New Roman" w:cs="Times New Roman" w:ascii="Roboto" w:hAnsi="Roboto"/>
            <w:color w:val="000000"/>
            <w:sz w:val="27"/>
            <w:szCs w:val="27"/>
          </w:rPr>
          <w:t>8. What is the difference between Structural and Attribute directives in Angular?</w:t>
        </w:r>
      </w:ins>
      <w:r>
        <w:rPr>
          <w:rStyle w:val="ListLabel1970"/>
          <w:sz w:val="27"/>
          <w:szCs w:val="27"/>
          <w:rFonts w:eastAsia="Times New Roman" w:cs="Times New Roman" w:ascii="Roboto" w:hAnsi="Roboto"/>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Roboto" w:hAnsi="Roboto" w:eastAsia="Times New Roman" w:cs="Times New Roman"/>
          <w:color w:val="212529"/>
          <w:sz w:val="24"/>
          <w:szCs w:val="24"/>
        </w:rPr>
      </w:pPr>
      <w:ins w:id="2629" w:author="Unknown" w:date="0-00-00T00:00:00Z">
        <w:r>
          <w:rPr>
            <w:rFonts w:eastAsia="Times New Roman" w:cs="Times New Roman" w:ascii="Roboto" w:hAnsi="Roboto"/>
            <w:b/>
            <w:bCs/>
            <w:color w:val="000000"/>
            <w:sz w:val="24"/>
            <w:szCs w:val="24"/>
          </w:rPr>
          <w:t>Structural directives</w:t>
        </w:r>
      </w:ins>
      <w:ins w:id="2630" w:author="Unknown" w:date="0-00-00T00:00:00Z">
        <w:r>
          <w:rPr>
            <w:rFonts w:eastAsia="Times New Roman" w:cs="Times New Roman" w:ascii="Roboto" w:hAnsi="Roboto"/>
            <w:color w:val="000000"/>
            <w:sz w:val="24"/>
            <w:szCs w:val="24"/>
          </w:rPr>
          <w:t> are used to alter the DOM layout by removing and adding DOM elements. It is far better in changing the structure of the view. Examples of Structural directives are NgFor and Nglf.</w:t>
        </w:r>
      </w:ins>
    </w:p>
    <w:p>
      <w:pPr>
        <w:pStyle w:val="Normal"/>
        <w:shd w:val="clear" w:color="auto" w:fill="FFFFFF"/>
        <w:spacing w:lineRule="auto" w:line="240" w:before="0" w:afterAutospacing="1"/>
        <w:rPr>
          <w:rFonts w:ascii="Roboto" w:hAnsi="Roboto" w:eastAsia="Times New Roman" w:cs="Times New Roman"/>
          <w:color w:val="212529"/>
          <w:sz w:val="24"/>
          <w:szCs w:val="24"/>
        </w:rPr>
      </w:pPr>
      <w:ins w:id="2631" w:author="Unknown" w:date="0-00-00T00:00:00Z">
        <w:r>
          <w:rPr>
            <w:rFonts w:eastAsia="Times New Roman" w:cs="Times New Roman" w:ascii="Roboto" w:hAnsi="Roboto"/>
            <w:b/>
            <w:bCs/>
            <w:color w:val="000000"/>
            <w:sz w:val="24"/>
            <w:szCs w:val="24"/>
          </w:rPr>
          <w:t>Attribute Directives</w:t>
        </w:r>
      </w:ins>
      <w:ins w:id="2632" w:author="Unknown" w:date="0-00-00T00:00:00Z">
        <w:r>
          <w:rPr>
            <w:rFonts w:eastAsia="Times New Roman" w:cs="Times New Roman" w:ascii="Roboto" w:hAnsi="Roboto"/>
            <w:color w:val="000000"/>
            <w:sz w:val="24"/>
            <w:szCs w:val="24"/>
          </w:rPr>
          <w:t> These are being used as characteristics of elements. For example, a directive such as built-in NgStyle in the template Syntax guide is an attribute directive.</w:t>
        </w:r>
      </w:ins>
    </w:p>
    <w:p>
      <w:pPr>
        <w:pStyle w:val="Normal"/>
        <w:shd w:val="clear" w:color="auto" w:fill="FFFFFF"/>
        <w:spacing w:lineRule="auto" w:line="240" w:before="0" w:after="0"/>
        <w:rPr/>
      </w:pPr>
      <w:r>
        <w:rPr/>
      </w:r>
    </w:p>
    <w:p>
      <w:pPr>
        <w:pStyle w:val="Normal"/>
        <w:numPr>
          <w:ilvl w:val="0"/>
          <w:numId w:val="0"/>
        </w:numPr>
        <w:shd w:val="clear" w:color="auto" w:fill="FFFFFF"/>
        <w:spacing w:lineRule="auto" w:line="240" w:beforeAutospacing="1" w:after="0"/>
        <w:outlineLvl w:val="2"/>
        <w:rPr/>
      </w:pPr>
      <w:r>
        <w:fldChar w:fldCharType="begin"/>
      </w:r>
      <w:r>
        <w:rPr>
          <w:rStyle w:val="ListLabel1970"/>
          <w:sz w:val="27"/>
          <w:szCs w:val="27"/>
          <w:rFonts w:eastAsia="Times New Roman" w:cs="Times New Roman" w:ascii="Roboto" w:hAnsi="Roboto"/>
        </w:rPr>
        <w:instrText> HYPERLINK "https://www.onlineinterviewquestions.com/angular-7-interview-questions/" \l "collapseUnfiled9"</w:instrText>
      </w:r>
      <w:r>
        <w:rPr>
          <w:rStyle w:val="ListLabel1970"/>
          <w:sz w:val="27"/>
          <w:szCs w:val="27"/>
          <w:rFonts w:eastAsia="Times New Roman" w:cs="Times New Roman" w:ascii="Roboto" w:hAnsi="Roboto"/>
        </w:rPr>
        <w:fldChar w:fldCharType="separate"/>
      </w:r>
      <w:ins w:id="2633" w:author="Unknown" w:date="0-00-00T00:00:00Z">
        <w:r>
          <w:rPr>
            <w:rStyle w:val="ListLabel1970"/>
            <w:rFonts w:eastAsia="Times New Roman" w:cs="Times New Roman" w:ascii="Roboto" w:hAnsi="Roboto"/>
            <w:color w:val="000000"/>
            <w:sz w:val="27"/>
            <w:szCs w:val="27"/>
          </w:rPr>
          <w:t>9. How can you create a decorator in Angular?</w:t>
        </w:r>
      </w:ins>
      <w:r>
        <w:rPr>
          <w:rStyle w:val="ListLabel1970"/>
          <w:sz w:val="27"/>
          <w:szCs w:val="27"/>
          <w:rFonts w:eastAsia="Times New Roman" w:cs="Times New Roman" w:ascii="Roboto" w:hAnsi="Roboto"/>
        </w:rPr>
        <w:fldChar w:fldCharType="end"/>
      </w:r>
    </w:p>
    <w:p>
      <w:pPr>
        <w:pStyle w:val="Normal"/>
        <w:shd w:val="clear" w:color="auto" w:fill="FFFFFF"/>
        <w:spacing w:lineRule="auto" w:line="240" w:before="0" w:after="0"/>
        <w:rPr/>
      </w:pPr>
      <w:r>
        <w:rPr/>
      </w:r>
    </w:p>
    <w:p>
      <w:pPr>
        <w:pStyle w:val="Normal"/>
        <w:shd w:val="clear" w:color="auto" w:fill="FFFFFF"/>
        <w:spacing w:lineRule="auto" w:line="240" w:before="0" w:afterAutospacing="1"/>
        <w:rPr>
          <w:rFonts w:ascii="Roboto" w:hAnsi="Roboto" w:eastAsia="Times New Roman" w:cs="Times New Roman"/>
          <w:color w:val="212529"/>
          <w:sz w:val="24"/>
          <w:szCs w:val="24"/>
        </w:rPr>
      </w:pPr>
      <w:ins w:id="2634" w:author="Unknown" w:date="0-00-00T00:00:00Z">
        <w:r>
          <w:rPr>
            <w:rFonts w:eastAsia="Times New Roman" w:cs="Times New Roman" w:ascii="Roboto" w:hAnsi="Roboto"/>
            <w:color w:val="000000"/>
            <w:sz w:val="24"/>
            <w:szCs w:val="24"/>
          </w:rPr>
          <w:t>There are two ways to register decorators in Angular. These are:</w:t>
        </w:r>
      </w:ins>
    </w:p>
    <w:p>
      <w:pPr>
        <w:pStyle w:val="Normal"/>
        <w:numPr>
          <w:ilvl w:val="0"/>
          <w:numId w:val="350"/>
        </w:numPr>
        <w:shd w:val="clear" w:color="auto" w:fill="FFFFFF"/>
        <w:spacing w:lineRule="auto" w:line="240" w:beforeAutospacing="1" w:after="0"/>
        <w:rPr>
          <w:rFonts w:ascii="Roboto" w:hAnsi="Roboto" w:eastAsia="Times New Roman" w:cs="Times New Roman"/>
          <w:color w:val="212529"/>
          <w:sz w:val="24"/>
          <w:szCs w:val="24"/>
        </w:rPr>
      </w:pPr>
      <w:ins w:id="2635" w:author="Unknown" w:date="0-00-00T00:00:00Z">
        <w:r>
          <w:rPr>
            <w:rFonts w:eastAsia="Times New Roman" w:cs="Times New Roman" w:ascii="Roboto" w:hAnsi="Roboto"/>
            <w:color w:val="000000"/>
            <w:sz w:val="24"/>
            <w:szCs w:val="24"/>
          </w:rPr>
          <w:t>$provide.decorator, and</w:t>
        </w:r>
      </w:ins>
    </w:p>
    <w:p>
      <w:pPr>
        <w:pStyle w:val="Normal"/>
        <w:numPr>
          <w:ilvl w:val="0"/>
          <w:numId w:val="350"/>
        </w:numPr>
        <w:shd w:val="clear" w:color="auto" w:fill="FFFFFF"/>
        <w:spacing w:lineRule="auto" w:line="240" w:before="0" w:afterAutospacing="1"/>
        <w:rPr>
          <w:rFonts w:ascii="Roboto" w:hAnsi="Roboto" w:eastAsia="Times New Roman" w:cs="Times New Roman"/>
          <w:color w:val="212529"/>
          <w:sz w:val="24"/>
          <w:szCs w:val="24"/>
        </w:rPr>
      </w:pPr>
      <w:ins w:id="2636" w:author="Unknown" w:date="0-00-00T00:00:00Z">
        <w:r>
          <w:rPr>
            <w:rFonts w:eastAsia="Times New Roman" w:cs="Times New Roman" w:ascii="Roboto" w:hAnsi="Roboto"/>
            <w:color w:val="000000"/>
            <w:sz w:val="24"/>
            <w:szCs w:val="24"/>
          </w:rPr>
          <w:t>module.decorator</w:t>
        </w:r>
      </w:ins>
    </w:p>
    <w:p>
      <w:pPr>
        <w:pStyle w:val="Normal"/>
        <w:rPr>
          <w:color w:val="000000"/>
        </w:rPr>
      </w:pPr>
      <w:r>
        <w:rPr>
          <w:color w:val="000000"/>
        </w:rPr>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Q1: What are pipes? Give me an example.</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A </w:t>
      </w:r>
      <w:r>
        <w:rPr>
          <w:rFonts w:eastAsia="Times New Roman" w:cs="Times New Roman" w:ascii="Times New Roman" w:hAnsi="Times New Roman"/>
          <w:b/>
          <w:bCs/>
          <w:color w:val="000000"/>
          <w:sz w:val="24"/>
          <w:szCs w:val="24"/>
        </w:rPr>
        <w:t>pipe</w:t>
      </w:r>
      <w:r>
        <w:rPr>
          <w:rFonts w:eastAsia="Times New Roman" w:cs="Times New Roman" w:ascii="Times New Roman" w:hAnsi="Times New Roman"/>
          <w:color w:val="000000"/>
          <w:sz w:val="24"/>
          <w:szCs w:val="24"/>
        </w:rPr>
        <w:t> takes in data as input and transforms it to a desired output. You can chain pipes together in potentially useful combinations. You can write your own custom pipes. Angular comes with a stock of pipes such as </w:t>
      </w:r>
      <w:r>
        <w:rPr>
          <w:rFonts w:eastAsia="Times New Roman" w:cs="Consolas" w:ascii="Consolas" w:hAnsi="Consolas"/>
          <w:color w:val="000000"/>
          <w:sz w:val="20"/>
          <w:szCs w:val="20"/>
        </w:rPr>
        <w:t>DatePipe</w:t>
      </w:r>
      <w:r>
        <w:rPr>
          <w:rFonts w:eastAsia="Times New Roman" w:cs="Times New Roman" w:ascii="Times New Roman" w:hAnsi="Times New Roman"/>
          <w:color w:val="000000"/>
          <w:sz w:val="24"/>
          <w:szCs w:val="24"/>
        </w:rPr>
        <w:t>, </w:t>
      </w:r>
      <w:r>
        <w:rPr>
          <w:rFonts w:eastAsia="Times New Roman" w:cs="Consolas" w:ascii="Consolas" w:hAnsi="Consolas"/>
          <w:color w:val="000000"/>
          <w:sz w:val="20"/>
          <w:szCs w:val="20"/>
        </w:rPr>
        <w:t>UpperCasePipe</w:t>
      </w:r>
      <w:r>
        <w:rPr>
          <w:rFonts w:eastAsia="Times New Roman" w:cs="Times New Roman" w:ascii="Times New Roman" w:hAnsi="Times New Roman"/>
          <w:color w:val="000000"/>
          <w:sz w:val="24"/>
          <w:szCs w:val="24"/>
        </w:rPr>
        <w:t>, </w:t>
      </w:r>
      <w:r>
        <w:rPr>
          <w:rFonts w:eastAsia="Times New Roman" w:cs="Consolas" w:ascii="Consolas" w:hAnsi="Consolas"/>
          <w:color w:val="000000"/>
          <w:sz w:val="20"/>
          <w:szCs w:val="20"/>
        </w:rPr>
        <w:t>LowerCasePipe</w:t>
      </w:r>
      <w:r>
        <w:rPr>
          <w:rFonts w:eastAsia="Times New Roman" w:cs="Times New Roman" w:ascii="Times New Roman" w:hAnsi="Times New Roman"/>
          <w:color w:val="000000"/>
          <w:sz w:val="24"/>
          <w:szCs w:val="24"/>
        </w:rPr>
        <w:t>, </w:t>
      </w:r>
      <w:r>
        <w:rPr>
          <w:rFonts w:eastAsia="Times New Roman" w:cs="Consolas" w:ascii="Consolas" w:hAnsi="Consolas"/>
          <w:color w:val="000000"/>
          <w:sz w:val="20"/>
          <w:szCs w:val="20"/>
        </w:rPr>
        <w:t>CurrencyPipe</w:t>
      </w:r>
      <w:r>
        <w:rPr>
          <w:rFonts w:eastAsia="Times New Roman" w:cs="Times New Roman" w:ascii="Times New Roman" w:hAnsi="Times New Roman"/>
          <w:color w:val="000000"/>
          <w:sz w:val="24"/>
          <w:szCs w:val="24"/>
        </w:rPr>
        <w:t>, and </w:t>
      </w:r>
      <w:r>
        <w:rPr>
          <w:rFonts w:eastAsia="Times New Roman" w:cs="Consolas" w:ascii="Consolas" w:hAnsi="Consolas"/>
          <w:color w:val="000000"/>
          <w:sz w:val="20"/>
          <w:szCs w:val="20"/>
        </w:rPr>
        <w:t>PercentPipe</w:t>
      </w:r>
      <w:r>
        <w:rPr>
          <w:rFonts w:eastAsia="Times New Roman" w:cs="Times New Roman" w:ascii="Times New Roman" w:hAnsi="Times New Roman"/>
          <w:color w:val="000000"/>
          <w:sz w:val="24"/>
          <w:szCs w:val="24"/>
        </w:rPr>
        <w:t>.</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Consider:</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&lt;p&gt;The hero's birthday is {{ birthday | date }}&lt;/p&gt;</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In this page, you'll use pipes to transform a component's birthday property into a human-friendly date.</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angular.io</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86">
        <w:r>
          <w:rPr>
            <w:rStyle w:val="ListLabel1972"/>
            <w:rFonts w:eastAsia="Times New Roman" w:cs="Times New Roman" w:ascii="Times New Roman" w:hAnsi="Times New Roman"/>
            <w:color w:val="000000"/>
            <w:sz w:val="24"/>
            <w:szCs w:val="24"/>
            <w:u w:val="single"/>
          </w:rPr>
          <w:t>108 More Angular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Q2: What is the minimum definition of a component?</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The absolute minimal configuration for a </w:t>
      </w:r>
      <w:r>
        <w:rPr>
          <w:rFonts w:eastAsia="Times New Roman" w:cs="Consolas" w:ascii="Consolas" w:hAnsi="Consolas"/>
          <w:color w:val="000000"/>
          <w:sz w:val="20"/>
          <w:szCs w:val="20"/>
        </w:rPr>
        <w:t>@Component</w:t>
      </w:r>
      <w:r>
        <w:rPr>
          <w:rFonts w:eastAsia="Times New Roman" w:cs="Times New Roman" w:ascii="Times New Roman" w:hAnsi="Times New Roman"/>
          <w:color w:val="000000"/>
          <w:sz w:val="24"/>
          <w:szCs w:val="24"/>
        </w:rPr>
        <w:t> in Angular is a template. Both template properties are set to optional because you have to define either </w:t>
      </w:r>
      <w:r>
        <w:rPr>
          <w:rFonts w:eastAsia="Times New Roman" w:cs="Consolas" w:ascii="Consolas" w:hAnsi="Consolas"/>
          <w:color w:val="000000"/>
          <w:sz w:val="20"/>
          <w:szCs w:val="20"/>
        </w:rPr>
        <w:t>template</w:t>
      </w:r>
      <w:r>
        <w:rPr>
          <w:rFonts w:eastAsia="Times New Roman" w:cs="Times New Roman" w:ascii="Times New Roman" w:hAnsi="Times New Roman"/>
          <w:color w:val="000000"/>
          <w:sz w:val="24"/>
          <w:szCs w:val="24"/>
        </w:rPr>
        <w:t> or </w:t>
      </w:r>
      <w:r>
        <w:rPr>
          <w:rFonts w:eastAsia="Times New Roman" w:cs="Consolas" w:ascii="Consolas" w:hAnsi="Consolas"/>
          <w:color w:val="000000"/>
          <w:sz w:val="20"/>
          <w:szCs w:val="20"/>
        </w:rPr>
        <w:t>templateUrl</w:t>
      </w:r>
      <w:r>
        <w:rPr>
          <w:rFonts w:eastAsia="Times New Roman" w:cs="Times New Roman" w:ascii="Times New Roman" w:hAnsi="Times New Roman"/>
          <w:color w:val="000000"/>
          <w:sz w:val="24"/>
          <w:szCs w:val="24"/>
        </w:rPr>
        <w:t>.</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When you don't define them, you will get an exception like this: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No template specified for component 'ComponentName'</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A selector property is not required, as you can also use your components in a route.</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stackoverflow.com</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87">
        <w:r>
          <w:rPr>
            <w:rStyle w:val="ListLabel1972"/>
            <w:rFonts w:eastAsia="Times New Roman" w:cs="Times New Roman" w:ascii="Times New Roman" w:hAnsi="Times New Roman"/>
            <w:color w:val="000000"/>
            <w:sz w:val="24"/>
            <w:szCs w:val="24"/>
            <w:u w:val="single"/>
          </w:rPr>
          <w:t>108 More Angular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Q3: What's the difference between an Angular component and module?</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i/>
          <w:iCs/>
          <w:color w:val="000000"/>
          <w:sz w:val="24"/>
          <w:szCs w:val="24"/>
        </w:rPr>
        <w:t>Components</w:t>
      </w:r>
      <w:r>
        <w:rPr>
          <w:rFonts w:eastAsia="Times New Roman" w:cs="Times New Roman" w:ascii="Times New Roman" w:hAnsi="Times New Roman"/>
          <w:color w:val="000000"/>
          <w:sz w:val="24"/>
          <w:szCs w:val="24"/>
        </w:rPr>
        <w:t> control views (html). They also communicate with other components and services to bring functionality to your app.</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i/>
          <w:iCs/>
          <w:color w:val="000000"/>
          <w:sz w:val="24"/>
          <w:szCs w:val="24"/>
        </w:rPr>
        <w:t>Modules</w:t>
      </w:r>
      <w:r>
        <w:rPr>
          <w:rFonts w:eastAsia="Times New Roman" w:cs="Times New Roman" w:ascii="Times New Roman" w:hAnsi="Times New Roman"/>
          <w:color w:val="000000"/>
          <w:sz w:val="24"/>
          <w:szCs w:val="24"/>
        </w:rPr>
        <w:t> consist of one or more components. They do not control any html. Your modules declare which components can be used by components belonging to other modules, which classes will be injected by the dependency injector and which component gets bootstrapped. Modules allow you to manage your components to bring modularity to your app.</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stackoverflow.com</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88">
        <w:r>
          <w:rPr>
            <w:rStyle w:val="ListLabel1972"/>
            <w:rFonts w:eastAsia="Times New Roman" w:cs="Times New Roman" w:ascii="Times New Roman" w:hAnsi="Times New Roman"/>
            <w:color w:val="000000"/>
            <w:sz w:val="24"/>
            <w:szCs w:val="24"/>
            <w:u w:val="single"/>
          </w:rPr>
          <w:t>108 More Angular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Q4: How can I select an element in a component template?</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You can get a handle to the DOM element via ElementRef by injecting it into your component's constructor:</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constructor(myElement: ElementRef) { ... }</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medium.com</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89">
        <w:r>
          <w:rPr>
            <w:rStyle w:val="ListLabel1972"/>
            <w:rFonts w:eastAsia="Times New Roman" w:cs="Times New Roman" w:ascii="Times New Roman" w:hAnsi="Times New Roman"/>
            <w:color w:val="000000"/>
            <w:sz w:val="24"/>
            <w:szCs w:val="24"/>
            <w:u w:val="single"/>
          </w:rPr>
          <w:t>108 More Angular Interview Questions &amp; Answers</w:t>
        </w:r>
      </w:hyperlink>
    </w:p>
    <w:tbl>
      <w:tblPr>
        <w:tblW w:w="1927" w:type="dxa"/>
        <w:jc w:val="left"/>
        <w:tblInd w:w="0" w:type="dxa"/>
        <w:tblBorders/>
        <w:tblCellMar>
          <w:top w:w="15" w:type="dxa"/>
          <w:left w:w="15" w:type="dxa"/>
          <w:bottom w:w="15" w:type="dxa"/>
          <w:right w:w="15" w:type="dxa"/>
        </w:tblCellMar>
        <w:tblLook w:noVBand="1" w:val="04a0" w:noHBand="0" w:lastColumn="0" w:firstColumn="1" w:lastRow="0" w:firstRow="1"/>
      </w:tblPr>
      <w:tblGrid>
        <w:gridCol w:w="1836"/>
        <w:gridCol w:w="90"/>
      </w:tblGrid>
      <w:tr>
        <w:trPr/>
        <w:tc>
          <w:tcPr>
            <w:tcW w:w="183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r>
              <w:rPr>
                <w:rFonts w:eastAsia="Times New Roman" w:cs="Times New Roman" w:ascii="Times New Roman" w:hAnsi="Times New Roman"/>
                <w:color w:val="000000"/>
                <w:sz w:val="24"/>
                <w:szCs w:val="24"/>
              </w:rPr>
              <w:t>All Angular Q&amp;A</w:t>
            </w:r>
          </w:p>
        </w:tc>
        <w:tc>
          <w:tcPr>
            <w:tcW w:w="9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p>
        </w:tc>
      </w:tr>
    </w:tbl>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Q5: What is an observer?</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Observer is an interface for a consumer of push-based notifications delivered by an Observable. It has below structure,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interface </w:t>
      </w:r>
      <w:r>
        <w:rPr>
          <w:rFonts w:eastAsia="Times New Roman" w:cs="Consolas" w:ascii="Consolas" w:hAnsi="Consolas"/>
          <w:color w:val="000000"/>
          <w:sz w:val="20"/>
          <w:szCs w:val="20"/>
          <w:u w:val="single"/>
        </w:rPr>
        <w:t>Observer</w:t>
      </w:r>
      <w:r>
        <w:rPr>
          <w:rFonts w:eastAsia="Times New Roman" w:cs="Consolas" w:ascii="Consolas" w:hAnsi="Consolas"/>
          <w:color w:val="000000"/>
          <w:sz w:val="20"/>
          <w:szCs w:val="20"/>
        </w:rPr>
        <w:t>&lt;T&gt;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closed?: boolean;</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 (value: T) =&gt; void;</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error: (err: any) =&gt; void;</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complete: () =&gt; void;</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A handler that implements the Observer interface for receiving observable notifications will be passed as a parameter for observable as below,</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myObservable.subscribe(myObserver);</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Note:</w:t>
      </w:r>
      <w:r>
        <w:rPr>
          <w:rFonts w:eastAsia="Times New Roman" w:cs="Times New Roman" w:ascii="Times New Roman" w:hAnsi="Times New Roman"/>
          <w:color w:val="000000"/>
          <w:sz w:val="24"/>
          <w:szCs w:val="24"/>
        </w:rPr>
        <w:t> If you don't supply a handler for a notification type, the observer ignores notifications of that type.</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github.com/sudheerj</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90">
        <w:r>
          <w:rPr>
            <w:rStyle w:val="ListLabel1972"/>
            <w:rFonts w:eastAsia="Times New Roman" w:cs="Times New Roman" w:ascii="Times New Roman" w:hAnsi="Times New Roman"/>
            <w:color w:val="000000"/>
            <w:sz w:val="24"/>
            <w:szCs w:val="24"/>
            <w:u w:val="single"/>
          </w:rPr>
          <w:t>108 More Angular Interview Questions &amp; Answers</w:t>
        </w:r>
      </w:hyperlink>
    </w:p>
    <w:tbl>
      <w:tblPr>
        <w:tblW w:w="2680" w:type="dxa"/>
        <w:jc w:val="left"/>
        <w:tblInd w:w="0" w:type="dxa"/>
        <w:tblBorders/>
        <w:tblCellMar>
          <w:top w:w="15" w:type="dxa"/>
          <w:left w:w="15" w:type="dxa"/>
          <w:bottom w:w="15" w:type="dxa"/>
          <w:right w:w="15" w:type="dxa"/>
        </w:tblCellMar>
        <w:tblLook w:noVBand="1" w:val="04a0" w:noHBand="0" w:lastColumn="0" w:firstColumn="1" w:lastRow="0" w:firstRow="1"/>
      </w:tblPr>
      <w:tblGrid>
        <w:gridCol w:w="2589"/>
        <w:gridCol w:w="90"/>
      </w:tblGrid>
      <w:tr>
        <w:trPr/>
        <w:tc>
          <w:tcPr>
            <w:tcW w:w="2589"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r>
              <w:rPr>
                <w:rFonts w:eastAsia="Times New Roman" w:cs="Times New Roman" w:ascii="Times New Roman" w:hAnsi="Times New Roman"/>
                <w:color w:val="000000"/>
                <w:sz w:val="24"/>
                <w:szCs w:val="24"/>
              </w:rPr>
              <w:t>Create Full Stack Resume</w:t>
            </w:r>
          </w:p>
        </w:tc>
        <w:tc>
          <w:tcPr>
            <w:tcW w:w="9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p>
        </w:tc>
      </w:tr>
    </w:tbl>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Q6: What is an observable?</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An Observable is a unique Object similar to a Promise that can help manage async code. Observables are not part of the JavaScript language so we need to rely on a popular Observable library called RxJS. The observables are created using new keyword. Let see the simple example of observable,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import { Observable } from 'rxjs';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const observable = new </w:t>
      </w:r>
      <w:r>
        <w:rPr>
          <w:rFonts w:eastAsia="Times New Roman" w:cs="Consolas" w:ascii="Consolas" w:hAnsi="Consolas"/>
          <w:color w:val="000000"/>
          <w:sz w:val="20"/>
          <w:szCs w:val="20"/>
          <w:u w:val="single"/>
        </w:rPr>
        <w:t>Observable</w:t>
      </w:r>
      <w:r>
        <w:rPr>
          <w:rFonts w:eastAsia="Times New Roman" w:cs="Consolas" w:ascii="Consolas" w:hAnsi="Consolas"/>
          <w:color w:val="000000"/>
          <w:sz w:val="20"/>
          <w:szCs w:val="20"/>
        </w:rPr>
        <w:t>(observer =&gt;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setTimeout(() =&gt;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observer.next('Hello from a Observable!');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2000);</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github.com/sudheerj</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91">
        <w:r>
          <w:rPr>
            <w:rStyle w:val="ListLabel1972"/>
            <w:rFonts w:eastAsia="Times New Roman" w:cs="Times New Roman" w:ascii="Times New Roman" w:hAnsi="Times New Roman"/>
            <w:color w:val="000000"/>
            <w:sz w:val="24"/>
            <w:szCs w:val="24"/>
            <w:u w:val="single"/>
          </w:rPr>
          <w:t>108 More Angular Interview Questions &amp; Answers</w:t>
        </w:r>
      </w:hyperlink>
    </w:p>
    <w:tbl>
      <w:tblPr>
        <w:tblW w:w="2716" w:type="dxa"/>
        <w:jc w:val="left"/>
        <w:tblInd w:w="0" w:type="dxa"/>
        <w:tblBorders/>
        <w:tblCellMar>
          <w:top w:w="15" w:type="dxa"/>
          <w:left w:w="15" w:type="dxa"/>
          <w:bottom w:w="15" w:type="dxa"/>
          <w:right w:w="15" w:type="dxa"/>
        </w:tblCellMar>
        <w:tblLook w:noVBand="1" w:val="04a0" w:noHBand="0" w:lastColumn="0" w:firstColumn="1" w:lastRow="0" w:firstRow="1"/>
      </w:tblPr>
      <w:tblGrid>
        <w:gridCol w:w="1163"/>
        <w:gridCol w:w="1552"/>
      </w:tblGrid>
      <w:tr>
        <w:trPr/>
        <w:tc>
          <w:tcPr>
            <w:tcW w:w="116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offline_bolt</w:t>
            </w:r>
          </w:p>
        </w:tc>
        <w:tc>
          <w:tcPr>
            <w:tcW w:w="1552" w:type="dxa"/>
            <w:tcBorders/>
            <w:shd w:fill="auto" w:val="clear"/>
            <w:vAlign w:val="center"/>
          </w:tcPr>
          <w:p>
            <w:pPr>
              <w:pStyle w:val="Normal"/>
              <w:numPr>
                <w:ilvl w:val="0"/>
                <w:numId w:val="0"/>
              </w:numPr>
              <w:spacing w:lineRule="auto" w:line="240" w:before="0" w:afterAutospacing="1"/>
              <w:outlineLvl w:val="4"/>
              <w:rPr>
                <w:rFonts w:ascii="inherit" w:hAnsi="inherit" w:eastAsia="Times New Roman" w:cs="Times New Roman"/>
                <w:sz w:val="20"/>
                <w:szCs w:val="20"/>
              </w:rPr>
            </w:pPr>
            <w:r>
              <w:rPr>
                <w:rFonts w:eastAsia="Times New Roman" w:cs="Times New Roman" w:ascii="inherit" w:hAnsi="inherit"/>
                <w:color w:val="000000"/>
                <w:sz w:val="20"/>
                <w:szCs w:val="20"/>
              </w:rPr>
              <w:t>Trending Dev Jobs</w:t>
            </w:r>
          </w:p>
        </w:tc>
      </w:tr>
    </w:tbl>
    <w:p>
      <w:pPr>
        <w:pStyle w:val="Normal"/>
        <w:shd w:val="clear" w:color="auto" w:fill="FFF6E7"/>
        <w:spacing w:lineRule="auto" w:line="240" w:before="0" w:after="0"/>
        <w:rPr/>
      </w:pPr>
      <w:hyperlink r:id="rId192" w:tgtFrame="_blank">
        <w:r>
          <w:rPr>
            <w:rStyle w:val="ListLabel1973"/>
            <w:rFonts w:eastAsia="Times New Roman" w:cs="Times New Roman" w:ascii="Roboto" w:hAnsi="Roboto"/>
            <w:color w:val="000000"/>
            <w:sz w:val="21"/>
            <w:szCs w:val="21"/>
            <w:u w:val="single"/>
          </w:rPr>
          <w:t>MEAN Stack Dev @ Fast Growing Startup!</w:t>
        </w:r>
      </w:hyperlink>
      <w:r>
        <w:rPr>
          <w:rFonts w:eastAsia="Times New Roman" w:cs="Times New Roman" w:ascii="Roboto" w:hAnsi="Roboto"/>
          <w:color w:val="000000"/>
          <w:sz w:val="21"/>
          <w:szCs w:val="21"/>
        </w:rPr>
        <w:t> , </w:t>
      </w:r>
      <w:r>
        <w:rPr>
          <w:rFonts w:eastAsia="Times New Roman" w:cs="Times New Roman" w:ascii="Roboto" w:hAnsi="Roboto"/>
          <w:b/>
          <w:bCs/>
          <w:color w:val="000000"/>
          <w:sz w:val="21"/>
          <w:szCs w:val="21"/>
        </w:rPr>
        <w:t>90K-130K</w:t>
      </w:r>
      <w:r>
        <w:rPr>
          <w:rFonts w:eastAsia="Times New Roman" w:cs="Times New Roman" w:ascii="Roboto" w:hAnsi="Roboto"/>
          <w:color w:val="000000"/>
          <w:sz w:val="21"/>
          <w:szCs w:val="21"/>
        </w:rPr>
        <w:t> wifi Full-time  </w:t>
      </w:r>
    </w:p>
    <w:p>
      <w:pPr>
        <w:pStyle w:val="Normal"/>
        <w:shd w:val="clear" w:color="auto" w:fill="FFF6E7"/>
        <w:spacing w:lineRule="auto" w:line="240" w:before="0" w:after="0"/>
        <w:rPr>
          <w:rFonts w:ascii="Roboto" w:hAnsi="Roboto" w:eastAsia="Times New Roman" w:cs="Times New Roman"/>
          <w:sz w:val="21"/>
          <w:szCs w:val="21"/>
        </w:rPr>
      </w:pPr>
      <w:r>
        <w:rPr>
          <w:rFonts w:eastAsia="Times New Roman" w:cs="Times New Roman" w:ascii="Roboto" w:hAnsi="Roboto"/>
          <w:b/>
          <w:bCs/>
          <w:color w:val="000000"/>
          <w:sz w:val="19"/>
          <w:szCs w:val="19"/>
          <w:shd w:fill="FFC107" w:val="clear"/>
        </w:rPr>
        <w:t>#MongoDB</w:t>
      </w:r>
      <w:r>
        <w:rPr>
          <w:rFonts w:eastAsia="Times New Roman" w:cs="Times New Roman" w:ascii="Roboto" w:hAnsi="Roboto"/>
          <w:color w:val="000000"/>
          <w:sz w:val="21"/>
          <w:szCs w:val="21"/>
        </w:rPr>
        <w:t> </w:t>
      </w:r>
      <w:r>
        <w:rPr>
          <w:rFonts w:eastAsia="Times New Roman" w:cs="Times New Roman" w:ascii="Roboto" w:hAnsi="Roboto"/>
          <w:b/>
          <w:bCs/>
          <w:color w:val="000000"/>
          <w:sz w:val="19"/>
          <w:szCs w:val="19"/>
          <w:shd w:fill="FFC107" w:val="clear"/>
        </w:rPr>
        <w:t>#AngularJS</w:t>
      </w:r>
      <w:r>
        <w:rPr>
          <w:rFonts w:eastAsia="Times New Roman" w:cs="Times New Roman" w:ascii="Roboto" w:hAnsi="Roboto"/>
          <w:color w:val="000000"/>
          <w:sz w:val="21"/>
          <w:szCs w:val="21"/>
        </w:rPr>
        <w:t> </w:t>
      </w:r>
      <w:r>
        <w:rPr>
          <w:rFonts w:eastAsia="Times New Roman" w:cs="Times New Roman" w:ascii="Roboto" w:hAnsi="Roboto"/>
          <w:b/>
          <w:bCs/>
          <w:color w:val="000000"/>
          <w:sz w:val="19"/>
          <w:szCs w:val="19"/>
          <w:shd w:fill="FFC107" w:val="clear"/>
        </w:rPr>
        <w:t>#Node.js</w:t>
      </w:r>
      <w:r>
        <w:rPr>
          <w:rFonts w:eastAsia="Times New Roman" w:cs="Times New Roman" w:ascii="Roboto" w:hAnsi="Roboto"/>
          <w:color w:val="000000"/>
          <w:sz w:val="21"/>
          <w:szCs w:val="21"/>
        </w:rPr>
        <w:t>  location_on Los Angeles, CA - BuzzyBooth</w:t>
      </w:r>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Q7: What is TestBed?</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The </w:t>
      </w:r>
      <w:r>
        <w:rPr>
          <w:rFonts w:eastAsia="Times New Roman" w:cs="Times New Roman" w:ascii="Times New Roman" w:hAnsi="Times New Roman"/>
          <w:b/>
          <w:bCs/>
          <w:color w:val="000000"/>
          <w:sz w:val="24"/>
          <w:szCs w:val="24"/>
        </w:rPr>
        <w:t>Angular Test Bed (ATB)</w:t>
      </w:r>
      <w:r>
        <w:rPr>
          <w:rFonts w:eastAsia="Times New Roman" w:cs="Times New Roman" w:ascii="Times New Roman" w:hAnsi="Times New Roman"/>
          <w:color w:val="000000"/>
          <w:sz w:val="24"/>
          <w:szCs w:val="24"/>
        </w:rPr>
        <w:t> is a higher level </w:t>
      </w:r>
      <w:r>
        <w:rPr>
          <w:rFonts w:eastAsia="Times New Roman" w:cs="Times New Roman" w:ascii="Times New Roman" w:hAnsi="Times New Roman"/>
          <w:i/>
          <w:iCs/>
          <w:color w:val="000000"/>
          <w:sz w:val="24"/>
          <w:szCs w:val="24"/>
        </w:rPr>
        <w:t>Angular Only</w:t>
      </w:r>
      <w:r>
        <w:rPr>
          <w:rFonts w:eastAsia="Times New Roman" w:cs="Times New Roman" w:ascii="Times New Roman" w:hAnsi="Times New Roman"/>
          <w:color w:val="000000"/>
          <w:sz w:val="24"/>
          <w:szCs w:val="24"/>
        </w:rPr>
        <w:t> testing framework that allows us to easily test behaviours that depend on the Angular Framework.</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We still write our tests in Jasmine and run using Karma but we now have a slightly easier way to create components, handle injection, test asynchronous behaviour and interact with our application.</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The TestBed creates a dynamically-constructed Angular test module that emulates an Angular </w:t>
      </w:r>
      <w:r>
        <w:rPr>
          <w:rFonts w:eastAsia="Times New Roman" w:cs="Consolas" w:ascii="Consolas" w:hAnsi="Consolas"/>
          <w:color w:val="000000"/>
          <w:sz w:val="20"/>
          <w:szCs w:val="20"/>
        </w:rPr>
        <w:t>@NgModule</w:t>
      </w:r>
      <w:r>
        <w:rPr>
          <w:rFonts w:eastAsia="Times New Roman" w:cs="Times New Roman" w:ascii="Times New Roman" w:hAnsi="Times New Roman"/>
          <w:color w:val="000000"/>
          <w:sz w:val="24"/>
          <w:szCs w:val="24"/>
        </w:rPr>
        <w:t>.</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angular.io</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93">
        <w:r>
          <w:rPr>
            <w:rStyle w:val="ListLabel1972"/>
            <w:rFonts w:eastAsia="Times New Roman" w:cs="Times New Roman" w:ascii="Times New Roman" w:hAnsi="Times New Roman"/>
            <w:color w:val="000000"/>
            <w:sz w:val="24"/>
            <w:szCs w:val="24"/>
            <w:u w:val="single"/>
          </w:rPr>
          <w:t>108 More Angular Interview Questions &amp; Answers</w:t>
        </w:r>
      </w:hyperlink>
    </w:p>
    <w:tbl>
      <w:tblPr>
        <w:tblW w:w="1927" w:type="dxa"/>
        <w:jc w:val="left"/>
        <w:tblInd w:w="0" w:type="dxa"/>
        <w:tblBorders/>
        <w:tblCellMar>
          <w:top w:w="15" w:type="dxa"/>
          <w:left w:w="15" w:type="dxa"/>
          <w:bottom w:w="15" w:type="dxa"/>
          <w:right w:w="15" w:type="dxa"/>
        </w:tblCellMar>
        <w:tblLook w:noVBand="1" w:val="04a0" w:noHBand="0" w:lastColumn="0" w:firstColumn="1" w:lastRow="0" w:firstRow="1"/>
      </w:tblPr>
      <w:tblGrid>
        <w:gridCol w:w="1836"/>
        <w:gridCol w:w="90"/>
      </w:tblGrid>
      <w:tr>
        <w:trPr/>
        <w:tc>
          <w:tcPr>
            <w:tcW w:w="183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r>
              <w:rPr>
                <w:rFonts w:eastAsia="Times New Roman" w:cs="Times New Roman" w:ascii="Times New Roman" w:hAnsi="Times New Roman"/>
                <w:color w:val="000000"/>
                <w:sz w:val="24"/>
                <w:szCs w:val="24"/>
              </w:rPr>
              <w:t>All Angular Q&amp;A</w:t>
            </w:r>
          </w:p>
        </w:tc>
        <w:tc>
          <w:tcPr>
            <w:tcW w:w="9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p>
        </w:tc>
      </w:tr>
    </w:tbl>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Q8: What is Redux and how does it relate to an Angular app?</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Redux</w:t>
      </w:r>
      <w:r>
        <w:rPr>
          <w:rFonts w:eastAsia="Times New Roman" w:cs="Times New Roman" w:ascii="Times New Roman" w:hAnsi="Times New Roman"/>
          <w:color w:val="000000"/>
          <w:sz w:val="24"/>
          <w:szCs w:val="24"/>
        </w:rPr>
        <w:t> is a way to manage application state and improve maintainability of asynchronicity in your application by providing a single source of truth for the application state, and a unidirectional flow of data change in the application. </w:t>
      </w:r>
      <w:r>
        <w:rPr>
          <w:rFonts w:eastAsia="Times New Roman" w:cs="Consolas" w:ascii="Consolas" w:hAnsi="Consolas"/>
          <w:color w:val="000000"/>
          <w:sz w:val="20"/>
          <w:szCs w:val="20"/>
        </w:rPr>
        <w:t>ngrx/store</w:t>
      </w:r>
      <w:r>
        <w:rPr>
          <w:rFonts w:eastAsia="Times New Roman" w:cs="Times New Roman" w:ascii="Times New Roman" w:hAnsi="Times New Roman"/>
          <w:color w:val="000000"/>
          <w:sz w:val="24"/>
          <w:szCs w:val="24"/>
        </w:rPr>
        <w:t> is one implementation of Redux principles.</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github.com/WebPredict</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94">
        <w:r>
          <w:rPr>
            <w:rStyle w:val="ListLabel1972"/>
            <w:rFonts w:eastAsia="Times New Roman" w:cs="Times New Roman" w:ascii="Times New Roman" w:hAnsi="Times New Roman"/>
            <w:color w:val="000000"/>
            <w:sz w:val="24"/>
            <w:szCs w:val="24"/>
            <w:u w:val="single"/>
          </w:rPr>
          <w:t>108 More Angular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Q9: What are the Core Dependencies of Angular 7?</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There are two types of core dependencies, RxJS and TypeScript.</w:t>
      </w:r>
    </w:p>
    <w:p>
      <w:pPr>
        <w:pStyle w:val="Normal"/>
        <w:numPr>
          <w:ilvl w:val="0"/>
          <w:numId w:val="351"/>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RxJS 6.3</w:t>
      </w:r>
      <w:r>
        <w:rPr>
          <w:rFonts w:eastAsia="Times New Roman" w:cs="Times New Roman" w:ascii="Times New Roman" w:hAnsi="Times New Roman"/>
          <w:color w:val="000000"/>
          <w:sz w:val="24"/>
          <w:szCs w:val="24"/>
        </w:rPr>
        <w:t> - RxJS version 6.3 is used by Angular 7. It has no changes in the version from Angular 6</w:t>
      </w:r>
    </w:p>
    <w:p>
      <w:pPr>
        <w:pStyle w:val="Normal"/>
        <w:numPr>
          <w:ilvl w:val="0"/>
          <w:numId w:val="351"/>
        </w:numPr>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TypeScript 3.1</w:t>
      </w:r>
      <w:r>
        <w:rPr>
          <w:rFonts w:eastAsia="Times New Roman" w:cs="Times New Roman" w:ascii="Times New Roman" w:hAnsi="Times New Roman"/>
          <w:color w:val="000000"/>
          <w:sz w:val="24"/>
          <w:szCs w:val="24"/>
        </w:rPr>
        <w:t> - TypeScript version 3.1 is used by Angular 7. It is the upgrade from the version 2.9 of Angular 6.</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onlineinterviewquestions.com</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95">
        <w:r>
          <w:rPr>
            <w:rStyle w:val="ListLabel1972"/>
            <w:rFonts w:eastAsia="Times New Roman" w:cs="Times New Roman" w:ascii="Times New Roman" w:hAnsi="Times New Roman"/>
            <w:color w:val="000000"/>
            <w:sz w:val="24"/>
            <w:szCs w:val="24"/>
            <w:u w:val="single"/>
          </w:rPr>
          <w:t>108 More Angular Interview Questions &amp; Answers</w:t>
        </w:r>
      </w:hyperlink>
    </w:p>
    <w:tbl>
      <w:tblPr>
        <w:tblW w:w="2680" w:type="dxa"/>
        <w:jc w:val="left"/>
        <w:tblInd w:w="0" w:type="dxa"/>
        <w:tblBorders/>
        <w:tblCellMar>
          <w:top w:w="15" w:type="dxa"/>
          <w:left w:w="15" w:type="dxa"/>
          <w:bottom w:w="15" w:type="dxa"/>
          <w:right w:w="15" w:type="dxa"/>
        </w:tblCellMar>
        <w:tblLook w:noVBand="1" w:val="04a0" w:noHBand="0" w:lastColumn="0" w:firstColumn="1" w:lastRow="0" w:firstRow="1"/>
      </w:tblPr>
      <w:tblGrid>
        <w:gridCol w:w="2589"/>
        <w:gridCol w:w="90"/>
      </w:tblGrid>
      <w:tr>
        <w:trPr/>
        <w:tc>
          <w:tcPr>
            <w:tcW w:w="2589"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r>
              <w:rPr>
                <w:rFonts w:eastAsia="Times New Roman" w:cs="Times New Roman" w:ascii="Times New Roman" w:hAnsi="Times New Roman"/>
                <w:color w:val="000000"/>
                <w:sz w:val="24"/>
                <w:szCs w:val="24"/>
              </w:rPr>
              <w:t>Create Full Stack Resume</w:t>
            </w:r>
          </w:p>
        </w:tc>
        <w:tc>
          <w:tcPr>
            <w:tcW w:w="9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p>
        </w:tc>
      </w:tr>
    </w:tbl>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Q10: Why Incremental DOM Has Low Memory Footprint?</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Virtual DOM creates a whole tree from scratch every time you rerender.</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Incremental DOM, on the other hand, doesn’t need any memory to rerender the view if it doesn’t change the DOM. We only have to allocate the memory when the DOM nodes are added or removed. And the size of the allocation is proportional to the size of the DOM change.</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blog.nrwl.io</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96">
        <w:r>
          <w:rPr>
            <w:rStyle w:val="ListLabel1972"/>
            <w:rFonts w:eastAsia="Times New Roman" w:cs="Times New Roman" w:ascii="Times New Roman" w:hAnsi="Times New Roman"/>
            <w:color w:val="000000"/>
            <w:sz w:val="24"/>
            <w:szCs w:val="24"/>
            <w:u w:val="single"/>
          </w:rPr>
          <w:t>108 More Angular Interview Questions &amp; Answers</w:t>
        </w:r>
      </w:hyperlink>
    </w:p>
    <w:tbl>
      <w:tblPr>
        <w:tblW w:w="1927" w:type="dxa"/>
        <w:jc w:val="left"/>
        <w:tblInd w:w="0" w:type="dxa"/>
        <w:tblBorders/>
        <w:tblCellMar>
          <w:top w:w="15" w:type="dxa"/>
          <w:left w:w="15" w:type="dxa"/>
          <w:bottom w:w="15" w:type="dxa"/>
          <w:right w:w="15" w:type="dxa"/>
        </w:tblCellMar>
        <w:tblLook w:noVBand="1" w:val="04a0" w:noHBand="0" w:lastColumn="0" w:firstColumn="1" w:lastRow="0" w:firstRow="1"/>
      </w:tblPr>
      <w:tblGrid>
        <w:gridCol w:w="1836"/>
        <w:gridCol w:w="90"/>
      </w:tblGrid>
      <w:tr>
        <w:trPr/>
        <w:tc>
          <w:tcPr>
            <w:tcW w:w="183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r>
              <w:rPr>
                <w:rFonts w:eastAsia="Times New Roman" w:cs="Times New Roman" w:ascii="Times New Roman" w:hAnsi="Times New Roman"/>
                <w:color w:val="000000"/>
                <w:sz w:val="24"/>
                <w:szCs w:val="24"/>
              </w:rPr>
              <w:t>All Angular Q&amp;A</w:t>
            </w:r>
          </w:p>
        </w:tc>
        <w:tc>
          <w:tcPr>
            <w:tcW w:w="9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p>
        </w:tc>
      </w:tr>
    </w:tbl>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Q11: What are the ways to control AOT compilation?</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You can control your app compilation in two ways</w:t>
      </w:r>
    </w:p>
    <w:p>
      <w:pPr>
        <w:pStyle w:val="Normal"/>
        <w:numPr>
          <w:ilvl w:val="0"/>
          <w:numId w:val="352"/>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By providing template compiler options in the </w:t>
      </w:r>
      <w:r>
        <w:rPr>
          <w:rFonts w:eastAsia="Times New Roman" w:cs="Consolas" w:ascii="Consolas" w:hAnsi="Consolas"/>
          <w:color w:val="000000"/>
          <w:sz w:val="20"/>
          <w:szCs w:val="20"/>
        </w:rPr>
        <w:t>tsconfig.json</w:t>
      </w:r>
      <w:r>
        <w:rPr>
          <w:rFonts w:eastAsia="Times New Roman" w:cs="Times New Roman" w:ascii="Times New Roman" w:hAnsi="Times New Roman"/>
          <w:color w:val="000000"/>
          <w:sz w:val="24"/>
          <w:szCs w:val="24"/>
        </w:rPr>
        <w:t> file</w:t>
      </w:r>
    </w:p>
    <w:p>
      <w:pPr>
        <w:pStyle w:val="Normal"/>
        <w:numPr>
          <w:ilvl w:val="0"/>
          <w:numId w:val="352"/>
        </w:numPr>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By configuring Angular metadata with decorators</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github.com/sudheerj</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97">
        <w:r>
          <w:rPr>
            <w:rStyle w:val="ListLabel1972"/>
            <w:rFonts w:eastAsia="Times New Roman" w:cs="Times New Roman" w:ascii="Times New Roman" w:hAnsi="Times New Roman"/>
            <w:color w:val="000000"/>
            <w:sz w:val="24"/>
            <w:szCs w:val="24"/>
            <w:u w:val="single"/>
          </w:rPr>
          <w:t>108 More Angular Interview Questions &amp; Answers</w:t>
        </w:r>
      </w:hyperlink>
    </w:p>
    <w:tbl>
      <w:tblPr>
        <w:tblW w:w="2716" w:type="dxa"/>
        <w:jc w:val="left"/>
        <w:tblInd w:w="0" w:type="dxa"/>
        <w:tblBorders/>
        <w:tblCellMar>
          <w:top w:w="15" w:type="dxa"/>
          <w:left w:w="15" w:type="dxa"/>
          <w:bottom w:w="15" w:type="dxa"/>
          <w:right w:w="15" w:type="dxa"/>
        </w:tblCellMar>
        <w:tblLook w:noVBand="1" w:val="04a0" w:noHBand="0" w:lastColumn="0" w:firstColumn="1" w:lastRow="0" w:firstRow="1"/>
      </w:tblPr>
      <w:tblGrid>
        <w:gridCol w:w="1163"/>
        <w:gridCol w:w="1552"/>
      </w:tblGrid>
      <w:tr>
        <w:trPr/>
        <w:tc>
          <w:tcPr>
            <w:tcW w:w="116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offline_bolt</w:t>
            </w:r>
          </w:p>
        </w:tc>
        <w:tc>
          <w:tcPr>
            <w:tcW w:w="1552" w:type="dxa"/>
            <w:tcBorders/>
            <w:shd w:fill="auto" w:val="clear"/>
            <w:vAlign w:val="center"/>
          </w:tcPr>
          <w:p>
            <w:pPr>
              <w:pStyle w:val="Normal"/>
              <w:numPr>
                <w:ilvl w:val="0"/>
                <w:numId w:val="0"/>
              </w:numPr>
              <w:spacing w:lineRule="auto" w:line="240" w:before="0" w:afterAutospacing="1"/>
              <w:outlineLvl w:val="4"/>
              <w:rPr>
                <w:rFonts w:ascii="inherit" w:hAnsi="inherit" w:eastAsia="Times New Roman" w:cs="Times New Roman"/>
                <w:sz w:val="20"/>
                <w:szCs w:val="20"/>
              </w:rPr>
            </w:pPr>
            <w:r>
              <w:rPr>
                <w:rFonts w:eastAsia="Times New Roman" w:cs="Times New Roman" w:ascii="inherit" w:hAnsi="inherit"/>
                <w:color w:val="000000"/>
                <w:sz w:val="20"/>
                <w:szCs w:val="20"/>
              </w:rPr>
              <w:t>Trending Dev Jobs</w:t>
            </w:r>
          </w:p>
        </w:tc>
      </w:tr>
    </w:tbl>
    <w:p>
      <w:pPr>
        <w:pStyle w:val="Normal"/>
        <w:shd w:val="clear" w:color="auto" w:fill="FFF6E7"/>
        <w:spacing w:lineRule="auto" w:line="240" w:before="0" w:after="0"/>
        <w:rPr/>
      </w:pPr>
      <w:hyperlink r:id="rId198" w:tgtFrame="_blank">
        <w:r>
          <w:rPr>
            <w:rStyle w:val="ListLabel1973"/>
            <w:rFonts w:eastAsia="Times New Roman" w:cs="Times New Roman" w:ascii="Roboto" w:hAnsi="Roboto"/>
            <w:color w:val="000000"/>
            <w:sz w:val="21"/>
            <w:szCs w:val="21"/>
            <w:u w:val="single"/>
          </w:rPr>
          <w:t>MEAN Stack Dev @ Fast Growing Startup!</w:t>
        </w:r>
      </w:hyperlink>
      <w:r>
        <w:rPr>
          <w:rFonts w:eastAsia="Times New Roman" w:cs="Times New Roman" w:ascii="Roboto" w:hAnsi="Roboto"/>
          <w:color w:val="000000"/>
          <w:sz w:val="21"/>
          <w:szCs w:val="21"/>
        </w:rPr>
        <w:t> , </w:t>
      </w:r>
      <w:r>
        <w:rPr>
          <w:rFonts w:eastAsia="Times New Roman" w:cs="Times New Roman" w:ascii="Roboto" w:hAnsi="Roboto"/>
          <w:b/>
          <w:bCs/>
          <w:color w:val="000000"/>
          <w:sz w:val="21"/>
          <w:szCs w:val="21"/>
        </w:rPr>
        <w:t>90K-130K</w:t>
      </w:r>
      <w:r>
        <w:rPr>
          <w:rFonts w:eastAsia="Times New Roman" w:cs="Times New Roman" w:ascii="Roboto" w:hAnsi="Roboto"/>
          <w:color w:val="000000"/>
          <w:sz w:val="21"/>
          <w:szCs w:val="21"/>
        </w:rPr>
        <w:t> wifi Full-time  </w:t>
      </w:r>
    </w:p>
    <w:p>
      <w:pPr>
        <w:pStyle w:val="Normal"/>
        <w:shd w:val="clear" w:color="auto" w:fill="FFF6E7"/>
        <w:spacing w:lineRule="auto" w:line="240" w:before="0" w:after="0"/>
        <w:rPr>
          <w:rFonts w:ascii="Roboto" w:hAnsi="Roboto" w:eastAsia="Times New Roman" w:cs="Times New Roman"/>
          <w:sz w:val="21"/>
          <w:szCs w:val="21"/>
        </w:rPr>
      </w:pPr>
      <w:r>
        <w:rPr>
          <w:rFonts w:eastAsia="Times New Roman" w:cs="Times New Roman" w:ascii="Roboto" w:hAnsi="Roboto"/>
          <w:b/>
          <w:bCs/>
          <w:color w:val="000000"/>
          <w:sz w:val="19"/>
          <w:szCs w:val="19"/>
          <w:shd w:fill="FFC107" w:val="clear"/>
        </w:rPr>
        <w:t>#Angular</w:t>
      </w:r>
      <w:r>
        <w:rPr>
          <w:rFonts w:eastAsia="Times New Roman" w:cs="Times New Roman" w:ascii="Roboto" w:hAnsi="Roboto"/>
          <w:color w:val="000000"/>
          <w:sz w:val="21"/>
          <w:szCs w:val="21"/>
        </w:rPr>
        <w:t> </w:t>
      </w:r>
      <w:r>
        <w:rPr>
          <w:rFonts w:eastAsia="Times New Roman" w:cs="Times New Roman" w:ascii="Roboto" w:hAnsi="Roboto"/>
          <w:b/>
          <w:bCs/>
          <w:color w:val="000000"/>
          <w:sz w:val="19"/>
          <w:szCs w:val="19"/>
          <w:shd w:fill="FFC107" w:val="clear"/>
        </w:rPr>
        <w:t>#MongoDB</w:t>
      </w:r>
      <w:r>
        <w:rPr>
          <w:rFonts w:eastAsia="Times New Roman" w:cs="Times New Roman" w:ascii="Roboto" w:hAnsi="Roboto"/>
          <w:color w:val="000000"/>
          <w:sz w:val="21"/>
          <w:szCs w:val="21"/>
        </w:rPr>
        <w:t> </w:t>
      </w:r>
      <w:r>
        <w:rPr>
          <w:rFonts w:eastAsia="Times New Roman" w:cs="Times New Roman" w:ascii="Roboto" w:hAnsi="Roboto"/>
          <w:b/>
          <w:bCs/>
          <w:color w:val="000000"/>
          <w:sz w:val="19"/>
          <w:szCs w:val="19"/>
          <w:shd w:fill="FFC107" w:val="clear"/>
        </w:rPr>
        <w:t>#AngularJS</w:t>
      </w:r>
      <w:r>
        <w:rPr>
          <w:rFonts w:eastAsia="Times New Roman" w:cs="Times New Roman" w:ascii="Roboto" w:hAnsi="Roboto"/>
          <w:color w:val="000000"/>
          <w:sz w:val="21"/>
          <w:szCs w:val="21"/>
        </w:rPr>
        <w:t>  location_on Los Angeles, CA - BuzzyBooth</w:t>
      </w:r>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Q12: What is activated route?</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ActivatedRoute</w:t>
      </w:r>
      <w:r>
        <w:rPr>
          <w:rFonts w:eastAsia="Times New Roman" w:cs="Times New Roman" w:ascii="Times New Roman" w:hAnsi="Times New Roman"/>
          <w:color w:val="000000"/>
          <w:sz w:val="24"/>
          <w:szCs w:val="24"/>
        </w:rPr>
        <w:t> contains the information about a route associated with a component loaded in an outlet. It can also be used to traverse the router state tree. The ActivatedRoute will be injected as a router service to access the information. In the below example, you can access route path and parameters,</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@Component({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class </w:t>
      </w:r>
      <w:r>
        <w:rPr>
          <w:rFonts w:eastAsia="Times New Roman" w:cs="Consolas" w:ascii="Consolas" w:hAnsi="Consolas"/>
          <w:color w:val="000000"/>
          <w:sz w:val="20"/>
          <w:szCs w:val="20"/>
          <w:u w:val="single"/>
        </w:rPr>
        <w:t>MyComponent</w:t>
      </w:r>
      <w:r>
        <w:rPr>
          <w:rFonts w:eastAsia="Times New Roman" w:cs="Consolas" w:ascii="Consolas" w:hAnsi="Consolas"/>
          <w:color w:val="000000"/>
          <w:sz w:val="20"/>
          <w:szCs w:val="20"/>
        </w:rPr>
        <w:t xml:space="preserv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constructor(route: ActivatedRoute)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id: Observable &lt; string &gt; = route.params.pipe(map(p =&gt; p.id));</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url: Observable &lt; string &gt; = route.url.pipe(map(segments =&gt; segments.join('')));</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route.data includes both `data` and `resolve`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user = route.data.pipe(map(d =&gt; d.user));</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github.com/sudheerj</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199">
        <w:r>
          <w:rPr>
            <w:rStyle w:val="ListLabel1972"/>
            <w:rFonts w:eastAsia="Times New Roman" w:cs="Times New Roman" w:ascii="Times New Roman" w:hAnsi="Times New Roman"/>
            <w:color w:val="000000"/>
            <w:sz w:val="24"/>
            <w:szCs w:val="24"/>
            <w:u w:val="single"/>
          </w:rPr>
          <w:t>108 More Angular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Q13: What is router outlet?</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The </w:t>
      </w:r>
      <w:r>
        <w:rPr>
          <w:rFonts w:eastAsia="Times New Roman" w:cs="Times New Roman" w:ascii="Times New Roman" w:hAnsi="Times New Roman"/>
          <w:b/>
          <w:bCs/>
          <w:color w:val="000000"/>
          <w:sz w:val="24"/>
          <w:szCs w:val="24"/>
        </w:rPr>
        <w:t>RouterOutlet</w:t>
      </w:r>
      <w:r>
        <w:rPr>
          <w:rFonts w:eastAsia="Times New Roman" w:cs="Times New Roman" w:ascii="Times New Roman" w:hAnsi="Times New Roman"/>
          <w:color w:val="000000"/>
          <w:sz w:val="24"/>
          <w:szCs w:val="24"/>
        </w:rPr>
        <w:t> is a directive from the router library and it acts as a placeholder that marks the spot in the template where the router should display the components for that outlet. Router outlet is used as a component,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&lt;router-outlet&gt;&lt;/router-outlet&gt;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&lt;!-- Routed components go here --&gt;</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github.com/sudheerj</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200">
        <w:r>
          <w:rPr>
            <w:rStyle w:val="ListLabel1972"/>
            <w:rFonts w:eastAsia="Times New Roman" w:cs="Times New Roman" w:ascii="Times New Roman" w:hAnsi="Times New Roman"/>
            <w:color w:val="000000"/>
            <w:sz w:val="24"/>
            <w:szCs w:val="24"/>
            <w:u w:val="single"/>
          </w:rPr>
          <w:t>108 More Angular Interview Questions &amp; Answers</w:t>
        </w:r>
      </w:hyperlink>
    </w:p>
    <w:tbl>
      <w:tblPr>
        <w:tblW w:w="2680" w:type="dxa"/>
        <w:jc w:val="left"/>
        <w:tblInd w:w="0" w:type="dxa"/>
        <w:tblBorders/>
        <w:tblCellMar>
          <w:top w:w="15" w:type="dxa"/>
          <w:left w:w="15" w:type="dxa"/>
          <w:bottom w:w="15" w:type="dxa"/>
          <w:right w:w="15" w:type="dxa"/>
        </w:tblCellMar>
        <w:tblLook w:noVBand="1" w:val="04a0" w:noHBand="0" w:lastColumn="0" w:firstColumn="1" w:lastRow="0" w:firstRow="1"/>
      </w:tblPr>
      <w:tblGrid>
        <w:gridCol w:w="2468"/>
        <w:gridCol w:w="120"/>
        <w:gridCol w:w="92"/>
      </w:tblGrid>
      <w:tr>
        <w:trPr/>
        <w:tc>
          <w:tcPr>
            <w:tcW w:w="2588" w:type="dxa"/>
            <w:gridSpan w:val="2"/>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r>
              <w:rPr>
                <w:rFonts w:eastAsia="Times New Roman" w:cs="Times New Roman" w:ascii="Times New Roman" w:hAnsi="Times New Roman"/>
                <w:color w:val="000000"/>
                <w:sz w:val="24"/>
                <w:szCs w:val="24"/>
              </w:rPr>
              <w:t>Create Full Stack Resume</w:t>
            </w:r>
          </w:p>
        </w:tc>
        <w:tc>
          <w:tcPr>
            <w:tcW w:w="9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p>
        </w:tc>
      </w:tr>
      <w:tr>
        <w:trPr/>
        <w:tc>
          <w:tcPr>
            <w:tcW w:w="2468"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r>
              <w:rPr>
                <w:rFonts w:eastAsia="Times New Roman" w:cs="Times New Roman" w:ascii="Times New Roman" w:hAnsi="Times New Roman"/>
                <w:color w:val="000000"/>
                <w:sz w:val="24"/>
                <w:szCs w:val="24"/>
              </w:rPr>
              <w:t>All Angular Q&amp;A</w:t>
            </w:r>
          </w:p>
        </w:tc>
        <w:tc>
          <w:tcPr>
            <w:tcW w:w="120"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w:t>
            </w:r>
          </w:p>
        </w:tc>
        <w:tc>
          <w:tcPr>
            <w:tcW w:w="92" w:type="dxa"/>
            <w:tcBorders/>
            <w:shd w:fill="auto" w:val="clear"/>
          </w:tcPr>
          <w:p>
            <w:pPr>
              <w:pStyle w:val="Normal"/>
              <w:spacing w:before="0" w:after="200"/>
              <w:rPr>
                <w:color w:val="000000"/>
              </w:rPr>
            </w:pPr>
            <w:r>
              <w:rPr>
                <w:color w:val="000000"/>
              </w:rPr>
            </w:r>
          </w:p>
        </w:tc>
      </w:tr>
    </w:tbl>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Q14: What are the utility functions provided by RxJS?</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The RxJS library also provides below utility functions for creating and working with observables.</w:t>
      </w:r>
    </w:p>
    <w:p>
      <w:pPr>
        <w:pStyle w:val="Normal"/>
        <w:numPr>
          <w:ilvl w:val="0"/>
          <w:numId w:val="353"/>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Converting existing code for async operations into observables</w:t>
      </w:r>
    </w:p>
    <w:p>
      <w:pPr>
        <w:pStyle w:val="Normal"/>
        <w:numPr>
          <w:ilvl w:val="0"/>
          <w:numId w:val="353"/>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Iterating through the values in a stream</w:t>
      </w:r>
    </w:p>
    <w:p>
      <w:pPr>
        <w:pStyle w:val="Normal"/>
        <w:numPr>
          <w:ilvl w:val="0"/>
          <w:numId w:val="353"/>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Mapping values to different types</w:t>
      </w:r>
    </w:p>
    <w:p>
      <w:pPr>
        <w:pStyle w:val="Normal"/>
        <w:numPr>
          <w:ilvl w:val="0"/>
          <w:numId w:val="353"/>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Filtering streams</w:t>
      </w:r>
    </w:p>
    <w:p>
      <w:pPr>
        <w:pStyle w:val="Normal"/>
        <w:numPr>
          <w:ilvl w:val="0"/>
          <w:numId w:val="353"/>
        </w:numPr>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Composing multiple streams</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github.com/sudheerj</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201">
        <w:r>
          <w:rPr>
            <w:rStyle w:val="ListLabel1972"/>
            <w:rFonts w:eastAsia="Times New Roman" w:cs="Times New Roman" w:ascii="Times New Roman" w:hAnsi="Times New Roman"/>
            <w:color w:val="000000"/>
            <w:sz w:val="24"/>
            <w:szCs w:val="24"/>
            <w:u w:val="single"/>
          </w:rPr>
          <w:t>108 More Angular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Q15: What is multicasting?</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Multi-casting</w:t>
      </w:r>
      <w:r>
        <w:rPr>
          <w:rFonts w:eastAsia="Times New Roman" w:cs="Times New Roman" w:ascii="Times New Roman" w:hAnsi="Times New Roman"/>
          <w:color w:val="000000"/>
          <w:sz w:val="24"/>
          <w:szCs w:val="24"/>
        </w:rPr>
        <w:t> is the practice of broadcasting to a list of multiple subscribers in a single execution. Let's demonstrate the multi-casting feature,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var source = Rx.Observable.from([1, 2, 3]);</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xml:space="preserve">var subject = new </w:t>
      </w:r>
      <w:r>
        <w:rPr>
          <w:rFonts w:eastAsia="Times New Roman" w:cs="Consolas" w:ascii="Consolas" w:hAnsi="Consolas"/>
          <w:color w:val="000000"/>
          <w:sz w:val="20"/>
          <w:szCs w:val="20"/>
          <w:u w:val="single"/>
        </w:rPr>
        <w:t>Rx.Subject</w:t>
      </w:r>
      <w:r>
        <w:rPr>
          <w:rFonts w:eastAsia="Times New Roman" w:cs="Consolas" w:ascii="Consolas" w:hAnsi="Consolas"/>
          <w:color w:val="000000"/>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var multicasted = source.multicast(subject);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These are, under the hood, `subject.subscribe({...})`: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multicasted.subscribe({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 (v) =&gt; console.log('observerA: ' + v)</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multicasted.subscribe({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 (v) =&gt; console.log('observerB: ' + v)</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This is, under the hood, `s</w:t>
      </w:r>
    </w:p>
    <w:p>
      <w:pPr>
        <w:pStyle w:val="Normal"/>
        <w:spacing w:lineRule="auto" w:line="240" w:before="0" w:afterAutospacing="1"/>
        <w:rPr/>
      </w:pPr>
      <w:r>
        <w:rPr>
          <w:rFonts w:eastAsia="Times New Roman" w:cs="Times New Roman" w:ascii="Times New Roman" w:hAnsi="Times New Roman"/>
          <w:color w:val="000000"/>
          <w:sz w:val="24"/>
          <w:szCs w:val="24"/>
        </w:rPr>
        <w:t>🔗 </w:t>
      </w:r>
      <w:r>
        <w:rPr>
          <w:rFonts w:eastAsia="Times New Roman" w:cs="Times New Roman" w:ascii="Times New Roman" w:hAnsi="Times New Roman"/>
          <w:b/>
          <w:bCs/>
          <w:color w:val="000000"/>
          <w:sz w:val="24"/>
          <w:szCs w:val="24"/>
        </w:rPr>
        <w:t>Source:</w:t>
      </w:r>
      <w:r>
        <w:rPr>
          <w:rFonts w:eastAsia="Times New Roman" w:cs="Times New Roman" w:ascii="Times New Roman" w:hAnsi="Times New Roman"/>
          <w:color w:val="000000"/>
          <w:sz w:val="24"/>
          <w:szCs w:val="24"/>
        </w:rPr>
        <w:t> github.com/sudheerj</w:t>
        <w:br/>
        <w:t>💡 </w:t>
      </w:r>
      <w:r>
        <w:rPr>
          <w:rFonts w:eastAsia="Times New Roman" w:cs="Times New Roman" w:ascii="Times New Roman" w:hAnsi="Times New Roman"/>
          <w:b/>
          <w:bCs/>
          <w:color w:val="000000"/>
          <w:sz w:val="24"/>
          <w:szCs w:val="24"/>
        </w:rPr>
        <w:t>Don't miss:</w:t>
      </w:r>
      <w:r>
        <w:rPr>
          <w:rFonts w:eastAsia="Times New Roman" w:cs="Times New Roman" w:ascii="Times New Roman" w:hAnsi="Times New Roman"/>
          <w:color w:val="000000"/>
          <w:sz w:val="24"/>
          <w:szCs w:val="24"/>
        </w:rPr>
        <w:t> </w:t>
      </w:r>
      <w:hyperlink r:id="rId202">
        <w:r>
          <w:rPr>
            <w:rStyle w:val="ListLabel1972"/>
            <w:rFonts w:eastAsia="Times New Roman" w:cs="Times New Roman" w:ascii="Times New Roman" w:hAnsi="Times New Roman"/>
            <w:color w:val="000000"/>
            <w:sz w:val="24"/>
            <w:szCs w:val="24"/>
            <w:u w:val="single"/>
          </w:rPr>
          <w:t>108 More Angular Interview Questions &amp; Answers</w:t>
        </w:r>
      </w:hyperlink>
    </w:p>
    <w:p>
      <w:pPr>
        <w:pStyle w:val="Normal"/>
        <w:numPr>
          <w:ilvl w:val="0"/>
          <w:numId w:val="0"/>
        </w:numPr>
        <w:spacing w:lineRule="auto" w:line="240" w:before="0" w:afterAutospacing="1"/>
        <w:outlineLvl w:val="1"/>
        <w:rPr>
          <w:rFonts w:ascii="inherit" w:hAnsi="inherit" w:eastAsia="Times New Roman" w:cs="Times New Roman"/>
          <w:sz w:val="36"/>
          <w:szCs w:val="36"/>
        </w:rPr>
      </w:pPr>
      <w:r>
        <w:rPr>
          <w:rFonts w:eastAsia="Times New Roman" w:cs="Times New Roman" w:ascii="inherit" w:hAnsi="inherit"/>
          <w:color w:val="000000"/>
          <w:sz w:val="36"/>
          <w:szCs w:val="36"/>
        </w:rPr>
        <w:t>Q16: What is subscribing?</w:t>
      </w:r>
    </w:p>
    <w:p>
      <w:pPr>
        <w:pStyle w:val="Normal"/>
        <w:shd w:val="clear" w:color="auto" w:fill="F9F9F9"/>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Topic: </w:t>
      </w:r>
      <w:r>
        <w:rPr>
          <w:rFonts w:eastAsia="Times New Roman" w:cs="Times New Roman" w:ascii="Times New Roman" w:hAnsi="Times New Roman"/>
          <w:b/>
          <w:bCs/>
          <w:color w:val="000000"/>
          <w:sz w:val="24"/>
          <w:szCs w:val="24"/>
        </w:rPr>
        <w:t>Angular</w:t>
      </w:r>
      <w:r>
        <w:rPr>
          <w:rFonts w:eastAsia="Times New Roman" w:cs="Times New Roman" w:ascii="Times New Roman" w:hAnsi="Times New Roman"/>
          <w:color w:val="000000"/>
          <w:sz w:val="24"/>
          <w:szCs w:val="24"/>
        </w:rPr>
        <w:br/>
        <w:t>Difficulty: ⭐⭐⭐</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An Observable instance begins publishing values only when someone subscribes to it. So you need to subscribe by calling the </w:t>
      </w:r>
      <w:r>
        <w:rPr>
          <w:rFonts w:eastAsia="Times New Roman" w:cs="Times New Roman" w:ascii="Times New Roman" w:hAnsi="Times New Roman"/>
          <w:b/>
          <w:bCs/>
          <w:color w:val="000000"/>
          <w:sz w:val="24"/>
          <w:szCs w:val="24"/>
        </w:rPr>
        <w:t>subscribe()</w:t>
      </w:r>
      <w:r>
        <w:rPr>
          <w:rFonts w:eastAsia="Times New Roman" w:cs="Times New Roman" w:ascii="Times New Roman" w:hAnsi="Times New Roman"/>
          <w:color w:val="000000"/>
          <w:sz w:val="24"/>
          <w:szCs w:val="24"/>
        </w:rPr>
        <w:t> method of the instance, passing an observer object to receive the notifications.</w:t>
      </w:r>
    </w:p>
    <w:p>
      <w:pPr>
        <w:pStyle w:val="Normal"/>
        <w:spacing w:lineRule="auto" w:line="240" w:before="0" w:afterAutospacing="1"/>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Let's take an example of creating and subscribing to a simple observable, with an observer that logs the received message to the console.</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Creates an observable sequence of 5 integers, starting from 1</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source = range(1, 5);</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Create observer object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const myObserver = {</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next: x =&gt; console.log('Observer got a next value: ' + x),</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error: err =&gt; console.error('Observer got an error: ' + err),</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complete: () =&gt; console.log('Observer got a complete notification'),</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000000"/>
          <w:sz w:val="20"/>
          <w:szCs w:val="20"/>
        </w:rPr>
      </w:pPr>
      <w:r>
        <w:rPr>
          <w:rFonts w:eastAsia="Times New Roman" w:cs="Consolas" w:ascii="Consolas" w:hAnsi="Consolas"/>
          <w:color w:val="000000"/>
          <w:sz w:val="20"/>
          <w:szCs w:val="20"/>
        </w:rPr>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Execute with the observer object and Prints out each item</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myObservable.subscribe(myObserver);</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=&gt; Observer got a next value: 1</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=&gt; Observer got a next value: 2</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=&gt; Observer got a next value: 3</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=&gt; Observer got a next value: 4</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=&gt; Observer got a next value: 5</w:t>
      </w:r>
    </w:p>
    <w:p>
      <w:pPr>
        <w:pStyle w:val="Normal"/>
        <w:shd w:val="clear" w:color="auto" w:fill="1D1F2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120"/>
        <w:rPr>
          <w:rFonts w:ascii="Consolas" w:hAnsi="Consolas" w:eastAsia="Times New Roman" w:cs="Consolas"/>
          <w:color w:val="C5C8C6"/>
          <w:sz w:val="20"/>
          <w:szCs w:val="20"/>
        </w:rPr>
      </w:pPr>
      <w:r>
        <w:rPr>
          <w:rFonts w:eastAsia="Times New Roman" w:cs="Consolas" w:ascii="Consolas" w:hAnsi="Consolas"/>
          <w:color w:val="000000"/>
          <w:sz w:val="20"/>
          <w:szCs w:val="20"/>
        </w:rPr>
        <w:t xml:space="preserve">    </w:t>
      </w:r>
      <w:r>
        <w:rPr>
          <w:rFonts w:eastAsia="Times New Roman" w:cs="Consolas" w:ascii="Consolas" w:hAnsi="Consolas"/>
          <w:color w:val="000000"/>
          <w:sz w:val="20"/>
          <w:szCs w:val="20"/>
        </w:rPr>
        <w:t>// =&gt; Observer got a complete notification</w:t>
      </w:r>
    </w:p>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numPr>
          <w:ilvl w:val="0"/>
          <w:numId w:val="0"/>
        </w:numPr>
        <w:shd w:val="clear" w:color="auto" w:fill="FFFFFF"/>
        <w:spacing w:lineRule="atLeast" w:line="312" w:before="75" w:afterAutospacing="1"/>
        <w:outlineLvl w:val="0"/>
        <w:rPr>
          <w:rFonts w:ascii="Helvetica" w:hAnsi="Helvetica" w:eastAsia="Times New Roman" w:cs="Times New Roman"/>
          <w:color w:val="610B38"/>
          <w:kern w:val="2"/>
          <w:sz w:val="44"/>
          <w:szCs w:val="44"/>
        </w:rPr>
      </w:pPr>
      <w:r>
        <w:rPr>
          <w:rFonts w:eastAsia="Times New Roman" w:cs="Times New Roman" w:ascii="Helvetica" w:hAnsi="Helvetica"/>
          <w:color w:val="000000"/>
          <w:kern w:val="2"/>
          <w:sz w:val="44"/>
          <w:szCs w:val="44"/>
        </w:rPr>
        <w:t>Angular 7 Interview Questions</w:t>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2857500" cy="1905000"/>
            <wp:effectExtent l="0" t="0" r="0" b="0"/>
            <wp:docPr id="92" name="Picture 77" descr="Angular7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7" descr="Angular7 Interview Questions"/>
                    <pic:cNvPicPr>
                      <a:picLocks noChangeAspect="1" noChangeArrowheads="1"/>
                    </pic:cNvPicPr>
                  </pic:nvPicPr>
                  <pic:blipFill>
                    <a:blip r:embed="rId203"/>
                    <a:stretch>
                      <a:fillRect/>
                    </a:stretch>
                  </pic:blipFill>
                  <pic:spPr bwMode="auto">
                    <a:xfrm>
                      <a:off x="0" y="0"/>
                      <a:ext cx="2857500" cy="1905000"/>
                    </a:xfrm>
                    <a:prstGeom prst="rect">
                      <a:avLst/>
                    </a:prstGeom>
                  </pic:spPr>
                </pic:pic>
              </a:graphicData>
            </a:graphic>
          </wp:inline>
        </w:drawing>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 list of top frequently asked </w:t>
      </w:r>
      <w:r>
        <w:rPr>
          <w:rFonts w:eastAsia="Times New Roman" w:cs="Times New Roman" w:ascii="Verdana" w:hAnsi="Verdana"/>
          <w:b/>
          <w:bCs/>
          <w:color w:val="000000"/>
          <w:sz w:val="20"/>
          <w:szCs w:val="20"/>
        </w:rPr>
        <w:t>Angular 7 Interview Questions</w:t>
      </w:r>
      <w:r>
        <w:rPr>
          <w:rFonts w:eastAsia="Times New Roman" w:cs="Times New Roman" w:ascii="Verdana" w:hAnsi="Verdana"/>
          <w:color w:val="000000"/>
          <w:sz w:val="20"/>
          <w:szCs w:val="20"/>
        </w:rPr>
        <w:t> and answers are given below.</w: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 What is Angular 7? How is it different from AngularJS?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Angular7 is the latest and recent version of Angular. AngularJS was the first version of Angular which is also known as Angular 1.0.</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Angular7 is the complete rewrite of the Angular1.0. It supports two-way data binding, and some other features like ng update, ng add, Angular Elements, Angular Material + CDK Components, Angular Material Starter Components, CLI Workspaces, Library Support, Tree Shakable Providers, Animations Performance Improvements, and RxJS v6 etc.</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93"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2) What is Angular framework?</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 is a TypeScript-based open-source web framework and a platform. It is used to build web/ mobile and desktop applications.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Main features of this framework are:</w:t>
      </w:r>
      <w:r>
        <w:rPr>
          <w:rFonts w:eastAsia="Times New Roman" w:cs="Times New Roman" w:ascii="Verdana" w:hAnsi="Verdana"/>
          <w:color w:val="000000"/>
          <w:sz w:val="20"/>
          <w:szCs w:val="20"/>
        </w:rPr>
        <w:t> Declarative templates, dependency injection, end to end tooling etc. These features make web development easy in Angular.</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94"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3) What is the difference between AngularJS and Angular?</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 is a complete rewrite of AngularJS. It is a component-based framework in which an application is a tree of individual components.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Difference between AngularJS and Angular:</w:t>
      </w:r>
    </w:p>
    <w:tbl>
      <w:tblPr>
        <w:tblW w:w="13035" w:type="dxa"/>
        <w:jc w:val="left"/>
        <w:tblInd w:w="159" w:type="dxa"/>
        <w:tblBorders>
          <w:top w:val="single" w:sz="6" w:space="0" w:color="C7CCBE"/>
          <w:left w:val="single" w:sz="6" w:space="0" w:color="C7CCBE"/>
        </w:tblBorders>
        <w:tblCellMar>
          <w:top w:w="180" w:type="dxa"/>
          <w:left w:w="171" w:type="dxa"/>
          <w:bottom w:w="180" w:type="dxa"/>
          <w:right w:w="180" w:type="dxa"/>
        </w:tblCellMar>
        <w:tblLook w:noVBand="1" w:val="04a0" w:noHBand="0" w:lastColumn="0" w:firstColumn="1" w:lastRow="0" w:firstRow="1"/>
      </w:tblPr>
      <w:tblGrid>
        <w:gridCol w:w="6484"/>
        <w:gridCol w:w="6550"/>
      </w:tblGrid>
      <w:tr>
        <w:trPr/>
        <w:tc>
          <w:tcPr>
            <w:tcW w:w="6484" w:type="dxa"/>
            <w:tcBorders>
              <w:top w:val="single" w:sz="6" w:space="0" w:color="C7CCBE"/>
              <w:left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AngularJS</w:t>
            </w:r>
          </w:p>
        </w:tc>
        <w:tc>
          <w:tcPr>
            <w:tcW w:w="6550" w:type="dxa"/>
            <w:tcBorders>
              <w:top w:val="single" w:sz="6" w:space="0" w:color="C7CCBE"/>
              <w:left w:val="single" w:sz="6" w:space="0" w:color="C7CCBE"/>
              <w:right w:val="single" w:sz="6" w:space="0" w:color="C7CCBE"/>
              <w:insideV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Angular</w:t>
            </w:r>
          </w:p>
        </w:tc>
      </w:tr>
      <w:tr>
        <w:trPr/>
        <w:tc>
          <w:tcPr>
            <w:tcW w:w="648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AngularJS is based on MVC architecture.</w:t>
            </w:r>
          </w:p>
        </w:tc>
        <w:tc>
          <w:tcPr>
            <w:tcW w:w="655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 is based on Service/Controller.</w:t>
            </w:r>
          </w:p>
        </w:tc>
      </w:tr>
      <w:tr>
        <w:trPr/>
        <w:tc>
          <w:tcPr>
            <w:tcW w:w="648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uses JavaScript to build the application.</w:t>
            </w:r>
          </w:p>
        </w:tc>
        <w:tc>
          <w:tcPr>
            <w:tcW w:w="655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uses TypeScript to build the application.</w:t>
            </w:r>
          </w:p>
        </w:tc>
      </w:tr>
      <w:tr>
        <w:trPr/>
        <w:tc>
          <w:tcPr>
            <w:tcW w:w="648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follows controller concept.</w:t>
            </w:r>
          </w:p>
        </w:tc>
        <w:tc>
          <w:tcPr>
            <w:tcW w:w="655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follows Component based UI approach.</w:t>
            </w:r>
          </w:p>
        </w:tc>
      </w:tr>
      <w:tr>
        <w:trPr/>
        <w:tc>
          <w:tcPr>
            <w:tcW w:w="648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is not a mobile-friendly framework.</w:t>
            </w:r>
          </w:p>
        </w:tc>
        <w:tc>
          <w:tcPr>
            <w:tcW w:w="655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is a mobile friendly framework.</w:t>
            </w:r>
          </w:p>
        </w:tc>
      </w:tr>
      <w:tr>
        <w:trPr/>
        <w:tc>
          <w:tcPr>
            <w:tcW w:w="648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It is very difficult to create a SEO friendly application in AngularJS.</w:t>
            </w:r>
          </w:p>
        </w:tc>
        <w:tc>
          <w:tcPr>
            <w:tcW w:w="655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By using Angular, you can easily create a SEO friendly application.</w:t>
            </w:r>
          </w:p>
        </w:tc>
      </w:tr>
    </w:tbl>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95"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4) What is the difference between structural directive and attribute directive in Angular 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Structural directives</w:t>
      </w:r>
      <w:r>
        <w:rPr>
          <w:rFonts w:eastAsia="Times New Roman" w:cs="Times New Roman" w:ascii="Verdana" w:hAnsi="Verdana"/>
          <w:color w:val="000000"/>
          <w:sz w:val="20"/>
          <w:szCs w:val="20"/>
        </w:rPr>
        <w:t> are used to alter the DOM layout by removing and adding DOM elements. These directives are far better in changing the structure of the view. Examples of Structural directives are NgFor and Nglf.</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Attribute Directives</w:t>
      </w:r>
      <w:r>
        <w:rPr>
          <w:rFonts w:eastAsia="Times New Roman" w:cs="Times New Roman" w:ascii="Verdana" w:hAnsi="Verdana"/>
          <w:color w:val="000000"/>
          <w:sz w:val="20"/>
          <w:szCs w:val="20"/>
        </w:rPr>
        <w:t> are used as characteristics of elements. For example, a directive such as built-in NgStyle in the template Syntax guide is an attribute directive.</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96"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5) What is the difference among "declarations", "providers" and "import" in NgModule?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Difference among declarations", "providers" and "import" in NgModule:</w:t>
      </w:r>
    </w:p>
    <w:p>
      <w:pPr>
        <w:pStyle w:val="Normal"/>
        <w:numPr>
          <w:ilvl w:val="0"/>
          <w:numId w:val="354"/>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declarations</w:t>
      </w:r>
      <w:r>
        <w:rPr>
          <w:rFonts w:eastAsia="Times New Roman" w:cs="Times New Roman" w:ascii="Verdana" w:hAnsi="Verdana"/>
          <w:color w:val="000000"/>
          <w:sz w:val="20"/>
          <w:szCs w:val="20"/>
        </w:rPr>
        <w:t> are used to make directives (including components and pipes) from the current module available to other directives in the current module. Selectors of directives, components or pipes are only matched against the HTML if they are declared or imported.</w:t>
      </w:r>
    </w:p>
    <w:p>
      <w:pPr>
        <w:pStyle w:val="Normal"/>
        <w:numPr>
          <w:ilvl w:val="0"/>
          <w:numId w:val="354"/>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providers</w:t>
      </w:r>
      <w:r>
        <w:rPr>
          <w:rFonts w:eastAsia="Times New Roman" w:cs="Times New Roman" w:ascii="Verdana" w:hAnsi="Verdana"/>
          <w:color w:val="000000"/>
          <w:sz w:val="20"/>
          <w:szCs w:val="20"/>
        </w:rPr>
        <w:t> are used to make services and values known to DI. They are added to the root scope and they are injected to other services or directives that have them as dependency. A special case for providers is lazy loaded modules that get their own child injector. Providers of a lazy loaded module are only provided to this lazy loaded module by default (not the whole application as it is with other modules).</w:t>
      </w:r>
    </w:p>
    <w:p>
      <w:pPr>
        <w:pStyle w:val="Normal"/>
        <w:numPr>
          <w:ilvl w:val="0"/>
          <w:numId w:val="354"/>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makes the exported declarations of other modules available in the current module.</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97"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6) What are the key components of Angular?</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Key components of Angular:</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Components:</w:t>
      </w:r>
      <w:r>
        <w:rPr>
          <w:rFonts w:eastAsia="Times New Roman" w:cs="Times New Roman" w:ascii="Verdana" w:hAnsi="Verdana"/>
          <w:color w:val="000000"/>
          <w:sz w:val="20"/>
          <w:szCs w:val="20"/>
        </w:rPr>
        <w:t> Components are the basic building blocks of angular application and used to control HTML views.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Modules:</w:t>
      </w:r>
      <w:r>
        <w:rPr>
          <w:rFonts w:eastAsia="Times New Roman" w:cs="Times New Roman" w:ascii="Verdana" w:hAnsi="Verdana"/>
          <w:color w:val="000000"/>
          <w:sz w:val="20"/>
          <w:szCs w:val="20"/>
        </w:rPr>
        <w:t> Modules are the set of angular basic building blocks like component, directives, services etc. An application is divided into logical pieces and each piece of code is called as "module" and used to perform a single task.</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Templates:</w:t>
      </w:r>
      <w:r>
        <w:rPr>
          <w:rFonts w:eastAsia="Times New Roman" w:cs="Times New Roman" w:ascii="Verdana" w:hAnsi="Verdana"/>
          <w:color w:val="000000"/>
          <w:sz w:val="20"/>
          <w:szCs w:val="20"/>
        </w:rPr>
        <w:t> Templates are used to represent the views of an Angular application.</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Services:</w:t>
      </w:r>
      <w:r>
        <w:rPr>
          <w:rFonts w:eastAsia="Times New Roman" w:cs="Times New Roman" w:ascii="Verdana" w:hAnsi="Verdana"/>
          <w:color w:val="000000"/>
          <w:sz w:val="20"/>
          <w:szCs w:val="20"/>
        </w:rPr>
        <w:t> It is used to create components which can be shared across the entire application.</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Metadata:</w:t>
      </w:r>
      <w:r>
        <w:rPr>
          <w:rFonts w:eastAsia="Times New Roman" w:cs="Times New Roman" w:ascii="Verdana" w:hAnsi="Verdana"/>
          <w:color w:val="000000"/>
          <w:sz w:val="20"/>
          <w:szCs w:val="20"/>
        </w:rPr>
        <w:t> This can be used to add more data to an Angular class.</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98"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7) Explain the Architecture overview of Angular.</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 is the most popular web development framework for developing mobile and web applications. It uses cross platform mobile development called IONIC that's why it is not limited to web apps only.</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There are 7 main building blocks of an Angular application:</w:t>
      </w:r>
    </w:p>
    <w:p>
      <w:pPr>
        <w:pStyle w:val="Normal"/>
        <w:numPr>
          <w:ilvl w:val="0"/>
          <w:numId w:val="355"/>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w:t>
      </w:r>
    </w:p>
    <w:p>
      <w:pPr>
        <w:pStyle w:val="Normal"/>
        <w:numPr>
          <w:ilvl w:val="0"/>
          <w:numId w:val="355"/>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Templates</w:t>
      </w:r>
    </w:p>
    <w:p>
      <w:pPr>
        <w:pStyle w:val="Normal"/>
        <w:numPr>
          <w:ilvl w:val="0"/>
          <w:numId w:val="355"/>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Metadata</w:t>
      </w:r>
    </w:p>
    <w:p>
      <w:pPr>
        <w:pStyle w:val="Normal"/>
        <w:numPr>
          <w:ilvl w:val="0"/>
          <w:numId w:val="355"/>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Data Binding</w:t>
      </w:r>
    </w:p>
    <w:p>
      <w:pPr>
        <w:pStyle w:val="Normal"/>
        <w:numPr>
          <w:ilvl w:val="0"/>
          <w:numId w:val="355"/>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Directives</w:t>
      </w:r>
    </w:p>
    <w:p>
      <w:pPr>
        <w:pStyle w:val="Normal"/>
        <w:numPr>
          <w:ilvl w:val="0"/>
          <w:numId w:val="355"/>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Services</w:t>
      </w:r>
    </w:p>
    <w:p>
      <w:pPr>
        <w:pStyle w:val="Normal"/>
        <w:numPr>
          <w:ilvl w:val="0"/>
          <w:numId w:val="355"/>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Dependency Injection</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basic building blocks of an Angular application are NgModules, which provide a compilation context for components. Angular app is defined by a set of NgModules and it always has at least a root module that enables bootstrapping, and many more feature modules.</w:t>
      </w:r>
    </w:p>
    <w:p>
      <w:pPr>
        <w:pStyle w:val="Normal"/>
        <w:numPr>
          <w:ilvl w:val="0"/>
          <w:numId w:val="356"/>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Components define Template views</w:t>
      </w:r>
    </w:p>
    <w:p>
      <w:pPr>
        <w:pStyle w:val="Normal"/>
        <w:numPr>
          <w:ilvl w:val="0"/>
          <w:numId w:val="356"/>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Components use services</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NgModules make developers to organize an application into connected blocks of functionality.</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NgModule properties for the minimum "AppModule" generated by the CLI are as follows:</w:t>
      </w:r>
    </w:p>
    <w:p>
      <w:pPr>
        <w:pStyle w:val="Normal"/>
        <w:numPr>
          <w:ilvl w:val="0"/>
          <w:numId w:val="357"/>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Declarations:</w:t>
      </w:r>
      <w:r>
        <w:rPr>
          <w:rFonts w:eastAsia="Times New Roman" w:cs="Times New Roman" w:ascii="Verdana" w:hAnsi="Verdana"/>
          <w:color w:val="000000"/>
          <w:sz w:val="20"/>
          <w:szCs w:val="20"/>
        </w:rPr>
        <w:t> Use to declare the application components.</w:t>
      </w:r>
    </w:p>
    <w:p>
      <w:pPr>
        <w:pStyle w:val="Normal"/>
        <w:numPr>
          <w:ilvl w:val="0"/>
          <w:numId w:val="357"/>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Imports:</w:t>
      </w:r>
      <w:r>
        <w:rPr>
          <w:rFonts w:eastAsia="Times New Roman" w:cs="Times New Roman" w:ascii="Verdana" w:hAnsi="Verdana"/>
          <w:color w:val="000000"/>
          <w:sz w:val="20"/>
          <w:szCs w:val="20"/>
        </w:rPr>
        <w:t> Every application must import BrowserModule to run the app in a browser.</w:t>
      </w:r>
    </w:p>
    <w:p>
      <w:pPr>
        <w:pStyle w:val="Normal"/>
        <w:numPr>
          <w:ilvl w:val="0"/>
          <w:numId w:val="357"/>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Providers:</w:t>
      </w:r>
      <w:r>
        <w:rPr>
          <w:rFonts w:eastAsia="Times New Roman" w:cs="Times New Roman" w:ascii="Verdana" w:hAnsi="Verdana"/>
          <w:color w:val="000000"/>
          <w:sz w:val="20"/>
          <w:szCs w:val="20"/>
        </w:rPr>
        <w:t> There are none to start.</w:t>
      </w:r>
    </w:p>
    <w:p>
      <w:pPr>
        <w:pStyle w:val="Normal"/>
        <w:numPr>
          <w:ilvl w:val="0"/>
          <w:numId w:val="357"/>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Bootstrap:</w:t>
      </w:r>
      <w:r>
        <w:rPr>
          <w:rFonts w:eastAsia="Times New Roman" w:cs="Times New Roman" w:ascii="Verdana" w:hAnsi="Verdana"/>
          <w:color w:val="000000"/>
          <w:sz w:val="20"/>
          <w:szCs w:val="20"/>
        </w:rPr>
        <w:t> This is a root AppComponent that Angular creates and inserts into the index.html host web page.</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99"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8) How would you update Angular 6 to Angular 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You can update Angular 6 to Angular 7 by using the following command:</w:t>
      </w:r>
    </w:p>
    <w:p>
      <w:pPr>
        <w:pStyle w:val="Normal"/>
        <w:numPr>
          <w:ilvl w:val="0"/>
          <w:numId w:val="358"/>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ng update @angular/cli @angular/core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100"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9) What is the UrlSegment Interface in Angular 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In Angular 7, the UrlSegment interface represents a single URL segment, constructor, properties and methods like this:</w:t>
      </w:r>
    </w:p>
    <w:p>
      <w:pPr>
        <w:pStyle w:val="Normal"/>
        <w:numPr>
          <w:ilvl w:val="0"/>
          <w:numId w:val="35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UrlSegment {  </w:t>
      </w:r>
    </w:p>
    <w:p>
      <w:pPr>
        <w:pStyle w:val="Normal"/>
        <w:numPr>
          <w:ilvl w:val="0"/>
          <w:numId w:val="35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constructor(path: string, parameters: {...})  </w:t>
      </w:r>
    </w:p>
    <w:p>
      <w:pPr>
        <w:pStyle w:val="Normal"/>
        <w:numPr>
          <w:ilvl w:val="0"/>
          <w:numId w:val="35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path: string  </w:t>
      </w:r>
    </w:p>
    <w:p>
      <w:pPr>
        <w:pStyle w:val="Normal"/>
        <w:numPr>
          <w:ilvl w:val="0"/>
          <w:numId w:val="35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parameters: {...}  </w:t>
      </w:r>
    </w:p>
    <w:p>
      <w:pPr>
        <w:pStyle w:val="Normal"/>
        <w:numPr>
          <w:ilvl w:val="0"/>
          <w:numId w:val="359"/>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toString(): string  </w:t>
      </w:r>
    </w:p>
    <w:p>
      <w:pPr>
        <w:pStyle w:val="Normal"/>
        <w:numPr>
          <w:ilvl w:val="0"/>
          <w:numId w:val="359"/>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UrlSegment is a part of a URL between the two slashes and it contains a path and matrix parameters associated with the segment.</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101"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10) What is Do Bootstrap (ng Do Bootstrap) In Angular 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ng Do Bootstrap is a new life-cycle hook added in Angular 7 and Do Bootstrap is an interface.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Example</w:t>
      </w:r>
    </w:p>
    <w:p>
      <w:pPr>
        <w:pStyle w:val="Normal"/>
        <w:numPr>
          <w:ilvl w:val="0"/>
          <w:numId w:val="360"/>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//ng Do Bootstrap - Life-Cycle Hook Interface  </w:t>
      </w:r>
    </w:p>
    <w:p>
      <w:pPr>
        <w:pStyle w:val="Normal"/>
        <w:numPr>
          <w:ilvl w:val="0"/>
          <w:numId w:val="360"/>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classApp Module </w:t>
      </w:r>
      <w:r>
        <w:rPr>
          <w:rFonts w:eastAsia="Times New Roman" w:cs="Times New Roman" w:ascii="Verdana" w:hAnsi="Verdana"/>
          <w:b/>
          <w:bCs/>
          <w:color w:val="000000"/>
          <w:sz w:val="20"/>
          <w:szCs w:val="20"/>
        </w:rPr>
        <w:t>implements</w:t>
      </w:r>
      <w:r>
        <w:rPr>
          <w:rFonts w:eastAsia="Times New Roman" w:cs="Times New Roman" w:ascii="Verdana" w:hAnsi="Verdana"/>
          <w:color w:val="000000"/>
          <w:sz w:val="20"/>
          <w:szCs w:val="20"/>
        </w:rPr>
        <w:t> Do Bootstrap {  </w:t>
      </w:r>
    </w:p>
    <w:p>
      <w:pPr>
        <w:pStyle w:val="Normal"/>
        <w:numPr>
          <w:ilvl w:val="0"/>
          <w:numId w:val="360"/>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ng Do Bootstrap(appRef: ApplicationRef) {  </w:t>
      </w:r>
    </w:p>
    <w:p>
      <w:pPr>
        <w:pStyle w:val="Normal"/>
        <w:numPr>
          <w:ilvl w:val="0"/>
          <w:numId w:val="360"/>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appRef.bootstrap(AppComponent);  </w:t>
      </w:r>
    </w:p>
    <w:p>
      <w:pPr>
        <w:pStyle w:val="Normal"/>
        <w:numPr>
          <w:ilvl w:val="0"/>
          <w:numId w:val="360"/>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  </w:t>
      </w:r>
    </w:p>
    <w:p>
      <w:pPr>
        <w:pStyle w:val="Normal"/>
        <w:numPr>
          <w:ilvl w:val="0"/>
          <w:numId w:val="360"/>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102"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11) What are directives in Angular7?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In Angular7, directives are used to add behavior to an existing DOM element or an existing component instance.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For Example</w:t>
      </w:r>
    </w:p>
    <w:p>
      <w:pPr>
        <w:pStyle w:val="Normal"/>
        <w:numPr>
          <w:ilvl w:val="0"/>
          <w:numId w:val="361"/>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Directive, ElementRef, Input } from </w:t>
      </w:r>
      <w:r>
        <w:rPr>
          <w:rFonts w:eastAsia="Times New Roman" w:cs="Times New Roman" w:ascii="Verdana" w:hAnsi="Verdana"/>
          <w:color w:val="000000"/>
          <w:sz w:val="24"/>
          <w:szCs w:val="24"/>
        </w:rPr>
        <w:t>'@angular/core'</w:t>
      </w:r>
      <w:r>
        <w:rPr>
          <w:rFonts w:eastAsia="Times New Roman" w:cs="Times New Roman" w:ascii="Verdana" w:hAnsi="Verdana"/>
          <w:color w:val="000000"/>
          <w:sz w:val="20"/>
          <w:szCs w:val="20"/>
        </w:rPr>
        <w:t>;  </w:t>
      </w:r>
    </w:p>
    <w:p>
      <w:pPr>
        <w:pStyle w:val="Normal"/>
        <w:numPr>
          <w:ilvl w:val="0"/>
          <w:numId w:val="361"/>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@Directive({ selector: </w:t>
      </w:r>
      <w:r>
        <w:rPr>
          <w:rFonts w:eastAsia="Times New Roman" w:cs="Times New Roman" w:ascii="Verdana" w:hAnsi="Verdana"/>
          <w:color w:val="000000"/>
          <w:sz w:val="24"/>
          <w:szCs w:val="24"/>
        </w:rPr>
        <w:t>'[myHighlight]'</w:t>
      </w:r>
      <w:r>
        <w:rPr>
          <w:rFonts w:eastAsia="Times New Roman" w:cs="Times New Roman" w:ascii="Verdana" w:hAnsi="Verdana"/>
          <w:color w:val="000000"/>
          <w:sz w:val="20"/>
          <w:szCs w:val="20"/>
        </w:rPr>
        <w:t> })  </w:t>
      </w:r>
    </w:p>
    <w:p>
      <w:pPr>
        <w:pStyle w:val="Normal"/>
        <w:numPr>
          <w:ilvl w:val="0"/>
          <w:numId w:val="361"/>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export </w:t>
      </w: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HighlightDirective {  </w:t>
      </w:r>
    </w:p>
    <w:p>
      <w:pPr>
        <w:pStyle w:val="Normal"/>
        <w:numPr>
          <w:ilvl w:val="0"/>
          <w:numId w:val="361"/>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constructor(el: ElementRef) {  </w:t>
      </w:r>
    </w:p>
    <w:p>
      <w:pPr>
        <w:pStyle w:val="Normal"/>
        <w:numPr>
          <w:ilvl w:val="0"/>
          <w:numId w:val="361"/>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el.nativeElement.style.backgroundColor = </w:t>
      </w:r>
      <w:r>
        <w:rPr>
          <w:rFonts w:eastAsia="Times New Roman" w:cs="Times New Roman" w:ascii="Verdana" w:hAnsi="Verdana"/>
          <w:color w:val="000000"/>
          <w:sz w:val="24"/>
          <w:szCs w:val="24"/>
        </w:rPr>
        <w:t>'green'</w:t>
      </w:r>
      <w:r>
        <w:rPr>
          <w:rFonts w:eastAsia="Times New Roman" w:cs="Times New Roman" w:ascii="Verdana" w:hAnsi="Verdana"/>
          <w:color w:val="000000"/>
          <w:sz w:val="20"/>
          <w:szCs w:val="20"/>
        </w:rPr>
        <w:t>;  </w:t>
      </w:r>
    </w:p>
    <w:p>
      <w:pPr>
        <w:pStyle w:val="Normal"/>
        <w:numPr>
          <w:ilvl w:val="0"/>
          <w:numId w:val="361"/>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  </w:t>
      </w:r>
    </w:p>
    <w:p>
      <w:pPr>
        <w:pStyle w:val="Normal"/>
        <w:numPr>
          <w:ilvl w:val="0"/>
          <w:numId w:val="361"/>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Now this directive extends HTML element behavior with a green background as below:</w:t>
      </w:r>
    </w:p>
    <w:p>
      <w:pPr>
        <w:pStyle w:val="Normal"/>
        <w:shd w:val="clear" w:color="auto" w:fill="00800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Highlight me!</w:t>
      </w:r>
    </w:p>
    <w:p>
      <w:pPr>
        <w:pStyle w:val="Normal"/>
        <w:shd w:val="clear" w:color="auto" w:fill="F9FB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103"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12) What are components in Angular7?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Components are the basic building blocks of an Angular app formed like a tree structure. Components are subset of directives but unlike directives, components always have a template and only one component can be instantiated per an element in a template.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For example:</w:t>
      </w:r>
    </w:p>
    <w:p>
      <w:pPr>
        <w:pStyle w:val="Normal"/>
        <w:numPr>
          <w:ilvl w:val="0"/>
          <w:numId w:val="36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Component } from </w:t>
      </w:r>
      <w:r>
        <w:rPr>
          <w:rFonts w:eastAsia="Times New Roman" w:cs="Times New Roman" w:ascii="Verdana" w:hAnsi="Verdana"/>
          <w:color w:val="000000"/>
          <w:sz w:val="24"/>
          <w:szCs w:val="24"/>
        </w:rPr>
        <w:t>'@angular/core'</w:t>
      </w:r>
      <w:r>
        <w:rPr>
          <w:rFonts w:eastAsia="Times New Roman" w:cs="Times New Roman" w:ascii="Verdana" w:hAnsi="Verdana"/>
          <w:color w:val="000000"/>
          <w:sz w:val="20"/>
          <w:szCs w:val="20"/>
        </w:rPr>
        <w:t>;  </w:t>
      </w:r>
    </w:p>
    <w:p>
      <w:pPr>
        <w:pStyle w:val="Normal"/>
        <w:numPr>
          <w:ilvl w:val="0"/>
          <w:numId w:val="36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 ({  </w:t>
      </w:r>
    </w:p>
    <w:p>
      <w:pPr>
        <w:pStyle w:val="Normal"/>
        <w:numPr>
          <w:ilvl w:val="0"/>
          <w:numId w:val="36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selector: </w:t>
      </w:r>
      <w:r>
        <w:rPr>
          <w:rFonts w:eastAsia="Times New Roman" w:cs="Times New Roman" w:ascii="Verdana" w:hAnsi="Verdana"/>
          <w:color w:val="000000"/>
          <w:sz w:val="24"/>
          <w:szCs w:val="24"/>
        </w:rPr>
        <w:t>'my-app'</w:t>
      </w:r>
      <w:r>
        <w:rPr>
          <w:rFonts w:eastAsia="Times New Roman" w:cs="Times New Roman" w:ascii="Verdana" w:hAnsi="Verdana"/>
          <w:color w:val="000000"/>
          <w:sz w:val="20"/>
          <w:szCs w:val="20"/>
        </w:rPr>
        <w:t>,  </w:t>
      </w:r>
    </w:p>
    <w:p>
      <w:pPr>
        <w:pStyle w:val="Normal"/>
        <w:numPr>
          <w:ilvl w:val="0"/>
          <w:numId w:val="36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template: ` &lt;div&gt;  </w:t>
      </w:r>
    </w:p>
    <w:p>
      <w:pPr>
        <w:pStyle w:val="Normal"/>
        <w:numPr>
          <w:ilvl w:val="0"/>
          <w:numId w:val="36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&lt;h1&gt;{{title}}&lt;/h1&gt;  </w:t>
      </w:r>
    </w:p>
    <w:p>
      <w:pPr>
        <w:pStyle w:val="Normal"/>
        <w:numPr>
          <w:ilvl w:val="0"/>
          <w:numId w:val="36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&lt;div&gt;Learn Angular6 with examples&lt;/div&gt;  </w:t>
      </w:r>
    </w:p>
    <w:p>
      <w:pPr>
        <w:pStyle w:val="Normal"/>
        <w:numPr>
          <w:ilvl w:val="0"/>
          <w:numId w:val="36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&lt;/div&gt; `,  </w:t>
      </w:r>
    </w:p>
    <w:p>
      <w:pPr>
        <w:pStyle w:val="Normal"/>
        <w:numPr>
          <w:ilvl w:val="0"/>
          <w:numId w:val="36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6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export </w:t>
      </w: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AppComponent {  </w:t>
      </w:r>
    </w:p>
    <w:p>
      <w:pPr>
        <w:pStyle w:val="Normal"/>
        <w:numPr>
          <w:ilvl w:val="0"/>
          <w:numId w:val="362"/>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title: string = </w:t>
      </w:r>
      <w:r>
        <w:rPr>
          <w:rFonts w:eastAsia="Times New Roman" w:cs="Times New Roman" w:ascii="Verdana" w:hAnsi="Verdana"/>
          <w:color w:val="000000"/>
          <w:sz w:val="24"/>
          <w:szCs w:val="24"/>
        </w:rPr>
        <w:t>'Welcome to Angular world'</w:t>
      </w:r>
      <w:r>
        <w:rPr>
          <w:rFonts w:eastAsia="Times New Roman" w:cs="Times New Roman" w:ascii="Verdana" w:hAnsi="Verdana"/>
          <w:color w:val="000000"/>
          <w:sz w:val="20"/>
          <w:szCs w:val="20"/>
        </w:rPr>
        <w:t>;  </w:t>
      </w:r>
    </w:p>
    <w:p>
      <w:pPr>
        <w:pStyle w:val="Normal"/>
        <w:numPr>
          <w:ilvl w:val="0"/>
          <w:numId w:val="362"/>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104"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13) What is the difference between component and directive?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 component (@component) is a directive with a template. Some major difference between components and directives are:</w:t>
      </w:r>
    </w:p>
    <w:tbl>
      <w:tblPr>
        <w:tblW w:w="13035" w:type="dxa"/>
        <w:jc w:val="left"/>
        <w:tblInd w:w="159" w:type="dxa"/>
        <w:tblBorders>
          <w:top w:val="single" w:sz="6" w:space="0" w:color="C7CCBE"/>
          <w:left w:val="single" w:sz="6" w:space="0" w:color="C7CCBE"/>
        </w:tblBorders>
        <w:tblCellMar>
          <w:top w:w="180" w:type="dxa"/>
          <w:left w:w="171" w:type="dxa"/>
          <w:bottom w:w="180" w:type="dxa"/>
          <w:right w:w="180" w:type="dxa"/>
        </w:tblCellMar>
        <w:tblLook w:noVBand="1" w:val="04a0" w:noHBand="0" w:lastColumn="0" w:firstColumn="1" w:lastRow="0" w:firstRow="1"/>
      </w:tblPr>
      <w:tblGrid>
        <w:gridCol w:w="6830"/>
        <w:gridCol w:w="6204"/>
      </w:tblGrid>
      <w:tr>
        <w:trPr/>
        <w:tc>
          <w:tcPr>
            <w:tcW w:w="6830" w:type="dxa"/>
            <w:tcBorders>
              <w:top w:val="single" w:sz="6" w:space="0" w:color="C7CCBE"/>
              <w:left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Component</w:t>
            </w:r>
          </w:p>
        </w:tc>
        <w:tc>
          <w:tcPr>
            <w:tcW w:w="6204" w:type="dxa"/>
            <w:tcBorders>
              <w:top w:val="single" w:sz="6" w:space="0" w:color="C7CCBE"/>
              <w:left w:val="single" w:sz="6" w:space="0" w:color="C7CCBE"/>
              <w:right w:val="single" w:sz="6" w:space="0" w:color="C7CCBE"/>
              <w:insideV w:val="single" w:sz="6" w:space="0" w:color="C7CCBE"/>
            </w:tcBorders>
            <w:shd w:color="auto" w:fill="C7CCBE" w:val="clear"/>
          </w:tcPr>
          <w:p>
            <w:pPr>
              <w:pStyle w:val="Normal"/>
              <w:spacing w:lineRule="auto" w:line="240" w:before="0" w:after="0"/>
              <w:rPr>
                <w:rFonts w:ascii="Times New Roman" w:hAnsi="Times New Roman" w:eastAsia="Times New Roman" w:cs="Times New Roman"/>
                <w:b/>
                <w:b/>
                <w:bCs/>
                <w:color w:val="000000"/>
                <w:sz w:val="26"/>
                <w:szCs w:val="26"/>
              </w:rPr>
            </w:pPr>
            <w:r>
              <w:rPr>
                <w:rFonts w:eastAsia="Times New Roman" w:cs="Times New Roman" w:ascii="Times New Roman" w:hAnsi="Times New Roman"/>
                <w:b/>
                <w:bCs/>
                <w:color w:val="000000"/>
                <w:sz w:val="26"/>
                <w:szCs w:val="26"/>
              </w:rPr>
              <w:t>Directive</w:t>
            </w:r>
          </w:p>
        </w:tc>
      </w:tr>
      <w:tr>
        <w:trPr/>
        <w:tc>
          <w:tcPr>
            <w:tcW w:w="683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If you register a component, you have to use @Component meta-data annotation</w:t>
            </w:r>
          </w:p>
        </w:tc>
        <w:tc>
          <w:tcPr>
            <w:tcW w:w="620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If you register a directive, you have to use @Directive meta-data annotation</w:t>
            </w:r>
          </w:p>
        </w:tc>
      </w:tr>
      <w:tr>
        <w:trPr/>
        <w:tc>
          <w:tcPr>
            <w:tcW w:w="683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Components are used to break up the application into smaller components.</w:t>
            </w:r>
          </w:p>
        </w:tc>
        <w:tc>
          <w:tcPr>
            <w:tcW w:w="620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Directives are used to design re-usable components.</w:t>
            </w:r>
          </w:p>
        </w:tc>
      </w:tr>
      <w:tr>
        <w:trPr/>
        <w:tc>
          <w:tcPr>
            <w:tcW w:w="683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Components are used to create UI widgets.</w:t>
            </w:r>
          </w:p>
        </w:tc>
        <w:tc>
          <w:tcPr>
            <w:tcW w:w="620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Directives are used to add behavior to an existing DOM element.</w:t>
            </w:r>
          </w:p>
        </w:tc>
      </w:tr>
      <w:tr>
        <w:trPr/>
        <w:tc>
          <w:tcPr>
            <w:tcW w:w="683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Only one component can be present per DOM element.</w:t>
            </w:r>
          </w:p>
        </w:tc>
        <w:tc>
          <w:tcPr>
            <w:tcW w:w="620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Many directives can be used per DOM element.</w:t>
            </w:r>
          </w:p>
        </w:tc>
      </w:tr>
      <w:tr>
        <w:trPr/>
        <w:tc>
          <w:tcPr>
            <w:tcW w:w="6830"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@View decorator or templateurl/template are mandatory</w:t>
            </w:r>
          </w:p>
        </w:tc>
        <w:tc>
          <w:tcPr>
            <w:tcW w:w="6204"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88" w:type="dxa"/>
              <w:bottom w:w="120" w:type="dxa"/>
              <w:right w:w="120" w:type="dxa"/>
            </w:tcMar>
          </w:tcPr>
          <w:p>
            <w:pPr>
              <w:pStyle w:val="Normal"/>
              <w:spacing w:lineRule="atLeast" w:line="345" w:before="0" w:after="0"/>
              <w:ind w:left="300" w:hanging="0"/>
              <w:rPr>
                <w:rFonts w:ascii="Verdana" w:hAnsi="Verdana" w:eastAsia="Times New Roman" w:cs="Times New Roman"/>
                <w:color w:val="000000"/>
                <w:sz w:val="20"/>
                <w:szCs w:val="20"/>
              </w:rPr>
            </w:pPr>
            <w:r>
              <w:rPr>
                <w:rFonts w:eastAsia="Times New Roman" w:cs="Times New Roman" w:ascii="Verdana" w:hAnsi="Verdana"/>
                <w:color w:val="000000"/>
                <w:sz w:val="20"/>
                <w:szCs w:val="20"/>
              </w:rPr>
              <w:t>Directives don't use View.</w:t>
            </w:r>
          </w:p>
        </w:tc>
      </w:tr>
    </w:tbl>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105"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14) What is a template in Angular7?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 template is a HTML view where you display your data by binding controls to Angular component's properties. You can store your component's template in one of two places. You can define it inline using the template property, or you can define the template in a separate HTML file and link to it in the component metadata using the @Component decorator's templateUrl property.</w:t>
      </w:r>
    </w:p>
    <w:p>
      <w:pPr>
        <w:pStyle w:val="Normal"/>
        <w:shd w:val="clear" w:color="auto" w:fill="FFFFFF"/>
        <w:spacing w:lineRule="auto" w:line="240" w:beforeAutospacing="1" w:afterAutospacing="1"/>
        <w:rPr>
          <w:rFonts w:ascii="Verdana" w:hAnsi="Verdana" w:eastAsia="Times New Roman" w:cs="Times New Roman"/>
          <w:color w:val="000000"/>
          <w:sz w:val="23"/>
          <w:szCs w:val="23"/>
        </w:rPr>
      </w:pPr>
      <w:r>
        <w:rPr>
          <w:rFonts w:eastAsia="Times New Roman" w:cs="Times New Roman" w:ascii="Verdana" w:hAnsi="Verdana"/>
          <w:b/>
          <w:bCs/>
          <w:color w:val="000000"/>
          <w:sz w:val="23"/>
          <w:szCs w:val="23"/>
        </w:rPr>
        <w:t>For example: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Using inline template with template syntax</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Component } from </w:t>
      </w:r>
      <w:r>
        <w:rPr>
          <w:rFonts w:eastAsia="Times New Roman" w:cs="Times New Roman" w:ascii="Verdana" w:hAnsi="Verdana"/>
          <w:color w:val="000000"/>
          <w:sz w:val="24"/>
          <w:szCs w:val="24"/>
        </w:rPr>
        <w:t>'@angular/core'</w:t>
      </w:r>
      <w:r>
        <w:rPr>
          <w:rFonts w:eastAsia="Times New Roman" w:cs="Times New Roman" w:ascii="Verdana" w:hAnsi="Verdana"/>
          <w:color w:val="000000"/>
          <w:sz w:val="20"/>
          <w:szCs w:val="20"/>
        </w:rPr>
        <w:t>;  </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 ({  </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selector: </w:t>
      </w:r>
      <w:r>
        <w:rPr>
          <w:rFonts w:eastAsia="Times New Roman" w:cs="Times New Roman" w:ascii="Verdana" w:hAnsi="Verdana"/>
          <w:color w:val="000000"/>
          <w:sz w:val="24"/>
          <w:szCs w:val="24"/>
        </w:rPr>
        <w:t>'my-app'</w:t>
      </w:r>
      <w:r>
        <w:rPr>
          <w:rFonts w:eastAsia="Times New Roman" w:cs="Times New Roman" w:ascii="Verdana" w:hAnsi="Verdana"/>
          <w:color w:val="000000"/>
          <w:sz w:val="20"/>
          <w:szCs w:val="20"/>
        </w:rPr>
        <w:t>,  </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template: '  </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&lt;div&gt;  </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&lt;h1&gt;{{title}}&lt;/h1&gt;  </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&lt;div&gt;Learn Angular&lt;/div&gt;  </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&lt;/div&gt;  </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  </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export </w:t>
      </w: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AppComponent {  </w:t>
      </w:r>
    </w:p>
    <w:p>
      <w:pPr>
        <w:pStyle w:val="Normal"/>
        <w:numPr>
          <w:ilvl w:val="0"/>
          <w:numId w:val="363"/>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title: string = </w:t>
      </w:r>
      <w:r>
        <w:rPr>
          <w:rFonts w:eastAsia="Times New Roman" w:cs="Times New Roman" w:ascii="Verdana" w:hAnsi="Verdana"/>
          <w:color w:val="000000"/>
          <w:sz w:val="24"/>
          <w:szCs w:val="24"/>
        </w:rPr>
        <w:t>'Hello World'</w:t>
      </w:r>
      <w:r>
        <w:rPr>
          <w:rFonts w:eastAsia="Times New Roman" w:cs="Times New Roman" w:ascii="Verdana" w:hAnsi="Verdana"/>
          <w:color w:val="000000"/>
          <w:sz w:val="20"/>
          <w:szCs w:val="20"/>
        </w:rPr>
        <w:t>;  </w:t>
      </w:r>
    </w:p>
    <w:p>
      <w:pPr>
        <w:pStyle w:val="Normal"/>
        <w:numPr>
          <w:ilvl w:val="0"/>
          <w:numId w:val="363"/>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Using separate template file such as app.component.html</w:t>
      </w:r>
    </w:p>
    <w:p>
      <w:pPr>
        <w:pStyle w:val="Normal"/>
        <w:numPr>
          <w:ilvl w:val="0"/>
          <w:numId w:val="36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Component } from </w:t>
      </w:r>
      <w:r>
        <w:rPr>
          <w:rFonts w:eastAsia="Times New Roman" w:cs="Times New Roman" w:ascii="Verdana" w:hAnsi="Verdana"/>
          <w:color w:val="000000"/>
          <w:sz w:val="24"/>
          <w:szCs w:val="24"/>
        </w:rPr>
        <w:t>'@angular/core'</w:t>
      </w:r>
      <w:r>
        <w:rPr>
          <w:rFonts w:eastAsia="Times New Roman" w:cs="Times New Roman" w:ascii="Verdana" w:hAnsi="Verdana"/>
          <w:color w:val="000000"/>
          <w:sz w:val="20"/>
          <w:szCs w:val="20"/>
        </w:rPr>
        <w:t>;  </w:t>
      </w:r>
    </w:p>
    <w:p>
      <w:pPr>
        <w:pStyle w:val="Normal"/>
        <w:numPr>
          <w:ilvl w:val="0"/>
          <w:numId w:val="36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@Component ({  </w:t>
      </w:r>
    </w:p>
    <w:p>
      <w:pPr>
        <w:pStyle w:val="Normal"/>
        <w:numPr>
          <w:ilvl w:val="0"/>
          <w:numId w:val="36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selector: </w:t>
      </w:r>
      <w:r>
        <w:rPr>
          <w:rFonts w:eastAsia="Times New Roman" w:cs="Times New Roman" w:ascii="Verdana" w:hAnsi="Verdana"/>
          <w:color w:val="000000"/>
          <w:sz w:val="24"/>
          <w:szCs w:val="24"/>
        </w:rPr>
        <w:t>'my-app'</w:t>
      </w:r>
      <w:r>
        <w:rPr>
          <w:rFonts w:eastAsia="Times New Roman" w:cs="Times New Roman" w:ascii="Verdana" w:hAnsi="Verdana"/>
          <w:color w:val="000000"/>
          <w:sz w:val="20"/>
          <w:szCs w:val="20"/>
        </w:rPr>
        <w:t>,  </w:t>
      </w:r>
    </w:p>
    <w:p>
      <w:pPr>
        <w:pStyle w:val="Normal"/>
        <w:numPr>
          <w:ilvl w:val="0"/>
          <w:numId w:val="36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templateUrl: </w:t>
      </w:r>
      <w:r>
        <w:rPr>
          <w:rFonts w:eastAsia="Times New Roman" w:cs="Times New Roman" w:ascii="Verdana" w:hAnsi="Verdana"/>
          <w:color w:val="000000"/>
          <w:sz w:val="24"/>
          <w:szCs w:val="24"/>
        </w:rPr>
        <w:t>'app/app.component.html'</w:t>
      </w:r>
      <w:r>
        <w:rPr>
          <w:rFonts w:eastAsia="Times New Roman" w:cs="Times New Roman" w:ascii="Verdana" w:hAnsi="Verdana"/>
          <w:color w:val="000000"/>
          <w:sz w:val="20"/>
          <w:szCs w:val="20"/>
        </w:rPr>
        <w:t>  </w:t>
      </w:r>
    </w:p>
    <w:p>
      <w:pPr>
        <w:pStyle w:val="Normal"/>
        <w:numPr>
          <w:ilvl w:val="0"/>
          <w:numId w:val="36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6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export </w:t>
      </w: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AppComponent {  </w:t>
      </w:r>
    </w:p>
    <w:p>
      <w:pPr>
        <w:pStyle w:val="Normal"/>
        <w:numPr>
          <w:ilvl w:val="0"/>
          <w:numId w:val="364"/>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title: string = </w:t>
      </w:r>
      <w:r>
        <w:rPr>
          <w:rFonts w:eastAsia="Times New Roman" w:cs="Times New Roman" w:ascii="Verdana" w:hAnsi="Verdana"/>
          <w:color w:val="000000"/>
          <w:sz w:val="24"/>
          <w:szCs w:val="24"/>
        </w:rPr>
        <w:t>'Hello World'</w:t>
      </w:r>
      <w:r>
        <w:rPr>
          <w:rFonts w:eastAsia="Times New Roman" w:cs="Times New Roman" w:ascii="Verdana" w:hAnsi="Verdana"/>
          <w:color w:val="000000"/>
          <w:sz w:val="20"/>
          <w:szCs w:val="20"/>
        </w:rPr>
        <w:t>;  </w:t>
      </w:r>
    </w:p>
    <w:p>
      <w:pPr>
        <w:pStyle w:val="Normal"/>
        <w:numPr>
          <w:ilvl w:val="0"/>
          <w:numId w:val="364"/>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106"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15) What is a module?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Modules are the logical boundaries in the application. An application is divided into separate modules to separate the functionalities of the application.</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For example:</w:t>
      </w:r>
      <w:r>
        <w:rPr>
          <w:rFonts w:eastAsia="Times New Roman" w:cs="Times New Roman" w:ascii="Verdana" w:hAnsi="Verdana"/>
          <w:color w:val="000000"/>
          <w:sz w:val="20"/>
          <w:szCs w:val="20"/>
        </w:rPr>
        <w:t> app.module.ts root module declared with @NgModule decorator</w:t>
      </w:r>
    </w:p>
    <w:p>
      <w:pPr>
        <w:pStyle w:val="Normal"/>
        <w:numPr>
          <w:ilvl w:val="0"/>
          <w:numId w:val="36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NgModule }      from </w:t>
      </w:r>
      <w:r>
        <w:rPr>
          <w:rFonts w:eastAsia="Times New Roman" w:cs="Times New Roman" w:ascii="Verdana" w:hAnsi="Verdana"/>
          <w:color w:val="000000"/>
          <w:sz w:val="24"/>
          <w:szCs w:val="24"/>
        </w:rPr>
        <w:t>'@angular/core'</w:t>
      </w:r>
      <w:r>
        <w:rPr>
          <w:rFonts w:eastAsia="Times New Roman" w:cs="Times New Roman" w:ascii="Verdana" w:hAnsi="Verdana"/>
          <w:color w:val="000000"/>
          <w:sz w:val="20"/>
          <w:szCs w:val="20"/>
        </w:rPr>
        <w:t>;  </w:t>
      </w:r>
    </w:p>
    <w:p>
      <w:pPr>
        <w:pStyle w:val="Normal"/>
        <w:numPr>
          <w:ilvl w:val="0"/>
          <w:numId w:val="36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BrowserModule } from </w:t>
      </w:r>
      <w:r>
        <w:rPr>
          <w:rFonts w:eastAsia="Times New Roman" w:cs="Times New Roman" w:ascii="Verdana" w:hAnsi="Verdana"/>
          <w:color w:val="000000"/>
          <w:sz w:val="24"/>
          <w:szCs w:val="24"/>
        </w:rPr>
        <w:t>'@angular/platform-browser'</w:t>
      </w:r>
      <w:r>
        <w:rPr>
          <w:rFonts w:eastAsia="Times New Roman" w:cs="Times New Roman" w:ascii="Verdana" w:hAnsi="Verdana"/>
          <w:color w:val="000000"/>
          <w:sz w:val="20"/>
          <w:szCs w:val="20"/>
        </w:rPr>
        <w:t>;  </w:t>
      </w:r>
    </w:p>
    <w:p>
      <w:pPr>
        <w:pStyle w:val="Normal"/>
        <w:numPr>
          <w:ilvl w:val="0"/>
          <w:numId w:val="36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import</w:t>
      </w:r>
      <w:r>
        <w:rPr>
          <w:rFonts w:eastAsia="Times New Roman" w:cs="Times New Roman" w:ascii="Verdana" w:hAnsi="Verdana"/>
          <w:color w:val="000000"/>
          <w:sz w:val="20"/>
          <w:szCs w:val="20"/>
        </w:rPr>
        <w:t> { AppComponent }  from </w:t>
      </w:r>
      <w:r>
        <w:rPr>
          <w:rFonts w:eastAsia="Times New Roman" w:cs="Times New Roman" w:ascii="Verdana" w:hAnsi="Verdana"/>
          <w:color w:val="000000"/>
          <w:sz w:val="24"/>
          <w:szCs w:val="24"/>
        </w:rPr>
        <w:t>'./app.component'</w:t>
      </w:r>
      <w:r>
        <w:rPr>
          <w:rFonts w:eastAsia="Times New Roman" w:cs="Times New Roman" w:ascii="Verdana" w:hAnsi="Verdana"/>
          <w:color w:val="000000"/>
          <w:sz w:val="20"/>
          <w:szCs w:val="20"/>
        </w:rPr>
        <w:t>;  </w:t>
      </w:r>
    </w:p>
    <w:p>
      <w:pPr>
        <w:pStyle w:val="Normal"/>
        <w:numPr>
          <w:ilvl w:val="0"/>
          <w:numId w:val="36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@NgModule ({  </w:t>
      </w:r>
    </w:p>
    <w:p>
      <w:pPr>
        <w:pStyle w:val="Normal"/>
        <w:numPr>
          <w:ilvl w:val="0"/>
          <w:numId w:val="36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imports:      [ BrowserModule ],  </w:t>
      </w:r>
    </w:p>
    <w:p>
      <w:pPr>
        <w:pStyle w:val="Normal"/>
        <w:numPr>
          <w:ilvl w:val="0"/>
          <w:numId w:val="36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declarations: [ AppComponent ],  </w:t>
      </w:r>
    </w:p>
    <w:p>
      <w:pPr>
        <w:pStyle w:val="Normal"/>
        <w:numPr>
          <w:ilvl w:val="0"/>
          <w:numId w:val="36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r>
        <w:rPr>
          <w:rFonts w:eastAsia="Times New Roman" w:cs="Times New Roman" w:ascii="Verdana" w:hAnsi="Verdana"/>
          <w:color w:val="000000"/>
          <w:sz w:val="20"/>
          <w:szCs w:val="20"/>
        </w:rPr>
        <w:t>bootstrap:    [ AppComponent ]  </w:t>
      </w:r>
    </w:p>
    <w:p>
      <w:pPr>
        <w:pStyle w:val="Normal"/>
        <w:numPr>
          <w:ilvl w:val="0"/>
          <w:numId w:val="365"/>
        </w:numPr>
        <w:shd w:val="clear" w:color="auto" w:fill="FFFFFF"/>
        <w:spacing w:lineRule="atLeast" w:line="315" w:before="0" w:after="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  </w:t>
      </w:r>
    </w:p>
    <w:p>
      <w:pPr>
        <w:pStyle w:val="Normal"/>
        <w:numPr>
          <w:ilvl w:val="0"/>
          <w:numId w:val="365"/>
        </w:numPr>
        <w:shd w:val="clear" w:color="auto" w:fill="FFFFFF"/>
        <w:spacing w:lineRule="atLeast" w:line="315" w:before="0" w:after="120"/>
        <w:ind w:left="0" w:hanging="360"/>
        <w:rPr>
          <w:rFonts w:ascii="Verdana" w:hAnsi="Verdana" w:eastAsia="Times New Roman" w:cs="Times New Roman"/>
          <w:color w:val="000000"/>
          <w:sz w:val="20"/>
          <w:szCs w:val="20"/>
        </w:rPr>
      </w:pPr>
      <w:r>
        <w:rPr>
          <w:rFonts w:eastAsia="Times New Roman" w:cs="Times New Roman" w:ascii="Verdana" w:hAnsi="Verdana"/>
          <w:color w:val="000000"/>
          <w:sz w:val="20"/>
          <w:szCs w:val="20"/>
        </w:rPr>
        <w:t>export </w:t>
      </w:r>
      <w:r>
        <w:rPr>
          <w:rFonts w:eastAsia="Times New Roman" w:cs="Times New Roman" w:ascii="Verdana" w:hAnsi="Verdana"/>
          <w:b/>
          <w:bCs/>
          <w:color w:val="000000"/>
          <w:sz w:val="20"/>
          <w:szCs w:val="20"/>
        </w:rPr>
        <w:t>class</w:t>
      </w:r>
      <w:r>
        <w:rPr>
          <w:rFonts w:eastAsia="Times New Roman" w:cs="Times New Roman" w:ascii="Verdana" w:hAnsi="Verdana"/>
          <w:color w:val="000000"/>
          <w:sz w:val="20"/>
          <w:szCs w:val="20"/>
        </w:rPr>
        <w:t> AppModule { }  </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Here, the NgModule decorator has three options:</w:t>
      </w:r>
    </w:p>
    <w:p>
      <w:pPr>
        <w:pStyle w:val="Normal"/>
        <w:numPr>
          <w:ilvl w:val="0"/>
          <w:numId w:val="366"/>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The imports option is used to import other dependent modules. The BrowserModule is required by default for any web based angular application.</w:t>
      </w:r>
    </w:p>
    <w:p>
      <w:pPr>
        <w:pStyle w:val="Normal"/>
        <w:numPr>
          <w:ilvl w:val="0"/>
          <w:numId w:val="366"/>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The declarations option is used to define components in the respective module.</w:t>
      </w:r>
    </w:p>
    <w:p>
      <w:pPr>
        <w:pStyle w:val="Normal"/>
        <w:numPr>
          <w:ilvl w:val="0"/>
          <w:numId w:val="366"/>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The bootstrap option tells Angular which Component to bootstrap in the application.</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extent cx="3175" cy="12065"/>
                <wp:effectExtent l="0" t="0" r="0" b="0"/>
                <wp:docPr id="107" name=""/>
                <a:graphic xmlns:a="http://schemas.openxmlformats.org/drawingml/2006/main">
                  <a:graphicData uri="http://schemas.microsoft.com/office/word/2010/wordprocessingShape">
                    <wps:wsp>
                      <wps:cNvSpPr/>
                      <wps:spPr>
                        <a:xfrm>
                          <a:off x="0" y="0"/>
                          <a:ext cx="2520" cy="11520"/>
                        </a:xfrm>
                        <a:prstGeom prst="rect">
                          <a:avLst/>
                        </a:prstGeom>
                        <a:solidFill>
                          <a:srgbClr val="d4d4d4"/>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d4d4d4" stroked="f" style="position:absolute;margin-left:0pt;margin-top:-0.95pt;width:0.15pt;height:0.85pt;mso-position-vertical:top">
                <w10:wrap type="none"/>
                <v:fill o:detectmouseclick="t" type="solid" color2="#2b2b2b"/>
                <v:stroke color="#3465a4" joinstyle="round" endcap="flat"/>
              </v:rect>
            </w:pict>
          </mc:Fallback>
        </mc:AlternateContent>
      </w:r>
    </w:p>
    <w:p>
      <w:pPr>
        <w:pStyle w:val="Normal"/>
        <w:numPr>
          <w:ilvl w:val="0"/>
          <w:numId w:val="0"/>
        </w:numPr>
        <w:shd w:val="clear" w:color="auto" w:fill="FFFFFF"/>
        <w:spacing w:lineRule="atLeast" w:line="312" w:beforeAutospacing="1" w:afterAutospacing="1"/>
        <w:outlineLvl w:val="2"/>
        <w:rPr>
          <w:rFonts w:ascii="Helvetica" w:hAnsi="Helvetica" w:eastAsia="Times New Roman" w:cs="Times New Roman"/>
          <w:color w:val="610B4B"/>
          <w:sz w:val="32"/>
          <w:szCs w:val="32"/>
        </w:rPr>
      </w:pPr>
      <w:r>
        <w:rPr>
          <w:rFonts w:eastAsia="Times New Roman" w:cs="Times New Roman" w:ascii="Helvetica" w:hAnsi="Helvetica"/>
          <w:color w:val="000000"/>
          <w:sz w:val="32"/>
          <w:szCs w:val="32"/>
        </w:rPr>
        <w:t>16) What are the new features added in Angular7?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Following is a list of new features added in Angular7:</w:t>
      </w:r>
    </w:p>
    <w:p>
      <w:pPr>
        <w:pStyle w:val="Normal"/>
        <w:numPr>
          <w:ilvl w:val="0"/>
          <w:numId w:val="367"/>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Angular7 displays an elegant look in the new update.</w:t>
      </w:r>
    </w:p>
    <w:p>
      <w:pPr>
        <w:pStyle w:val="Normal"/>
        <w:numPr>
          <w:ilvl w:val="0"/>
          <w:numId w:val="367"/>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It provides virtual scrolling by using the scrolling package .</w:t>
      </w:r>
    </w:p>
    <w:p>
      <w:pPr>
        <w:pStyle w:val="Normal"/>
        <w:numPr>
          <w:ilvl w:val="0"/>
          <w:numId w:val="367"/>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It facilitates you to use drag and drop property by using the @angular/cdk/drag-drop module.</w:t>
      </w:r>
    </w:p>
    <w:p>
      <w:pPr>
        <w:pStyle w:val="Normal"/>
        <w:numPr>
          <w:ilvl w:val="0"/>
          <w:numId w:val="367"/>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In Angular7, libraries make changes to itself automatically with the updated version of the Material design.</w:t>
      </w:r>
    </w:p>
    <w:p>
      <w:pPr>
        <w:pStyle w:val="Normal"/>
        <w:numPr>
          <w:ilvl w:val="0"/>
          <w:numId w:val="367"/>
        </w:numPr>
        <w:shd w:val="clear" w:color="auto" w:fill="FFFFFF"/>
        <w:spacing w:lineRule="atLeast" w:line="315" w:before="60" w:after="0"/>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Angular7 provides better error handling for @Output if property is not initialized.</w:t>
      </w:r>
    </w:p>
    <w:p>
      <w:pPr>
        <w:pStyle w:val="Normal"/>
        <w:numPr>
          <w:ilvl w:val="0"/>
          <w:numId w:val="367"/>
        </w:numPr>
        <w:shd w:val="clear" w:color="auto" w:fill="FFFFFF"/>
        <w:spacing w:lineRule="atLeast" w:line="315" w:before="60" w:afterAutospacing="1"/>
        <w:rPr>
          <w:rFonts w:ascii="Verdana" w:hAnsi="Verdana" w:eastAsia="Times New Roman" w:cs="Times New Roman"/>
          <w:color w:val="000000"/>
          <w:sz w:val="20"/>
          <w:szCs w:val="20"/>
        </w:rPr>
      </w:pPr>
      <w:r>
        <w:rPr>
          <w:rFonts w:eastAsia="Times New Roman" w:cs="Times New Roman" w:ascii="Verdana" w:hAnsi="Verdana"/>
          <w:color w:val="000000"/>
          <w:sz w:val="20"/>
          <w:szCs w:val="20"/>
        </w:rPr>
        <w:t>Angular7 provides added support for Node v10.</w:t>
      </w:r>
    </w:p>
    <w:p>
      <w:pPr>
        <w:pStyle w:val="Normal"/>
        <w:shd w:val="clear" w:color="auto" w:fill="FFFFFF"/>
        <w:spacing w:lineRule="auto" w:line="240" w:beforeAutospacing="1" w:afterAutospacing="1"/>
        <w:rPr>
          <w:rFonts w:ascii="Verdana" w:hAnsi="Verdana" w:eastAsia="Times New Roman" w:cs="Times New Roman"/>
          <w:color w:val="000000"/>
          <w:sz w:val="23"/>
          <w:szCs w:val="23"/>
        </w:rPr>
      </w:pPr>
      <w:r>
        <w:rPr>
          <w:rFonts w:eastAsia="Times New Roman" w:cs="Times New Roman" w:ascii="Verdana" w:hAnsi="Verdana"/>
          <w:b/>
          <w:bCs/>
          <w:color w:val="000000"/>
          <w:sz w:val="23"/>
          <w:szCs w:val="23"/>
        </w:rPr>
        <w:t>Some more Angular7 features are: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Angular Console:</w:t>
      </w:r>
      <w:r>
        <w:rPr>
          <w:rFonts w:eastAsia="Times New Roman" w:cs="Times New Roman" w:ascii="Verdana" w:hAnsi="Verdana"/>
          <w:color w:val="000000"/>
          <w:sz w:val="20"/>
          <w:szCs w:val="20"/>
        </w:rPr>
        <w:t> It is a downloadable console to start and run Angular projects on your local machine.</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@angular/fire:</w:t>
      </w:r>
      <w:r>
        <w:rPr>
          <w:rFonts w:eastAsia="Times New Roman" w:cs="Times New Roman" w:ascii="Verdana" w:hAnsi="Verdana"/>
          <w:color w:val="000000"/>
          <w:sz w:val="20"/>
          <w:szCs w:val="20"/>
        </w:rPr>
        <w:t> It is a latest update on npm, and has its first stable release for Angular7.</w:t>
      </w:r>
    </w:p>
    <w:p>
      <w:pPr>
        <w:pStyle w:val="Normal"/>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NativeScript:</w:t>
      </w:r>
      <w:r>
        <w:rPr>
          <w:rFonts w:eastAsia="Times New Roman" w:cs="Times New Roman" w:ascii="Verdana" w:hAnsi="Verdana"/>
          <w:color w:val="000000"/>
          <w:sz w:val="20"/>
          <w:szCs w:val="20"/>
        </w:rPr>
        <w:t> It facilitates you to make a single project that builds for both web and installed mobile.</w:t>
      </w:r>
    </w:p>
    <w:p>
      <w:pPr>
        <w:pStyle w:val="Normal"/>
        <w:pBdr>
          <w:bottom w:val="single" w:sz="6" w:space="1" w:color="000000"/>
        </w:pBdr>
        <w:shd w:val="clear" w:color="auto" w:fill="FFFFFF"/>
        <w:spacing w:lineRule="auto" w:line="240" w:beforeAutospacing="1" w:afterAutospacing="1"/>
        <w:rPr>
          <w:rFonts w:ascii="Verdana" w:hAnsi="Verdana" w:eastAsia="Times New Roman" w:cs="Times New Roman"/>
          <w:color w:val="000000"/>
          <w:sz w:val="20"/>
          <w:szCs w:val="20"/>
        </w:rPr>
      </w:pPr>
      <w:r>
        <w:rPr>
          <w:rFonts w:eastAsia="Times New Roman" w:cs="Times New Roman" w:ascii="Verdana" w:hAnsi="Verdana"/>
          <w:b/>
          <w:bCs/>
          <w:color w:val="000000"/>
          <w:sz w:val="20"/>
          <w:szCs w:val="20"/>
        </w:rPr>
        <w:t>StackBlitz:</w:t>
      </w:r>
      <w:r>
        <w:rPr>
          <w:rFonts w:eastAsia="Times New Roman" w:cs="Times New Roman" w:ascii="Verdana" w:hAnsi="Verdana"/>
          <w:color w:val="000000"/>
          <w:sz w:val="20"/>
          <w:szCs w:val="20"/>
        </w:rPr>
        <w:t> StackBlitz 2.0 is now released and includes the Angular Language Service and more features like tabbed editing.</w:t>
      </w:r>
    </w:p>
    <w:p>
      <w:pPr>
        <w:pStyle w:val="Normal"/>
        <w:rPr>
          <w:color w:val="000000"/>
        </w:rPr>
      </w:pPr>
      <w:r>
        <w:rPr>
          <w:color w:val="000000"/>
        </w:rPr>
      </w:r>
    </w:p>
    <w:p>
      <w:pPr>
        <w:pStyle w:val="Normal"/>
        <w:numPr>
          <w:ilvl w:val="0"/>
          <w:numId w:val="0"/>
        </w:numPr>
        <w:spacing w:lineRule="auto" w:line="240" w:before="0" w:after="144"/>
        <w:textAlignment w:val="baseline"/>
        <w:outlineLvl w:val="0"/>
        <w:rPr>
          <w:rFonts w:ascii="Helvetica" w:hAnsi="Helvetica" w:eastAsia="Times New Roman" w:cs="Times New Roman"/>
          <w:b/>
          <w:b/>
          <w:bCs/>
          <w:color w:val="383838"/>
          <w:kern w:val="2"/>
          <w:sz w:val="36"/>
          <w:szCs w:val="36"/>
        </w:rPr>
      </w:pPr>
      <w:r>
        <w:rPr>
          <w:rFonts w:eastAsia="Times New Roman" w:cs="Times New Roman" w:ascii="Helvetica" w:hAnsi="Helvetica"/>
          <w:b/>
          <w:bCs/>
          <w:color w:val="000000"/>
          <w:kern w:val="2"/>
          <w:sz w:val="36"/>
          <w:szCs w:val="36"/>
        </w:rPr>
        <w:t>Angular 8 Interview Questions and Answers</w:t>
      </w:r>
    </w:p>
    <w:p>
      <w:pPr>
        <w:pStyle w:val="Normal"/>
        <w:spacing w:lineRule="auto" w:line="240" w:before="0" w:after="180"/>
        <w:textAlignment w:val="baseline"/>
        <w:rPr/>
      </w:pPr>
      <w:hyperlink r:id="rId204" w:tgtFrame="author profile">
        <w:r>
          <w:rPr>
            <w:rStyle w:val="ListLabel1974"/>
            <w:rFonts w:eastAsia="Times New Roman" w:cs="Arial" w:ascii="Arial" w:hAnsi="Arial"/>
            <w:color w:val="000000"/>
            <w:sz w:val="17"/>
            <w:szCs w:val="17"/>
            <w:u w:val="single"/>
          </w:rPr>
          <w:t>Anil Singh</w:t>
        </w:r>
      </w:hyperlink>
      <w:r>
        <w:rPr>
          <w:rFonts w:eastAsia="Times New Roman" w:cs="Arial" w:ascii="Arial" w:hAnsi="Arial"/>
          <w:color w:val="000000"/>
          <w:sz w:val="17"/>
          <w:szCs w:val="17"/>
        </w:rPr>
        <w:t> </w:t>
      </w:r>
      <w:hyperlink r:id="rId205" w:tgtFrame="permanent link">
        <w:r>
          <w:rPr>
            <w:rStyle w:val="ListLabel1974"/>
            <w:rFonts w:eastAsia="Times New Roman" w:cs="Arial" w:ascii="Arial" w:hAnsi="Arial"/>
            <w:color w:val="000000"/>
            <w:sz w:val="17"/>
            <w:szCs w:val="17"/>
            <w:u w:val="single"/>
          </w:rPr>
          <w:t>9:59 AM</w:t>
        </w:r>
      </w:hyperlink>
    </w:p>
    <w:tbl>
      <w:tblPr>
        <w:tblW w:w="11205" w:type="dxa"/>
        <w:jc w:val="left"/>
        <w:tblInd w:w="75" w:type="dxa"/>
        <w:tblBorders>
          <w:top w:val="single" w:sz="6" w:space="0" w:color="E5E5E5"/>
          <w:left w:val="single" w:sz="6" w:space="0" w:color="E5E5E5"/>
          <w:bottom w:val="single" w:sz="6" w:space="0" w:color="E5E5E5"/>
          <w:right w:val="single" w:sz="6" w:space="0" w:color="E5E5E5"/>
          <w:insideH w:val="single" w:sz="6" w:space="0" w:color="E5E5E5"/>
          <w:insideV w:val="single" w:sz="6" w:space="0" w:color="E5E5E5"/>
        </w:tblBorders>
        <w:tblCellMar>
          <w:top w:w="45" w:type="dxa"/>
          <w:left w:w="65" w:type="dxa"/>
          <w:bottom w:w="45" w:type="dxa"/>
          <w:right w:w="75" w:type="dxa"/>
        </w:tblCellMar>
        <w:tblLook w:noVBand="1" w:val="04a0" w:noHBand="0" w:lastColumn="0" w:firstColumn="1" w:lastRow="0" w:firstRow="1"/>
      </w:tblPr>
      <w:tblGrid>
        <w:gridCol w:w="5752"/>
        <w:gridCol w:w="5452"/>
      </w:tblGrid>
      <w:tr>
        <w:trPr/>
        <w:tc>
          <w:tcPr>
            <w:tcW w:w="5752" w:type="dxa"/>
            <w:tcBorders>
              <w:top w:val="single" w:sz="6" w:space="0" w:color="E5E5E5"/>
              <w:left w:val="single" w:sz="6" w:space="0" w:color="E5E5E5"/>
              <w:bottom w:val="single" w:sz="6" w:space="0" w:color="E5E5E5"/>
              <w:right w:val="single" w:sz="6" w:space="0" w:color="E5E5E5"/>
              <w:insideH w:val="single" w:sz="6" w:space="0" w:color="E5E5E5"/>
              <w:insideV w:val="single" w:sz="6" w:space="0" w:color="E5E5E5"/>
            </w:tcBorders>
            <w:shd w:fill="auto" w:val="clear"/>
          </w:tcPr>
          <w:p>
            <w:pPr>
              <w:pStyle w:val="Normal"/>
              <w:spacing w:lineRule="auto" w:line="240" w:before="0" w:after="0"/>
              <w:rPr/>
            </w:pPr>
            <w:r>
              <w:fldChar w:fldCharType="begin"/>
            </w:r>
            <w:r>
              <w:rPr>
                <w:rStyle w:val="ListLabel1975"/>
                <w:sz w:val="20"/>
                <w:u w:val="single"/>
                <w:szCs w:val="20"/>
                <w:rFonts w:eastAsia="Times New Roman" w:cs="Times New Roman" w:ascii="inherit" w:hAnsi="inherit"/>
              </w:rPr>
              <w:instrText> HYPERLINK "https://www.code-sample.com/2019/02/angular-8-interview-questions-and.html" \l "Q1"</w:instrText>
            </w:r>
            <w:r>
              <w:rPr>
                <w:rStyle w:val="ListLabel1975"/>
                <w:sz w:val="20"/>
                <w:u w:val="single"/>
                <w:szCs w:val="20"/>
                <w:rFonts w:eastAsia="Times New Roman" w:cs="Times New Roman" w:ascii="inherit" w:hAnsi="inherit"/>
              </w:rPr>
              <w:fldChar w:fldCharType="separate"/>
            </w:r>
            <w:r>
              <w:rPr>
                <w:rStyle w:val="ListLabel1975"/>
                <w:rFonts w:eastAsia="Times New Roman" w:cs="Times New Roman" w:ascii="inherit" w:hAnsi="inherit"/>
                <w:color w:val="000000"/>
                <w:sz w:val="20"/>
                <w:szCs w:val="20"/>
                <w:u w:val="single"/>
              </w:rPr>
              <w:t>What Is Angular?</w:t>
            </w:r>
            <w:r>
              <w:rPr>
                <w:rStyle w:val="ListLabel1975"/>
                <w:sz w:val="20"/>
                <w:u w:val="single"/>
                <w:szCs w:val="20"/>
                <w:rFonts w:eastAsia="Times New Roman" w:cs="Times New Roman" w:ascii="inherit" w:hAnsi="inherit"/>
              </w:rPr>
              <w:fldChar w:fldCharType="end"/>
            </w:r>
          </w:p>
        </w:tc>
        <w:tc>
          <w:tcPr>
            <w:tcW w:w="5452" w:type="dxa"/>
            <w:tcBorders>
              <w:top w:val="single" w:sz="6" w:space="0" w:color="E5E5E5"/>
              <w:left w:val="single" w:sz="6" w:space="0" w:color="E5E5E5"/>
              <w:bottom w:val="single" w:sz="6" w:space="0" w:color="E5E5E5"/>
              <w:right w:val="single" w:sz="6" w:space="0" w:color="E5E5E5"/>
              <w:insideH w:val="single" w:sz="6" w:space="0" w:color="E5E5E5"/>
              <w:insideV w:val="single" w:sz="6" w:space="0" w:color="E5E5E5"/>
            </w:tcBorders>
            <w:shd w:fill="auto" w:val="clear"/>
          </w:tcPr>
          <w:p>
            <w:pPr>
              <w:pStyle w:val="Normal"/>
              <w:spacing w:lineRule="auto" w:line="240" w:before="0" w:after="0"/>
              <w:rPr/>
            </w:pPr>
            <w:r>
              <w:fldChar w:fldCharType="begin"/>
            </w:r>
            <w:r>
              <w:rPr>
                <w:rStyle w:val="ListLabel1975"/>
                <w:sz w:val="20"/>
                <w:u w:val="single"/>
                <w:szCs w:val="20"/>
                <w:rFonts w:eastAsia="Times New Roman" w:cs="Times New Roman" w:ascii="inherit" w:hAnsi="inherit"/>
              </w:rPr>
              <w:instrText> HYPERLINK "https://www.code-sample.com/2019/02/angular-8-interview-questions-and.html" \l "Q2"</w:instrText>
            </w:r>
            <w:r>
              <w:rPr>
                <w:rStyle w:val="ListLabel1975"/>
                <w:sz w:val="20"/>
                <w:u w:val="single"/>
                <w:szCs w:val="20"/>
                <w:rFonts w:eastAsia="Times New Roman" w:cs="Times New Roman" w:ascii="inherit" w:hAnsi="inherit"/>
              </w:rPr>
              <w:fldChar w:fldCharType="separate"/>
            </w:r>
            <w:r>
              <w:rPr>
                <w:rStyle w:val="ListLabel1975"/>
                <w:rFonts w:eastAsia="Times New Roman" w:cs="Times New Roman" w:ascii="inherit" w:hAnsi="inherit"/>
                <w:color w:val="000000"/>
                <w:sz w:val="20"/>
                <w:szCs w:val="20"/>
                <w:u w:val="single"/>
              </w:rPr>
              <w:t>What's New in Angular 8?</w:t>
            </w:r>
            <w:r>
              <w:rPr>
                <w:rStyle w:val="ListLabel1975"/>
                <w:sz w:val="20"/>
                <w:u w:val="single"/>
                <w:szCs w:val="20"/>
                <w:rFonts w:eastAsia="Times New Roman" w:cs="Times New Roman" w:ascii="inherit" w:hAnsi="inherit"/>
              </w:rPr>
              <w:fldChar w:fldCharType="end"/>
            </w:r>
          </w:p>
        </w:tc>
      </w:tr>
      <w:tr>
        <w:trPr/>
        <w:tc>
          <w:tcPr>
            <w:tcW w:w="5752" w:type="dxa"/>
            <w:tcBorders>
              <w:top w:val="single" w:sz="6" w:space="0" w:color="E5E5E5"/>
              <w:left w:val="single" w:sz="6" w:space="0" w:color="E5E5E5"/>
              <w:bottom w:val="single" w:sz="6" w:space="0" w:color="E5E5E5"/>
              <w:right w:val="single" w:sz="6" w:space="0" w:color="E5E5E5"/>
              <w:insideH w:val="single" w:sz="6" w:space="0" w:color="E5E5E5"/>
              <w:insideV w:val="single" w:sz="6" w:space="0" w:color="E5E5E5"/>
            </w:tcBorders>
            <w:shd w:fill="auto" w:val="clear"/>
          </w:tcPr>
          <w:p>
            <w:pPr>
              <w:pStyle w:val="Normal"/>
              <w:spacing w:lineRule="auto" w:line="240" w:before="0" w:after="0"/>
              <w:rPr/>
            </w:pPr>
            <w:r>
              <w:fldChar w:fldCharType="begin"/>
            </w:r>
            <w:r>
              <w:rPr>
                <w:rStyle w:val="ListLabel1975"/>
                <w:sz w:val="20"/>
                <w:u w:val="single"/>
                <w:szCs w:val="20"/>
                <w:rFonts w:eastAsia="Times New Roman" w:cs="Times New Roman" w:ascii="inherit" w:hAnsi="inherit"/>
              </w:rPr>
              <w:instrText> HYPERLINK "https://www.code-sample.com/2019/02/angular-8-interview-questions-and.html" \l "Q3"</w:instrText>
            </w:r>
            <w:r>
              <w:rPr>
                <w:rStyle w:val="ListLabel1975"/>
                <w:sz w:val="20"/>
                <w:u w:val="single"/>
                <w:szCs w:val="20"/>
                <w:rFonts w:eastAsia="Times New Roman" w:cs="Times New Roman" w:ascii="inherit" w:hAnsi="inherit"/>
              </w:rPr>
              <w:fldChar w:fldCharType="separate"/>
            </w:r>
            <w:r>
              <w:rPr>
                <w:rStyle w:val="ListLabel1975"/>
                <w:rFonts w:eastAsia="Times New Roman" w:cs="Times New Roman" w:ascii="inherit" w:hAnsi="inherit"/>
                <w:color w:val="000000"/>
                <w:sz w:val="20"/>
                <w:szCs w:val="20"/>
                <w:u w:val="single"/>
              </w:rPr>
              <w:t>What Are Differences in Angular 8 and Angular 7?</w:t>
            </w:r>
            <w:r>
              <w:rPr>
                <w:rStyle w:val="ListLabel1975"/>
                <w:sz w:val="20"/>
                <w:u w:val="single"/>
                <w:szCs w:val="20"/>
                <w:rFonts w:eastAsia="Times New Roman" w:cs="Times New Roman" w:ascii="inherit" w:hAnsi="inherit"/>
              </w:rPr>
              <w:fldChar w:fldCharType="end"/>
            </w:r>
          </w:p>
        </w:tc>
        <w:tc>
          <w:tcPr>
            <w:tcW w:w="5452" w:type="dxa"/>
            <w:tcBorders>
              <w:top w:val="single" w:sz="6" w:space="0" w:color="E5E5E5"/>
              <w:left w:val="single" w:sz="6" w:space="0" w:color="E5E5E5"/>
              <w:bottom w:val="single" w:sz="6" w:space="0" w:color="E5E5E5"/>
              <w:right w:val="single" w:sz="6" w:space="0" w:color="E5E5E5"/>
              <w:insideH w:val="single" w:sz="6" w:space="0" w:color="E5E5E5"/>
              <w:insideV w:val="single" w:sz="6" w:space="0" w:color="E5E5E5"/>
            </w:tcBorders>
            <w:shd w:fill="auto" w:val="clear"/>
          </w:tcPr>
          <w:p>
            <w:pPr>
              <w:pStyle w:val="Normal"/>
              <w:spacing w:lineRule="auto" w:line="240" w:before="0" w:after="0"/>
              <w:rPr/>
            </w:pPr>
            <w:hyperlink r:id="rId206" w:tgtFrame="_blank">
              <w:r>
                <w:rPr>
                  <w:rStyle w:val="ListLabel1975"/>
                  <w:rFonts w:eastAsia="Times New Roman" w:cs="Times New Roman" w:ascii="inherit" w:hAnsi="inherit"/>
                  <w:color w:val="000000"/>
                  <w:sz w:val="20"/>
                  <w:szCs w:val="20"/>
                  <w:u w:val="single"/>
                </w:rPr>
                <w:t>List of All Angular Version Interview Questions</w:t>
              </w:r>
            </w:hyperlink>
          </w:p>
        </w:tc>
      </w:tr>
    </w:tbl>
    <w:p>
      <w:pPr>
        <w:pStyle w:val="Normal"/>
        <w:spacing w:lineRule="atLeast" w:line="384" w:before="0" w:after="24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Is Angular?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Angular is the most popular web development framework for developing mobile apps as well as desktop applications.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angular framework is also utilized in the cross-platform mobile development called IONIC and so it is not limited to web apps only.</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pPr>
      <w:r>
        <w:rPr>
          <w:rFonts w:eastAsia="Times New Roman" w:cs="Arial" w:ascii="Calibri Light" w:hAnsi="Calibri Light"/>
          <w:color w:val="000000"/>
          <w:sz w:val="26"/>
          <w:szCs w:val="26"/>
        </w:rPr>
        <w:t>Angular is an open source framework written and maintained by the angular team at Google and the Father of Angular is </w:t>
      </w:r>
      <w:hyperlink r:id="rId207" w:tgtFrame="_blank">
        <w:r>
          <w:rPr>
            <w:rStyle w:val="ListLabel1976"/>
            <w:rFonts w:eastAsia="Times New Roman" w:cs="Arial"/>
            <w:color w:val="000000"/>
            <w:sz w:val="26"/>
            <w:szCs w:val="26"/>
            <w:u w:val="single"/>
          </w:rPr>
          <w:t>Misko Hevery</w:t>
        </w:r>
      </w:hyperlink>
      <w:r>
        <w:rPr>
          <w:rFonts w:eastAsia="Times New Roman" w:cs="Arial" w:ascii="Calibri Light" w:hAnsi="Calibri Light"/>
          <w:color w:val="000000"/>
          <w:sz w:val="26"/>
          <w:szCs w:val="26"/>
        </w:rPr>
        <w:t>.</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Misko Hevery</w:t>
      </w:r>
      <w:r>
        <w:rPr>
          <w:rFonts w:eastAsia="Times New Roman" w:cs="Arial" w:ascii="Calibri Light" w:hAnsi="Calibri Light"/>
          <w:color w:val="000000"/>
          <w:sz w:val="26"/>
          <w:szCs w:val="26"/>
        </w:rPr>
        <w:t> - Agile Coach at Google, Attended Santa Clara University and Lives in Saratoga, CA.</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Angular is written in TypeScript and so it comes with all the capabilities that typescript offers.</w:t>
      </w:r>
    </w:p>
    <w:p>
      <w:pPr>
        <w:pStyle w:val="Normal"/>
        <w:spacing w:lineRule="atLeast" w:line="384" w:before="0" w:after="0"/>
        <w:jc w:val="center"/>
        <w:textAlignment w:val="baseline"/>
        <w:rPr>
          <w:rFonts w:ascii="Arial" w:hAnsi="Arial" w:eastAsia="Times New Roman" w:cs="Arial"/>
          <w:color w:val="333333"/>
          <w:sz w:val="20"/>
          <w:szCs w:val="20"/>
        </w:rPr>
      </w:pPr>
      <w:r>
        <w:rPr/>
        <w:drawing>
          <wp:inline distT="0" distB="0" distL="0" distR="0">
            <wp:extent cx="3048000" cy="1847850"/>
            <wp:effectExtent l="0" t="0" r="0" b="0"/>
            <wp:docPr id="108" name="Picture 78" descr="https://1.bp.blogspot.com/-W1QrrBmDC-Y/XO4gVdQuMTI/AAAAAAAAUyE/g2Q2apv3p7wGSoS5WG3FZJonG6HkFn-8gCEwYBhgL/s320/Ivy-rendering-engine-in-Angular-8-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78" descr="https://1.bp.blogspot.com/-W1QrrBmDC-Y/XO4gVdQuMTI/AAAAAAAAUyE/g2Q2apv3p7wGSoS5WG3FZJonG6HkFn-8gCEwYBhgL/s320/Ivy-rendering-engine-in-Angular-8-min.jpg"/>
                    <pic:cNvPicPr>
                      <a:picLocks noChangeAspect="1" noChangeArrowheads="1"/>
                    </pic:cNvPicPr>
                  </pic:nvPicPr>
                  <pic:blipFill>
                    <a:blip r:embed="rId208"/>
                    <a:stretch>
                      <a:fillRect/>
                    </a:stretch>
                  </pic:blipFill>
                  <pic:spPr bwMode="auto">
                    <a:xfrm>
                      <a:off x="0" y="0"/>
                      <a:ext cx="3048000" cy="1847850"/>
                    </a:xfrm>
                    <a:prstGeom prst="rect">
                      <a:avLst/>
                    </a:prstGeom>
                  </pic:spPr>
                </pic:pic>
              </a:graphicData>
            </a:graphic>
          </wp:inline>
        </w:drawing>
      </w:r>
    </w:p>
    <w:p>
      <w:pPr>
        <w:pStyle w:val="Normal"/>
        <w:spacing w:lineRule="atLeast" w:line="384" w:before="0" w:after="0"/>
        <w:jc w:val="center"/>
        <w:textAlignment w:val="baseline"/>
        <w:rPr>
          <w:rFonts w:ascii="Arial" w:hAnsi="Arial" w:eastAsia="Times New Roman" w:cs="Arial"/>
          <w:color w:val="333333"/>
          <w:sz w:val="20"/>
          <w:szCs w:val="20"/>
        </w:rPr>
      </w:pPr>
      <w:r>
        <w:rPr/>
        <w:drawing>
          <wp:inline distT="0" distB="0" distL="0" distR="0">
            <wp:extent cx="3048000" cy="2009775"/>
            <wp:effectExtent l="0" t="0" r="0" b="0"/>
            <wp:docPr id="109" name="Picture 79" descr="https://1.bp.blogspot.com/-dEK3X5tnvgA/WuLlDS2S_0I/AAAAAAAASZU/_xCvA4_tvEIHT3n3EujoVYphlHKx5QwXgCLcBGAs/s320/Angular-5-4-6-Architectur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9" descr="https://1.bp.blogspot.com/-dEK3X5tnvgA/WuLlDS2S_0I/AAAAAAAASZU/_xCvA4_tvEIHT3n3EujoVYphlHKx5QwXgCLcBGAs/s320/Angular-5-4-6-Architecture-Overview.png"/>
                    <pic:cNvPicPr>
                      <a:picLocks noChangeAspect="1" noChangeArrowheads="1"/>
                    </pic:cNvPicPr>
                  </pic:nvPicPr>
                  <pic:blipFill>
                    <a:blip r:embed="rId209"/>
                    <a:stretch>
                      <a:fillRect/>
                    </a:stretch>
                  </pic:blipFill>
                  <pic:spPr bwMode="auto">
                    <a:xfrm>
                      <a:off x="0" y="0"/>
                      <a:ext cx="3048000" cy="2009775"/>
                    </a:xfrm>
                    <a:prstGeom prst="rect">
                      <a:avLst/>
                    </a:prstGeom>
                  </pic:spPr>
                </pic:pic>
              </a:graphicData>
            </a:graphic>
          </wp:inline>
        </w:drawing>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You don’t worry about the TypeScript versions. The compiler manages to the versioning related problems and Angular team working with Traceur compiler team to provide the support to build some extensions.</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What's New in Angular 8?</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Angular 8 being smaller, faster and easier to use and it will making Angular developers life easier. Angular version numbers have three parts</w:t>
      </w:r>
      <w:r>
        <w:rPr>
          <w:rFonts w:eastAsia="Times New Roman" w:cs="Arial" w:ascii="inherit" w:hAnsi="inherit"/>
          <w:b/>
          <w:bCs/>
          <w:color w:val="000000"/>
          <w:sz w:val="26"/>
          <w:szCs w:val="26"/>
        </w:rPr>
        <w:t>: major.minor.patch</w:t>
      </w:r>
      <w:r>
        <w:rPr>
          <w:rFonts w:eastAsia="Times New Roman" w:cs="Arial" w:ascii="Calibri Light" w:hAnsi="Calibri Light"/>
          <w:color w:val="000000"/>
          <w:sz w:val="26"/>
          <w:szCs w:val="26"/>
        </w:rPr>
        <w:t>. </w:t>
      </w:r>
      <w:r>
        <w:rPr>
          <w:rFonts w:eastAsia="Times New Roman" w:cs="Arial" w:ascii="Arial" w:hAnsi="Arial"/>
          <w:color w:val="000000"/>
          <w:sz w:val="20"/>
          <w:szCs w:val="20"/>
        </w:rPr>
        <w:br/>
      </w: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The latest features introduced during the Angular 8 release candidate stage include:</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1.</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Smaller bundles, CLI APIs, and alignment with the ecosystem</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2.</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AngularJs Migration Improvements</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3.</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Route Configurations use Dynamic Imports</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4.</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Differential Loading by Default</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5.</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Web Worker Support</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6.</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New Deprecation Guide</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7.</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Builder APIs in the CLI</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8.</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Workspace APIs in the CLI</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9.</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Ivy &amp; Bazel</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10.</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Ivy aims to change this. Compared with the current Angular View Engine, Ivy provides the following benefits.</w:t>
      </w:r>
    </w:p>
    <w:p>
      <w:pPr>
        <w:pStyle w:val="Normal"/>
        <w:spacing w:lineRule="atLeast" w:line="384" w:before="0" w:after="0"/>
        <w:ind w:hanging="2700"/>
        <w:textAlignment w:val="baseline"/>
        <w:rPr>
          <w:rFonts w:ascii="Arial" w:hAnsi="Arial" w:eastAsia="Times New Roman" w:cs="Arial"/>
          <w:color w:val="333333"/>
          <w:sz w:val="20"/>
          <w:szCs w:val="20"/>
        </w:rPr>
      </w:pP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i.</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Generated code that is easier to read and debug at runtime</w:t>
      </w:r>
    </w:p>
    <w:p>
      <w:pPr>
        <w:pStyle w:val="Normal"/>
        <w:spacing w:lineRule="atLeast" w:line="384" w:before="0" w:after="0"/>
        <w:ind w:hanging="2700"/>
        <w:textAlignment w:val="baseline"/>
        <w:rPr>
          <w:rFonts w:ascii="Arial" w:hAnsi="Arial" w:eastAsia="Times New Roman" w:cs="Arial"/>
          <w:color w:val="333333"/>
          <w:sz w:val="20"/>
          <w:szCs w:val="20"/>
        </w:rPr>
      </w:pP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ii.</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Faster re-build time</w:t>
      </w:r>
    </w:p>
    <w:p>
      <w:pPr>
        <w:pStyle w:val="Normal"/>
        <w:spacing w:lineRule="atLeast" w:line="384" w:before="0" w:after="0"/>
        <w:ind w:hanging="2700"/>
        <w:textAlignment w:val="baseline"/>
        <w:rPr>
          <w:rFonts w:ascii="Arial" w:hAnsi="Arial" w:eastAsia="Times New Roman" w:cs="Arial"/>
          <w:color w:val="333333"/>
          <w:sz w:val="20"/>
          <w:szCs w:val="20"/>
        </w:rPr>
      </w:pP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iii.</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Improved payload - applications size improvements</w:t>
      </w:r>
    </w:p>
    <w:p>
      <w:pPr>
        <w:pStyle w:val="Normal"/>
        <w:spacing w:lineRule="atLeast" w:line="384" w:before="0" w:after="0"/>
        <w:ind w:hanging="2700"/>
        <w:textAlignment w:val="baseline"/>
        <w:rPr>
          <w:rFonts w:ascii="Arial" w:hAnsi="Arial" w:eastAsia="Times New Roman" w:cs="Arial"/>
          <w:color w:val="333333"/>
          <w:sz w:val="20"/>
          <w:szCs w:val="20"/>
        </w:rPr>
      </w:pP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iv.</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Improved template type checking</w:t>
      </w:r>
    </w:p>
    <w:p>
      <w:pPr>
        <w:pStyle w:val="Normal"/>
        <w:spacing w:lineRule="atLeast" w:line="384" w:before="0" w:after="0"/>
        <w:ind w:hanging="2700"/>
        <w:textAlignment w:val="baseline"/>
        <w:rPr>
          <w:rFonts w:ascii="Arial" w:hAnsi="Arial" w:eastAsia="Times New Roman" w:cs="Arial"/>
          <w:color w:val="333333"/>
          <w:sz w:val="20"/>
          <w:szCs w:val="20"/>
        </w:rPr>
      </w:pP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v.</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Great backward compatibility</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ind w:hanging="54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Differential loading of modern JavaScript:-</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Use “</w:t>
      </w:r>
      <w:r>
        <w:rPr>
          <w:rFonts w:eastAsia="Times New Roman" w:cs="Arial" w:ascii="inherit" w:hAnsi="inherit"/>
          <w:b/>
          <w:bCs/>
          <w:color w:val="000000"/>
          <w:sz w:val="26"/>
          <w:szCs w:val="26"/>
        </w:rPr>
        <w:t>ngx-build-modern</w:t>
      </w:r>
      <w:r>
        <w:rPr>
          <w:rFonts w:eastAsia="Times New Roman" w:cs="Arial" w:ascii="Calibri Light" w:hAnsi="Calibri Light"/>
          <w:color w:val="000000"/>
          <w:sz w:val="26"/>
          <w:szCs w:val="26"/>
        </w:rPr>
        <w:t>”: Differential Serving for Angular and the CLI.</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Must be:-</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1.</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Angular &gt;= 7.0.0</w:t>
      </w:r>
    </w:p>
    <w:p>
      <w:pPr>
        <w:pStyle w:val="Normal"/>
        <w:spacing w:lineRule="atLeast" w:line="384" w:before="0" w:after="0"/>
        <w:ind w:hanging="54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2.</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Angular CLI &gt;= 7.0.0</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important features of “</w:t>
      </w:r>
      <w:r>
        <w:rPr>
          <w:rFonts w:eastAsia="Times New Roman" w:cs="Arial" w:ascii="inherit" w:hAnsi="inherit"/>
          <w:b/>
          <w:bCs/>
          <w:color w:val="000000"/>
          <w:sz w:val="26"/>
          <w:szCs w:val="26"/>
        </w:rPr>
        <w:t>ngx-build-modern”</w:t>
      </w:r>
      <w:r>
        <w:rPr>
          <w:rFonts w:eastAsia="Times New Roman" w:cs="Arial" w:ascii="Calibri Light" w:hAnsi="Calibri Light"/>
          <w:color w:val="000000"/>
          <w:sz w:val="26"/>
          <w:szCs w:val="26"/>
        </w:rPr>
        <w:t>:-</w:t>
      </w:r>
    </w:p>
    <w:p>
      <w:pPr>
        <w:pStyle w:val="Normal"/>
        <w:spacing w:lineRule="atLeast" w:line="384" w:before="0" w:after="0"/>
        <w:ind w:hanging="360"/>
        <w:textAlignment w:val="baseline"/>
        <w:rPr>
          <w:rFonts w:ascii="Arial" w:hAnsi="Arial" w:eastAsia="Times New Roman" w:cs="Arial"/>
          <w:color w:val="333333"/>
          <w:sz w:val="20"/>
          <w:szCs w:val="20"/>
        </w:rPr>
      </w:pPr>
      <w:r>
        <w:rPr>
          <w:rFonts w:eastAsia="Times New Roman" w:cs="Arial" w:ascii="Symbol" w:hAnsi="Symbol"/>
          <w:color w:val="000000"/>
          <w:sz w:val="26"/>
          <w:szCs w:val="26"/>
        </w:rPr>
        <w:t></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Create optimized bundles for modern browsers</w:t>
      </w:r>
    </w:p>
    <w:p>
      <w:pPr>
        <w:pStyle w:val="Normal"/>
        <w:spacing w:lineRule="atLeast" w:line="384" w:before="0" w:after="0"/>
        <w:ind w:hanging="360"/>
        <w:textAlignment w:val="baseline"/>
        <w:rPr>
          <w:rFonts w:ascii="Arial" w:hAnsi="Arial" w:eastAsia="Times New Roman" w:cs="Arial"/>
          <w:color w:val="333333"/>
          <w:sz w:val="20"/>
          <w:szCs w:val="20"/>
        </w:rPr>
      </w:pPr>
      <w:r>
        <w:rPr>
          <w:rFonts w:eastAsia="Times New Roman" w:cs="Arial" w:ascii="Symbol" w:hAnsi="Symbol"/>
          <w:color w:val="000000"/>
          <w:sz w:val="26"/>
          <w:szCs w:val="26"/>
        </w:rPr>
        <w:t></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Create legacy bundles for older browsers</w:t>
      </w:r>
    </w:p>
    <w:p>
      <w:pPr>
        <w:pStyle w:val="Normal"/>
        <w:spacing w:lineRule="atLeast" w:line="384" w:before="0" w:after="0"/>
        <w:ind w:hanging="360"/>
        <w:textAlignment w:val="baseline"/>
        <w:rPr>
          <w:rFonts w:ascii="Arial" w:hAnsi="Arial" w:eastAsia="Times New Roman" w:cs="Arial"/>
          <w:color w:val="333333"/>
          <w:sz w:val="20"/>
          <w:szCs w:val="20"/>
        </w:rPr>
      </w:pPr>
      <w:r>
        <w:rPr>
          <w:rFonts w:eastAsia="Times New Roman" w:cs="Arial" w:ascii="Symbol" w:hAnsi="Symbol"/>
          <w:color w:val="000000"/>
          <w:sz w:val="26"/>
          <w:szCs w:val="26"/>
        </w:rPr>
        <w:t></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Make the browser loads the right set of bundles</w:t>
      </w:r>
    </w:p>
    <w:p>
      <w:pPr>
        <w:pStyle w:val="Normal"/>
        <w:spacing w:lineRule="atLeast" w:line="384" w:before="0" w:after="0"/>
        <w:ind w:hanging="360"/>
        <w:textAlignment w:val="baseline"/>
        <w:rPr>
          <w:rFonts w:ascii="Arial" w:hAnsi="Arial" w:eastAsia="Times New Roman" w:cs="Arial"/>
          <w:color w:val="333333"/>
          <w:sz w:val="20"/>
          <w:szCs w:val="20"/>
        </w:rPr>
      </w:pPr>
      <w:r>
        <w:rPr>
          <w:rFonts w:eastAsia="Times New Roman" w:cs="Arial" w:ascii="Symbol" w:hAnsi="Symbol"/>
          <w:color w:val="000000"/>
          <w:sz w:val="26"/>
          <w:szCs w:val="26"/>
        </w:rPr>
        <w:t></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Automate this all by providing a CLI extension</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pPr>
      <w:r>
        <w:rPr>
          <w:rFonts w:eastAsia="Times New Roman" w:cs="Arial" w:ascii="Calibri Light" w:hAnsi="Calibri Light"/>
          <w:color w:val="000000"/>
          <w:sz w:val="26"/>
          <w:szCs w:val="26"/>
        </w:rPr>
        <w:t>For more detail about – </w:t>
      </w:r>
      <w:hyperlink r:id="rId210" w:tgtFrame="_blank">
        <w:r>
          <w:rPr>
            <w:rStyle w:val="ListLabel1977"/>
            <w:rFonts w:eastAsia="Times New Roman" w:cs="Arial" w:ascii="inherit" w:hAnsi="inherit"/>
            <w:b/>
            <w:bCs/>
            <w:color w:val="000000"/>
            <w:sz w:val="26"/>
            <w:szCs w:val="26"/>
            <w:u w:val="single"/>
          </w:rPr>
          <w:t>ngx-build-modern</w:t>
        </w:r>
      </w:hyperlink>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This release contains the following added and Improvements over the entire Angular platform including:-</w:t>
      </w:r>
    </w:p>
    <w:p>
      <w:pPr>
        <w:pStyle w:val="Normal"/>
        <w:spacing w:lineRule="atLeast" w:line="384" w:before="0" w:after="0"/>
        <w:textAlignment w:val="baseline"/>
        <w:rPr/>
      </w:pPr>
      <w:r>
        <w:rPr>
          <w:rFonts w:eastAsia="Times New Roman" w:cs="Arial" w:ascii="Calibri Light" w:hAnsi="Calibri Light"/>
          <w:color w:val="000000"/>
          <w:sz w:val="26"/>
          <w:szCs w:val="26"/>
        </w:rPr>
        <w:t>=&gt; Added Support for </w:t>
      </w:r>
      <w:hyperlink r:id="rId211" w:tgtFrame="_blank">
        <w:r>
          <w:rPr>
            <w:rStyle w:val="ListLabel1978"/>
            <w:rFonts w:eastAsia="Times New Roman" w:cs="Arial" w:ascii="inherit" w:hAnsi="inherit"/>
            <w:i/>
            <w:iCs/>
            <w:color w:val="000000"/>
            <w:sz w:val="26"/>
            <w:szCs w:val="26"/>
            <w:u w:val="single"/>
          </w:rPr>
          <w:t>TypeScript 3.2</w:t>
        </w:r>
      </w:hyperlink>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=&gt; Added a Navigation Type Available during Navigation in the Router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=&gt; Added </w:t>
      </w:r>
      <w:r>
        <w:rPr>
          <w:rFonts w:eastAsia="Times New Roman" w:cs="Arial" w:ascii="inherit" w:hAnsi="inherit"/>
          <w:i/>
          <w:iCs/>
          <w:color w:val="000000"/>
          <w:sz w:val="26"/>
          <w:szCs w:val="26"/>
        </w:rPr>
        <w:t>pathParamsOrQueryParamsChange</w:t>
      </w:r>
      <w:r>
        <w:rPr>
          <w:rFonts w:eastAsia="Times New Roman" w:cs="Arial" w:ascii="Calibri Light" w:hAnsi="Calibri Light"/>
          <w:color w:val="000000"/>
          <w:sz w:val="26"/>
          <w:szCs w:val="26"/>
        </w:rPr>
        <w:t> mode for </w:t>
      </w:r>
      <w:r>
        <w:rPr>
          <w:rFonts w:eastAsia="Times New Roman" w:cs="Arial" w:ascii="inherit" w:hAnsi="inherit"/>
          <w:i/>
          <w:iCs/>
          <w:color w:val="000000"/>
          <w:sz w:val="26"/>
          <w:szCs w:val="26"/>
        </w:rPr>
        <w:t>runGuardsAndResolvers</w:t>
      </w:r>
      <w:r>
        <w:rPr>
          <w:rFonts w:eastAsia="Times New Roman" w:cs="Arial" w:ascii="Calibri Light" w:hAnsi="Calibri Light"/>
          <w:color w:val="000000"/>
          <w:sz w:val="26"/>
          <w:szCs w:val="26"/>
        </w:rPr>
        <w:t> in the Router</w:t>
      </w:r>
    </w:p>
    <w:p>
      <w:pPr>
        <w:pStyle w:val="Normal"/>
        <w:spacing w:lineRule="atLeast" w:line="384" w:before="0" w:after="0"/>
        <w:textAlignment w:val="baseline"/>
        <w:rPr/>
      </w:pPr>
      <w:r>
        <w:rPr>
          <w:rFonts w:eastAsia="Times New Roman" w:cs="Arial" w:ascii="Calibri Light" w:hAnsi="Calibri Light"/>
          <w:color w:val="000000"/>
          <w:sz w:val="26"/>
          <w:szCs w:val="26"/>
        </w:rPr>
        <w:t>=&gt; Allow the passing state to </w:t>
      </w:r>
      <w:r>
        <w:rPr>
          <w:rFonts w:eastAsia="Times New Roman" w:cs="Arial" w:ascii="inherit" w:hAnsi="inherit"/>
          <w:i/>
          <w:iCs/>
          <w:color w:val="000000"/>
          <w:sz w:val="26"/>
          <w:szCs w:val="26"/>
        </w:rPr>
        <w:t>router link</w:t>
      </w:r>
      <w:r>
        <w:rPr>
          <w:rFonts w:eastAsia="Times New Roman" w:cs="Arial" w:ascii="Calibri Light" w:hAnsi="Calibri Light"/>
          <w:color w:val="000000"/>
          <w:sz w:val="26"/>
          <w:szCs w:val="26"/>
        </w:rPr>
        <w:t> Directives in the </w:t>
      </w:r>
      <w:hyperlink r:id="rId212" w:tgtFrame="_blank">
        <w:r>
          <w:rPr>
            <w:rStyle w:val="ListLabel1979"/>
            <w:rFonts w:eastAsia="Times New Roman" w:cs="Arial" w:ascii="Calibri Light" w:hAnsi="Calibri Light"/>
            <w:color w:val="000000"/>
            <w:sz w:val="26"/>
            <w:szCs w:val="26"/>
            <w:u w:val="single"/>
          </w:rPr>
          <w:t>Router</w:t>
        </w:r>
      </w:hyperlink>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=&gt; Allow the passing state to </w:t>
      </w:r>
      <w:r>
        <w:rPr>
          <w:rFonts w:eastAsia="Times New Roman" w:cs="Arial" w:ascii="inherit" w:hAnsi="inherit"/>
          <w:i/>
          <w:iCs/>
          <w:color w:val="000000"/>
          <w:sz w:val="26"/>
          <w:szCs w:val="26"/>
        </w:rPr>
        <w:t>NavigationExtras</w:t>
      </w:r>
      <w:r>
        <w:rPr>
          <w:rFonts w:eastAsia="Times New Roman" w:cs="Arial" w:ascii="Calibri Light" w:hAnsi="Calibri Light"/>
          <w:color w:val="000000"/>
          <w:sz w:val="26"/>
          <w:szCs w:val="26"/>
        </w:rPr>
        <w:t> in the Router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=&gt; Restore the whole object when navigating back to a page managed by Angular Router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=&gt; Added support for </w:t>
      </w:r>
      <w:r>
        <w:rPr>
          <w:rFonts w:eastAsia="Times New Roman" w:cs="Arial" w:ascii="inherit" w:hAnsi="inherit"/>
          <w:i/>
          <w:iCs/>
          <w:color w:val="000000"/>
          <w:sz w:val="26"/>
          <w:szCs w:val="26"/>
        </w:rPr>
        <w:t>SASS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=&gt; Resolve generated </w:t>
      </w:r>
      <w:r>
        <w:rPr>
          <w:rFonts w:eastAsia="Times New Roman" w:cs="Arial" w:ascii="inherit" w:hAnsi="inherit"/>
          <w:i/>
          <w:iCs/>
          <w:color w:val="000000"/>
          <w:sz w:val="26"/>
          <w:szCs w:val="26"/>
        </w:rPr>
        <w:t>Sass/Less</w:t>
      </w:r>
      <w:r>
        <w:rPr>
          <w:rFonts w:eastAsia="Times New Roman" w:cs="Arial" w:ascii="Calibri Light" w:hAnsi="Calibri Light"/>
          <w:color w:val="000000"/>
          <w:sz w:val="26"/>
          <w:szCs w:val="26"/>
        </w:rPr>
        <w:t> files to .css inputs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=&gt; Added Predicate function mode for </w:t>
      </w:r>
      <w:r>
        <w:rPr>
          <w:rFonts w:eastAsia="Times New Roman" w:cs="Arial" w:ascii="inherit" w:hAnsi="inherit"/>
          <w:b/>
          <w:bCs/>
          <w:i/>
          <w:iCs/>
          <w:color w:val="000000"/>
          <w:sz w:val="26"/>
          <w:szCs w:val="26"/>
        </w:rPr>
        <w:t>runGuardsAndResolvers</w:t>
      </w:r>
      <w:r>
        <w:rPr>
          <w:rFonts w:eastAsia="Times New Roman" w:cs="Arial" w:ascii="Calibri Light" w:hAnsi="Calibri Light"/>
          <w:b/>
          <w:bCs/>
          <w:color w:val="000000"/>
          <w:sz w:val="26"/>
          <w:szCs w:val="26"/>
        </w:rPr>
        <w:t>:-</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t>This option means guards and resolvers will ignore changes when a provided predicate function returns `false`. This supports use cases where an application needs to ignore some param updates but not others.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t>For example, changing a sort param in the URL might need to be ignored, whereas changing the `project` param might require re-run of guards and resolvers.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=&gt; Added functionality to mark a control and its descendant controls as touched: -</w:t>
      </w:r>
      <w:r>
        <w:rPr>
          <w:rFonts w:eastAsia="Times New Roman" w:cs="Arial" w:ascii="Calibri Light" w:hAnsi="Calibri Light"/>
          <w:color w:val="000000"/>
          <w:sz w:val="26"/>
          <w:szCs w:val="26"/>
        </w:rPr>
        <w:t> add</w:t>
      </w:r>
      <w:r>
        <w:rPr>
          <w:rFonts w:eastAsia="Times New Roman" w:cs="Arial" w:ascii="inherit" w:hAnsi="inherit"/>
          <w:i/>
          <w:iCs/>
          <w:color w:val="000000"/>
          <w:sz w:val="26"/>
          <w:szCs w:val="26"/>
        </w:rPr>
        <w:t> markAllAsTouched () to AbstractControl</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inherit" w:hAnsi="inherit"/>
          <w:i/>
          <w:iCs/>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=&gt; Added ng-new command that builds the project with Bazel</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=&gt; Use image based cache for windows BuildKite</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=&gt; Export </w:t>
      </w:r>
      <w:r>
        <w:rPr>
          <w:rFonts w:eastAsia="Times New Roman" w:cs="Arial" w:ascii="inherit" w:hAnsi="inherit"/>
          <w:b/>
          <w:bCs/>
          <w:i/>
          <w:iCs/>
          <w:color w:val="000000"/>
          <w:sz w:val="26"/>
          <w:szCs w:val="26"/>
        </w:rPr>
        <w:t>NumberValueAccessor</w:t>
      </w:r>
      <w:r>
        <w:rPr>
          <w:rFonts w:eastAsia="Times New Roman" w:cs="Arial" w:ascii="Calibri Light" w:hAnsi="Calibri Light"/>
          <w:b/>
          <w:bCs/>
          <w:color w:val="000000"/>
          <w:sz w:val="26"/>
          <w:szCs w:val="26"/>
        </w:rPr>
        <w:t> &amp; </w:t>
      </w:r>
      <w:r>
        <w:rPr>
          <w:rFonts w:eastAsia="Times New Roman" w:cs="Arial" w:ascii="inherit" w:hAnsi="inherit"/>
          <w:b/>
          <w:bCs/>
          <w:i/>
          <w:iCs/>
          <w:color w:val="000000"/>
          <w:sz w:val="26"/>
          <w:szCs w:val="26"/>
        </w:rPr>
        <w:t>RangeValueAccessor</w:t>
      </w:r>
      <w:r>
        <w:rPr>
          <w:rFonts w:eastAsia="Times New Roman" w:cs="Arial" w:ascii="Calibri Light" w:hAnsi="Calibri Light"/>
          <w:b/>
          <w:bCs/>
          <w:color w:val="000000"/>
          <w:sz w:val="26"/>
          <w:szCs w:val="26"/>
        </w:rPr>
        <w:t> directives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=&gt; Use shared </w:t>
      </w:r>
      <w:r>
        <w:rPr>
          <w:rFonts w:eastAsia="Times New Roman" w:cs="Arial" w:ascii="inherit" w:hAnsi="inherit"/>
          <w:b/>
          <w:bCs/>
          <w:i/>
          <w:iCs/>
          <w:color w:val="000000"/>
          <w:sz w:val="26"/>
          <w:szCs w:val="26"/>
        </w:rPr>
        <w:t>DomElementSchemaRegistry</w:t>
      </w:r>
      <w:r>
        <w:rPr>
          <w:rFonts w:eastAsia="Times New Roman" w:cs="Arial" w:ascii="Calibri Light" w:hAnsi="Calibri Light"/>
          <w:b/>
          <w:bCs/>
          <w:color w:val="000000"/>
          <w:sz w:val="26"/>
          <w:szCs w:val="26"/>
        </w:rPr>
        <w:t> instance for improve performance of platform-server</w:t>
      </w:r>
      <w:r>
        <w:rPr>
          <w:rFonts w:eastAsia="Times New Roman" w:cs="Arial" w:ascii="inherit" w:hAnsi="inherit"/>
          <w:b/>
          <w:bCs/>
          <w:i/>
          <w:iCs/>
          <w:color w:val="000000"/>
          <w:sz w:val="26"/>
          <w:szCs w:val="26"/>
        </w:rPr>
        <w:t>(@angular/platform-server</w:t>
      </w:r>
      <w:r>
        <w:rPr>
          <w:rFonts w:eastAsia="Times New Roman" w:cs="Arial" w:ascii="Calibri Light" w:hAnsi="Calibri Light"/>
          <w:b/>
          <w:bCs/>
          <w:color w:val="000000"/>
          <w:sz w:val="26"/>
          <w:szCs w:val="26"/>
        </w:rPr>
        <w:t>)</w:t>
      </w:r>
      <w:r>
        <w:rPr>
          <w:rFonts w:eastAsia="Times New Roman" w:cs="Arial" w:ascii="Calibri Light" w:hAnsi="Calibri Light"/>
          <w:color w:val="000000"/>
          <w:sz w:val="26"/>
          <w:szCs w:val="26"/>
        </w:rPr>
        <w:t>:-</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t>Right now the ServerRendererFactory2` creates a new instance of the `DomElementSchemaRegistry` for each and every request, which is quite costly (for the Tour of Heroes SSR example this takes around **15%** of the overall execution time)</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=&gt; Now the Performance Improvements on the core, more consistent about “</w:t>
      </w:r>
      <w:r>
        <w:rPr>
          <w:rFonts w:eastAsia="Times New Roman" w:cs="Arial" w:ascii="inherit" w:hAnsi="inherit"/>
          <w:b/>
          <w:bCs/>
          <w:i/>
          <w:iCs/>
          <w:color w:val="000000"/>
          <w:sz w:val="26"/>
          <w:szCs w:val="26"/>
        </w:rPr>
        <w:t>typeof checks</w:t>
      </w:r>
      <w:r>
        <w:rPr>
          <w:rFonts w:eastAsia="Times New Roman" w:cs="Arial" w:ascii="Calibri Light" w:hAnsi="Calibri Light"/>
          <w:b/>
          <w:bCs/>
          <w:color w:val="000000"/>
          <w:sz w:val="26"/>
          <w:szCs w:val="26"/>
        </w:rPr>
        <w:t>”: -</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t>When testing whether `value` is an object, use the ideal sequence of strictly not equal to `null` followed by `typeof value === 'object'` consistently. Specifically, there's no point in using double equal with `null` since `undefined` is ruled out by the `typeof` check.</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t>\</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t>Also avoid the unnecessary ToBoolean check on `value.ngOnDestroy` in `hasOnDestroy()`, since the `typeof value.ngOnDestroy === 'function'` will only let closures pass and all closures are truish (with the notable exception of `document.all`, but that shouldn't be relevant for the `ngOnDestroy` hook)</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=&gt; In the Compiler-CLI, expose ngtsc as a TscPlugin</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br/>
      </w:r>
    </w:p>
    <w:p>
      <w:pPr>
        <w:pStyle w:val="Normal"/>
        <w:spacing w:lineRule="atLeast" w:line="384" w:before="0" w:after="0"/>
        <w:textAlignment w:val="baseline"/>
        <w:rPr/>
      </w:pPr>
      <w:r>
        <w:rPr>
          <w:rFonts w:eastAsia="Times New Roman" w:cs="Arial" w:ascii="Calibri Light" w:hAnsi="Calibri Light"/>
          <w:b/>
          <w:bCs/>
          <w:color w:val="000000"/>
          <w:sz w:val="26"/>
          <w:szCs w:val="26"/>
        </w:rPr>
        <w:t>=&gt; Restore the whole object when navigating back to a page managed by </w:t>
      </w:r>
      <w:hyperlink r:id="rId213" w:tgtFrame="_blank">
        <w:r>
          <w:rPr>
            <w:rStyle w:val="ListLabel1980"/>
            <w:rFonts w:eastAsia="Times New Roman" w:cs="Arial" w:ascii="Calibri Light" w:hAnsi="Calibri Light"/>
            <w:b/>
            <w:bCs/>
            <w:color w:val="000000"/>
            <w:sz w:val="26"/>
            <w:szCs w:val="26"/>
            <w:u w:val="single"/>
          </w:rPr>
          <w:t>Angular Router</w:t>
        </w:r>
      </w:hyperlink>
      <w:r>
        <w:rPr>
          <w:rFonts w:eastAsia="Times New Roman" w:cs="Arial" w:ascii="Calibri Light" w:hAnsi="Calibri Light"/>
          <w:b/>
          <w:bCs/>
          <w:color w:val="000000"/>
          <w:sz w:val="26"/>
          <w:szCs w:val="26"/>
        </w:rPr>
        <w:t>:-</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t>This feature adds a few capabilities. First, when a `popstate` event fires the value of `history.state` will be read and passed into `NavigationStart`. In the past, only the `navigationId` would be passed here.</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t>Additionally, `NavigationExtras` has a new public API called `state` which is any object that will be stored as a value in `history.state` on navigation.</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i/>
          <w:iCs/>
          <w:color w:val="000000"/>
          <w:sz w:val="24"/>
          <w:szCs w:val="24"/>
        </w:rPr>
        <w:t>For example, the object `{foo: 'bar'}` will be written to `history.state` here: -`router.navigateByUrl('/simple', {state: {foo: 'bar'}});`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br/>
        <w:t>What Are Components in Angular?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Components are the most basic building block of a UI in Angular applications and it controls views (HTML/CSS). They also communicate with other components and services to bring functionality to your applications.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Technically components are basically TypeScript classes that interact with the HTML files of the components, which get displayed on the browsers.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component is the core functionality of Angular applications but you need to know to pass the data into the components to configure them.</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Angular applications must have a root component that contains all other components.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Components are created using a @Component decorator that is part of @angular/core module.</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You can create your own project using Angular CLI, this command allows you to quickly create an Angular application like - generate components, services, pipes, directive, classes, and modules, and so on as per your requirements.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pPr>
      <w:r>
        <w:rPr>
          <w:rFonts w:eastAsia="Times New Roman" w:cs="Arial" w:ascii="Calibri Light" w:hAnsi="Calibri Light"/>
          <w:color w:val="000000"/>
          <w:sz w:val="26"/>
          <w:szCs w:val="26"/>
        </w:rPr>
        <w:t>Explore in detail about </w:t>
      </w:r>
      <w:hyperlink r:id="rId214" w:tgtFrame="_blank">
        <w:r>
          <w:rPr>
            <w:rStyle w:val="ListLabel1979"/>
            <w:rFonts w:eastAsia="Times New Roman" w:cs="Arial" w:ascii="Calibri Light" w:hAnsi="Calibri Light"/>
            <w:color w:val="000000"/>
            <w:sz w:val="26"/>
            <w:szCs w:val="26"/>
            <w:u w:val="single"/>
          </w:rPr>
          <w:t>Angular Components click…</w:t>
        </w:r>
      </w:hyperlink>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Is Modules?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NgModule is a TypeScript class marked by the @NgModule decorator.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module is a class and works with the @NgModule decorator function and also takes a metadata object that tells Angular how to compile and run module code.</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Angular module helps you to organize an application into associative blocks of functionality.</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An angular module represents a core concept and plays a fundamental role in structuring Angular applications.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NgModule is used to simplify the ways you define and manage the dependencies in your applications and also you can consolidate different components and services into associative blocks of functionality.</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Every Angular application should have at least one module and it contains the components, service providers, pipes and other code files whose scope is defined by the containing NgModule.</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purpose of the module is to declare everything you create in Angular and group them together.</w:t>
      </w:r>
    </w:p>
    <w:p>
      <w:pPr>
        <w:pStyle w:val="Normal"/>
        <w:spacing w:lineRule="atLeast" w:line="384" w:before="0" w:after="0"/>
        <w:textAlignment w:val="baseline"/>
        <w:rPr/>
      </w:pPr>
      <w:r>
        <w:rPr>
          <w:rFonts w:eastAsia="Times New Roman" w:cs="Arial" w:ascii="Calibri Light" w:hAnsi="Calibri Light"/>
          <w:color w:val="000000"/>
          <w:sz w:val="26"/>
          <w:szCs w:val="26"/>
        </w:rPr>
        <w:t>Explore in detail about </w:t>
      </w:r>
      <w:hyperlink r:id="rId215" w:tgtFrame="_blank">
        <w:r>
          <w:rPr>
            <w:rStyle w:val="ListLabel1979"/>
            <w:rFonts w:eastAsia="Times New Roman" w:cs="Arial" w:ascii="Calibri Light" w:hAnsi="Calibri Light"/>
            <w:color w:val="000000"/>
            <w:sz w:val="26"/>
            <w:szCs w:val="26"/>
            <w:u w:val="single"/>
          </w:rPr>
          <w:t>Angular module click…</w:t>
        </w:r>
      </w:hyperlink>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Are Angular Directives?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Angular Directive is a TypeScript class which is declared as a @directive decorator.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directives allow you to attach behavior to DOM elements and the @directive decorator provide you an additional metadata that determines how directives should be processed, instantiated, and used at run-time.</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pPr>
      <w:r>
        <w:rPr>
          <w:rFonts w:eastAsia="Times New Roman" w:cs="Arial" w:ascii="Calibri Light" w:hAnsi="Calibri Light"/>
          <w:color w:val="000000"/>
          <w:sz w:val="26"/>
          <w:szCs w:val="26"/>
        </w:rPr>
        <w:t>Explore in detail about </w:t>
      </w:r>
      <w:hyperlink r:id="rId216" w:tgtFrame="_blank">
        <w:r>
          <w:rPr>
            <w:rStyle w:val="ListLabel1979"/>
            <w:rFonts w:eastAsia="Times New Roman" w:cs="Arial" w:ascii="Calibri Light" w:hAnsi="Calibri Light"/>
            <w:color w:val="000000"/>
            <w:sz w:val="26"/>
            <w:szCs w:val="26"/>
            <w:u w:val="single"/>
          </w:rPr>
          <w:t>Angular Directives click…</w:t>
        </w:r>
      </w:hyperlink>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Is Dependency Injection (DI)?</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Dependency Injection is a powerful pattern for managing code dependencies. DI is a way to create objects that depend upon other objects.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Angular has its own DI framework pattern, and you really can't build an Angular application without Dependency injection (DI).</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 DI system supplies the dependent objects when it creates an instance of an object.</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pPr>
      <w:r>
        <w:rPr>
          <w:rFonts w:eastAsia="Times New Roman" w:cs="Arial" w:ascii="Calibri Light" w:hAnsi="Calibri Light"/>
          <w:color w:val="000000"/>
          <w:sz w:val="26"/>
          <w:szCs w:val="26"/>
        </w:rPr>
        <w:t>Explore in detail about </w:t>
      </w:r>
      <w:hyperlink r:id="rId217" w:tgtFrame="_blank">
        <w:r>
          <w:rPr>
            <w:rStyle w:val="ListLabel1979"/>
            <w:rFonts w:eastAsia="Times New Roman" w:cs="Arial" w:ascii="Calibri Light" w:hAnsi="Calibri Light"/>
            <w:color w:val="000000"/>
            <w:sz w:val="26"/>
            <w:szCs w:val="26"/>
            <w:u w:val="single"/>
          </w:rPr>
          <w:t>Angular Dependency Injection (DI) click…</w:t>
        </w:r>
      </w:hyperlink>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Is Angular Pipe?</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Pipes transform displayed values within a template.</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Use the @Pipe annotation to declare that a given class is a pipe. A pipe class must also implement a PipeTransform interface.</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@Pipe decorator allows you to define the pipe name that is globally available for use in any template in the across Angular apps.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Pipe class implements the “PipeTransform” interfaces transform method that accepts an input value and returns the transformed result.</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There will be one additional argument to the transform method for each parameter passed to the pipe.</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pPr>
      <w:r>
        <w:rPr>
          <w:rFonts w:eastAsia="Times New Roman" w:cs="Arial" w:ascii="Calibri Light" w:hAnsi="Calibri Light"/>
          <w:color w:val="000000"/>
          <w:sz w:val="26"/>
          <w:szCs w:val="26"/>
        </w:rPr>
        <w:t>Explore in detail about </w:t>
      </w:r>
      <w:hyperlink r:id="rId218" w:tgtFrame="_blank">
        <w:r>
          <w:rPr>
            <w:rStyle w:val="ListLabel1979"/>
            <w:rFonts w:eastAsia="Times New Roman" w:cs="Arial" w:ascii="Calibri Light" w:hAnsi="Calibri Light"/>
            <w:color w:val="000000"/>
            <w:sz w:val="26"/>
            <w:szCs w:val="26"/>
            <w:u w:val="single"/>
          </w:rPr>
          <w:t>Angular Pipes Decorator click…</w:t>
        </w:r>
      </w:hyperlink>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Is runGuardsAndResolvers function?</w:t>
      </w:r>
      <w:r>
        <w:rPr>
          <w:rFonts w:eastAsia="Times New Roman" w:cs="Arial" w:ascii="Arial" w:hAnsi="Arial"/>
          <w:color w:val="000000"/>
          <w:sz w:val="20"/>
          <w:szCs w:val="20"/>
        </w:rPr>
        <w:br/>
      </w:r>
      <w:r>
        <w:rPr>
          <w:rFonts w:eastAsia="Times New Roman" w:cs="Arial" w:ascii="Calibri Light" w:hAnsi="Calibri Light"/>
          <w:b/>
          <w:bCs/>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This option means </w:t>
      </w:r>
      <w:r>
        <w:rPr>
          <w:rFonts w:eastAsia="Times New Roman" w:cs="Arial" w:ascii="inherit" w:hAnsi="inherit"/>
          <w:b/>
          <w:bCs/>
          <w:color w:val="000000"/>
          <w:sz w:val="26"/>
          <w:szCs w:val="26"/>
        </w:rPr>
        <w:t>guards</w:t>
      </w:r>
      <w:r>
        <w:rPr>
          <w:rFonts w:eastAsia="Times New Roman" w:cs="Arial" w:ascii="Calibri Light" w:hAnsi="Calibri Light"/>
          <w:color w:val="000000"/>
          <w:sz w:val="26"/>
          <w:szCs w:val="26"/>
        </w:rPr>
        <w:t> and </w:t>
      </w:r>
      <w:r>
        <w:rPr>
          <w:rFonts w:eastAsia="Times New Roman" w:cs="Arial" w:ascii="inherit" w:hAnsi="inherit"/>
          <w:b/>
          <w:bCs/>
          <w:color w:val="000000"/>
          <w:sz w:val="26"/>
          <w:szCs w:val="26"/>
        </w:rPr>
        <w:t>resolvers</w:t>
      </w:r>
      <w:r>
        <w:rPr>
          <w:rFonts w:eastAsia="Times New Roman" w:cs="Arial" w:ascii="Calibri Light" w:hAnsi="Calibri Light"/>
          <w:color w:val="000000"/>
          <w:sz w:val="26"/>
          <w:szCs w:val="26"/>
        </w:rPr>
        <w:t> will ignore changes when a provided predicate function returns `</w:t>
      </w:r>
      <w:r>
        <w:rPr>
          <w:rFonts w:eastAsia="Times New Roman" w:cs="Arial" w:ascii="inherit" w:hAnsi="inherit"/>
          <w:b/>
          <w:bCs/>
          <w:color w:val="000000"/>
          <w:sz w:val="26"/>
          <w:szCs w:val="26"/>
        </w:rPr>
        <w:t>false</w:t>
      </w:r>
      <w:r>
        <w:rPr>
          <w:rFonts w:eastAsia="Times New Roman" w:cs="Arial" w:ascii="Calibri Light" w:hAnsi="Calibri Light"/>
          <w:color w:val="000000"/>
          <w:sz w:val="26"/>
          <w:szCs w:val="26"/>
        </w:rPr>
        <w:t>`. This supports use cases where an application needs to ignore some param updates but not others.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For example, changing a sort param in the URL might need to be ignored, whereas changing the `</w:t>
      </w:r>
      <w:r>
        <w:rPr>
          <w:rFonts w:eastAsia="Times New Roman" w:cs="Arial" w:ascii="inherit" w:hAnsi="inherit"/>
          <w:b/>
          <w:bCs/>
          <w:color w:val="000000"/>
          <w:sz w:val="26"/>
          <w:szCs w:val="26"/>
        </w:rPr>
        <w:t>project</w:t>
      </w:r>
      <w:r>
        <w:rPr>
          <w:rFonts w:eastAsia="Times New Roman" w:cs="Arial" w:ascii="Calibri Light" w:hAnsi="Calibri Light"/>
          <w:color w:val="000000"/>
          <w:sz w:val="26"/>
          <w:szCs w:val="26"/>
        </w:rPr>
        <w:t>` param might require re-run of guards and resolvers.</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Is “typeof checks” in Angular 8?</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How Performance Improvements on the core in Angular 8?</w:t>
      </w:r>
      <w:r>
        <w:rPr>
          <w:rFonts w:eastAsia="Times New Roman" w:cs="Arial" w:ascii="Arial" w:hAnsi="Arial"/>
          <w:color w:val="000000"/>
          <w:sz w:val="20"/>
          <w:szCs w:val="20"/>
        </w:rPr>
        <w:br/>
      </w:r>
      <w:r>
        <w:rPr>
          <w:rFonts w:eastAsia="Times New Roman" w:cs="Arial" w:ascii="Calibri Light" w:hAnsi="Calibri Light"/>
          <w:b/>
          <w:bCs/>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When testing whether `</w:t>
      </w:r>
      <w:r>
        <w:rPr>
          <w:rFonts w:eastAsia="Times New Roman" w:cs="Arial" w:ascii="inherit" w:hAnsi="inherit"/>
          <w:b/>
          <w:bCs/>
          <w:color w:val="000000"/>
          <w:sz w:val="26"/>
          <w:szCs w:val="26"/>
        </w:rPr>
        <w:t>value</w:t>
      </w:r>
      <w:r>
        <w:rPr>
          <w:rFonts w:eastAsia="Times New Roman" w:cs="Arial" w:ascii="Calibri Light" w:hAnsi="Calibri Light"/>
          <w:color w:val="000000"/>
          <w:sz w:val="26"/>
          <w:szCs w:val="26"/>
        </w:rPr>
        <w:t>` is an object, use the ideal sequence of strictly not equal to `</w:t>
      </w:r>
      <w:r>
        <w:rPr>
          <w:rFonts w:eastAsia="Times New Roman" w:cs="Arial" w:ascii="inherit" w:hAnsi="inherit"/>
          <w:b/>
          <w:bCs/>
          <w:color w:val="000000"/>
          <w:sz w:val="26"/>
          <w:szCs w:val="26"/>
        </w:rPr>
        <w:t>null</w:t>
      </w:r>
      <w:r>
        <w:rPr>
          <w:rFonts w:eastAsia="Times New Roman" w:cs="Arial" w:ascii="Calibri Light" w:hAnsi="Calibri Light"/>
          <w:color w:val="000000"/>
          <w:sz w:val="26"/>
          <w:szCs w:val="26"/>
        </w:rPr>
        <w:t>` followed by `</w:t>
      </w:r>
      <w:r>
        <w:rPr>
          <w:rFonts w:eastAsia="Times New Roman" w:cs="Arial" w:ascii="inherit" w:hAnsi="inherit"/>
          <w:b/>
          <w:bCs/>
          <w:color w:val="000000"/>
          <w:sz w:val="26"/>
          <w:szCs w:val="26"/>
        </w:rPr>
        <w:t>typeof value === 'object'</w:t>
      </w:r>
      <w:r>
        <w:rPr>
          <w:rFonts w:eastAsia="Times New Roman" w:cs="Arial" w:ascii="Calibri Light" w:hAnsi="Calibri Light"/>
          <w:color w:val="000000"/>
          <w:sz w:val="26"/>
          <w:szCs w:val="26"/>
        </w:rPr>
        <w:t>` consistently. Specifically, there's no point in using double equal with `</w:t>
      </w:r>
      <w:r>
        <w:rPr>
          <w:rFonts w:eastAsia="Times New Roman" w:cs="Arial" w:ascii="inherit" w:hAnsi="inherit"/>
          <w:b/>
          <w:bCs/>
          <w:color w:val="000000"/>
          <w:sz w:val="26"/>
          <w:szCs w:val="26"/>
        </w:rPr>
        <w:t>null</w:t>
      </w:r>
      <w:r>
        <w:rPr>
          <w:rFonts w:eastAsia="Times New Roman" w:cs="Arial" w:ascii="Calibri Light" w:hAnsi="Calibri Light"/>
          <w:color w:val="000000"/>
          <w:sz w:val="26"/>
          <w:szCs w:val="26"/>
        </w:rPr>
        <w:t>` since `</w:t>
      </w:r>
      <w:r>
        <w:rPr>
          <w:rFonts w:eastAsia="Times New Roman" w:cs="Arial" w:ascii="inherit" w:hAnsi="inherit"/>
          <w:b/>
          <w:bCs/>
          <w:color w:val="000000"/>
          <w:sz w:val="26"/>
          <w:szCs w:val="26"/>
        </w:rPr>
        <w:t>undefined</w:t>
      </w:r>
      <w:r>
        <w:rPr>
          <w:rFonts w:eastAsia="Times New Roman" w:cs="Arial" w:ascii="Calibri Light" w:hAnsi="Calibri Light"/>
          <w:color w:val="000000"/>
          <w:sz w:val="26"/>
          <w:szCs w:val="26"/>
        </w:rPr>
        <w:t>` is ruled out by the `</w:t>
      </w:r>
      <w:r>
        <w:rPr>
          <w:rFonts w:eastAsia="Times New Roman" w:cs="Arial" w:ascii="inherit" w:hAnsi="inherit"/>
          <w:b/>
          <w:bCs/>
          <w:color w:val="000000"/>
          <w:sz w:val="26"/>
          <w:szCs w:val="26"/>
        </w:rPr>
        <w:t>typeof</w:t>
      </w:r>
      <w:r>
        <w:rPr>
          <w:rFonts w:eastAsia="Times New Roman" w:cs="Arial" w:ascii="Calibri Light" w:hAnsi="Calibri Light"/>
          <w:color w:val="000000"/>
          <w:sz w:val="26"/>
          <w:szCs w:val="26"/>
        </w:rPr>
        <w:t>` check.</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Also avoid the unnecessary ToBoolean check on `</w:t>
      </w:r>
      <w:r>
        <w:rPr>
          <w:rFonts w:eastAsia="Times New Roman" w:cs="Arial" w:ascii="inherit" w:hAnsi="inherit"/>
          <w:b/>
          <w:bCs/>
          <w:color w:val="000000"/>
          <w:sz w:val="26"/>
          <w:szCs w:val="26"/>
        </w:rPr>
        <w:t>value.ngOnDestroy</w:t>
      </w:r>
      <w:r>
        <w:rPr>
          <w:rFonts w:eastAsia="Times New Roman" w:cs="Arial" w:ascii="Calibri Light" w:hAnsi="Calibri Light"/>
          <w:color w:val="000000"/>
          <w:sz w:val="26"/>
          <w:szCs w:val="26"/>
        </w:rPr>
        <w:t>` in `</w:t>
      </w:r>
      <w:r>
        <w:rPr>
          <w:rFonts w:eastAsia="Times New Roman" w:cs="Arial" w:ascii="inherit" w:hAnsi="inherit"/>
          <w:b/>
          <w:bCs/>
          <w:color w:val="000000"/>
          <w:sz w:val="26"/>
          <w:szCs w:val="26"/>
        </w:rPr>
        <w:t>hasOnDestroy</w:t>
      </w:r>
      <w:r>
        <w:rPr>
          <w:rFonts w:eastAsia="Times New Roman" w:cs="Arial" w:ascii="Calibri Light" w:hAnsi="Calibri Light"/>
          <w:color w:val="000000"/>
          <w:sz w:val="26"/>
          <w:szCs w:val="26"/>
        </w:rPr>
        <w:t>()`, since the `</w:t>
      </w:r>
      <w:r>
        <w:rPr>
          <w:rFonts w:eastAsia="Times New Roman" w:cs="Arial" w:ascii="inherit" w:hAnsi="inherit"/>
          <w:b/>
          <w:bCs/>
          <w:color w:val="000000"/>
          <w:sz w:val="26"/>
          <w:szCs w:val="26"/>
        </w:rPr>
        <w:t>typeof value.ngOnDestroy === 'function'</w:t>
      </w:r>
      <w:r>
        <w:rPr>
          <w:rFonts w:eastAsia="Times New Roman" w:cs="Arial" w:ascii="Calibri Light" w:hAnsi="Calibri Light"/>
          <w:color w:val="000000"/>
          <w:sz w:val="26"/>
          <w:szCs w:val="26"/>
        </w:rPr>
        <w:t>` will only let closures pass and all closures are truish (with the notable exception of `</w:t>
      </w:r>
      <w:r>
        <w:rPr>
          <w:rFonts w:eastAsia="Times New Roman" w:cs="Arial" w:ascii="inherit" w:hAnsi="inherit"/>
          <w:b/>
          <w:bCs/>
          <w:color w:val="000000"/>
          <w:sz w:val="26"/>
          <w:szCs w:val="26"/>
        </w:rPr>
        <w:t>document.all</w:t>
      </w:r>
      <w:r>
        <w:rPr>
          <w:rFonts w:eastAsia="Times New Roman" w:cs="Arial" w:ascii="Calibri Light" w:hAnsi="Calibri Light"/>
          <w:color w:val="000000"/>
          <w:sz w:val="26"/>
          <w:szCs w:val="26"/>
        </w:rPr>
        <w:t>`, but that shouldn't be relevant for the `</w:t>
      </w:r>
      <w:r>
        <w:rPr>
          <w:rFonts w:eastAsia="Times New Roman" w:cs="Arial" w:ascii="inherit" w:hAnsi="inherit"/>
          <w:b/>
          <w:bCs/>
          <w:color w:val="000000"/>
          <w:sz w:val="26"/>
          <w:szCs w:val="26"/>
        </w:rPr>
        <w:t>ngOnDestroy</w:t>
      </w:r>
      <w:r>
        <w:rPr>
          <w:rFonts w:eastAsia="Times New Roman" w:cs="Arial" w:ascii="Calibri Light" w:hAnsi="Calibri Light"/>
          <w:color w:val="000000"/>
          <w:sz w:val="26"/>
          <w:szCs w:val="26"/>
        </w:rPr>
        <w:t>` hook)</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How to restore the whole object when navigating back to a page managed by Angular Router in Angular 8?</w:t>
      </w:r>
      <w:r>
        <w:rPr>
          <w:rFonts w:eastAsia="Times New Roman" w:cs="Arial" w:ascii="Arial" w:hAnsi="Arial"/>
          <w:color w:val="000000"/>
          <w:sz w:val="20"/>
          <w:szCs w:val="20"/>
        </w:rPr>
        <w:br/>
      </w:r>
      <w:r>
        <w:rPr>
          <w:rFonts w:eastAsia="Times New Roman" w:cs="Arial" w:ascii="Calibri Light" w:hAnsi="Calibri Light"/>
          <w:b/>
          <w:bCs/>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This feature adds a few capabilities.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First, when a `</w:t>
      </w:r>
      <w:r>
        <w:rPr>
          <w:rFonts w:eastAsia="Times New Roman" w:cs="Arial" w:ascii="inherit" w:hAnsi="inherit"/>
          <w:b/>
          <w:bCs/>
          <w:color w:val="000000"/>
          <w:sz w:val="26"/>
          <w:szCs w:val="26"/>
        </w:rPr>
        <w:t>popstate</w:t>
      </w:r>
      <w:r>
        <w:rPr>
          <w:rFonts w:eastAsia="Times New Roman" w:cs="Arial" w:ascii="Calibri Light" w:hAnsi="Calibri Light"/>
          <w:color w:val="000000"/>
          <w:sz w:val="26"/>
          <w:szCs w:val="26"/>
        </w:rPr>
        <w:t>` event fires the value of `</w:t>
      </w:r>
      <w:r>
        <w:rPr>
          <w:rFonts w:eastAsia="Times New Roman" w:cs="Arial" w:ascii="inherit" w:hAnsi="inherit"/>
          <w:b/>
          <w:bCs/>
          <w:color w:val="000000"/>
          <w:sz w:val="26"/>
          <w:szCs w:val="26"/>
        </w:rPr>
        <w:t>history.state</w:t>
      </w:r>
      <w:r>
        <w:rPr>
          <w:rFonts w:eastAsia="Times New Roman" w:cs="Arial" w:ascii="Calibri Light" w:hAnsi="Calibri Light"/>
          <w:color w:val="000000"/>
          <w:sz w:val="26"/>
          <w:szCs w:val="26"/>
        </w:rPr>
        <w:t>` will be read and passed into `</w:t>
      </w:r>
      <w:r>
        <w:rPr>
          <w:rFonts w:eastAsia="Times New Roman" w:cs="Arial" w:ascii="inherit" w:hAnsi="inherit"/>
          <w:b/>
          <w:bCs/>
          <w:color w:val="000000"/>
          <w:sz w:val="26"/>
          <w:szCs w:val="26"/>
        </w:rPr>
        <w:t>NavigationStart</w:t>
      </w:r>
      <w:r>
        <w:rPr>
          <w:rFonts w:eastAsia="Times New Roman" w:cs="Arial" w:ascii="Calibri Light" w:hAnsi="Calibri Light"/>
          <w:color w:val="000000"/>
          <w:sz w:val="26"/>
          <w:szCs w:val="26"/>
        </w:rPr>
        <w:t>`. In the past, only the `</w:t>
      </w:r>
      <w:r>
        <w:rPr>
          <w:rFonts w:eastAsia="Times New Roman" w:cs="Arial" w:ascii="inherit" w:hAnsi="inherit"/>
          <w:b/>
          <w:bCs/>
          <w:color w:val="000000"/>
          <w:sz w:val="26"/>
          <w:szCs w:val="26"/>
        </w:rPr>
        <w:t>navigationId</w:t>
      </w:r>
      <w:r>
        <w:rPr>
          <w:rFonts w:eastAsia="Times New Roman" w:cs="Arial" w:ascii="Calibri Light" w:hAnsi="Calibri Light"/>
          <w:color w:val="000000"/>
          <w:sz w:val="26"/>
          <w:szCs w:val="26"/>
        </w:rPr>
        <w:t>` would be passed here.</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Additionally, `</w:t>
      </w:r>
      <w:r>
        <w:rPr>
          <w:rFonts w:eastAsia="Times New Roman" w:cs="Arial" w:ascii="inherit" w:hAnsi="inherit"/>
          <w:b/>
          <w:bCs/>
          <w:color w:val="000000"/>
          <w:sz w:val="26"/>
          <w:szCs w:val="26"/>
        </w:rPr>
        <w:t>NavigationExtras</w:t>
      </w:r>
      <w:r>
        <w:rPr>
          <w:rFonts w:eastAsia="Times New Roman" w:cs="Arial" w:ascii="Calibri Light" w:hAnsi="Calibri Light"/>
          <w:color w:val="000000"/>
          <w:sz w:val="26"/>
          <w:szCs w:val="26"/>
        </w:rPr>
        <w:t>` has a new public API called `</w:t>
      </w:r>
      <w:r>
        <w:rPr>
          <w:rFonts w:eastAsia="Times New Roman" w:cs="Arial" w:ascii="inherit" w:hAnsi="inherit"/>
          <w:b/>
          <w:bCs/>
          <w:color w:val="000000"/>
          <w:sz w:val="26"/>
          <w:szCs w:val="26"/>
        </w:rPr>
        <w:t>state</w:t>
      </w:r>
      <w:r>
        <w:rPr>
          <w:rFonts w:eastAsia="Times New Roman" w:cs="Arial" w:ascii="Calibri Light" w:hAnsi="Calibri Light"/>
          <w:color w:val="000000"/>
          <w:sz w:val="26"/>
          <w:szCs w:val="26"/>
        </w:rPr>
        <w:t>` which is any object that will be stored as a value in `</w:t>
      </w:r>
      <w:r>
        <w:rPr>
          <w:rFonts w:eastAsia="Times New Roman" w:cs="Arial" w:ascii="inherit" w:hAnsi="inherit"/>
          <w:b/>
          <w:bCs/>
          <w:color w:val="000000"/>
          <w:sz w:val="26"/>
          <w:szCs w:val="26"/>
        </w:rPr>
        <w:t>history.state</w:t>
      </w:r>
      <w:r>
        <w:rPr>
          <w:rFonts w:eastAsia="Times New Roman" w:cs="Arial" w:ascii="Calibri Light" w:hAnsi="Calibri Light"/>
          <w:color w:val="000000"/>
          <w:sz w:val="26"/>
          <w:szCs w:val="26"/>
        </w:rPr>
        <w:t>` on navigation.</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For example, the object </w:t>
      </w:r>
      <w:r>
        <w:rPr>
          <w:rFonts w:eastAsia="Times New Roman" w:cs="Arial" w:ascii="inherit" w:hAnsi="inherit"/>
          <w:b/>
          <w:bCs/>
          <w:color w:val="000000"/>
          <w:sz w:val="26"/>
          <w:szCs w:val="26"/>
        </w:rPr>
        <w:t>`{name: 'anil'}</w:t>
      </w:r>
      <w:r>
        <w:rPr>
          <w:rFonts w:eastAsia="Times New Roman" w:cs="Arial" w:ascii="Calibri Light" w:hAnsi="Calibri Light"/>
          <w:color w:val="000000"/>
          <w:sz w:val="26"/>
          <w:szCs w:val="26"/>
        </w:rPr>
        <w:t>` will be written to `</w:t>
      </w:r>
      <w:r>
        <w:rPr>
          <w:rFonts w:eastAsia="Times New Roman" w:cs="Arial" w:ascii="inherit" w:hAnsi="inherit"/>
          <w:b/>
          <w:bCs/>
          <w:color w:val="000000"/>
          <w:sz w:val="26"/>
          <w:szCs w:val="26"/>
        </w:rPr>
        <w:t>history.state</w:t>
      </w:r>
      <w:r>
        <w:rPr>
          <w:rFonts w:eastAsia="Times New Roman" w:cs="Arial" w:ascii="Calibri Light" w:hAnsi="Calibri Light"/>
          <w:color w:val="000000"/>
          <w:sz w:val="26"/>
          <w:szCs w:val="26"/>
        </w:rPr>
        <w:t>` here: -`</w:t>
      </w:r>
      <w:r>
        <w:rPr>
          <w:rFonts w:eastAsia="Times New Roman" w:cs="Arial" w:ascii="inherit" w:hAnsi="inherit"/>
          <w:b/>
          <w:bCs/>
          <w:color w:val="000000"/>
          <w:sz w:val="26"/>
          <w:szCs w:val="26"/>
        </w:rPr>
        <w:t>router.navigateByUrl('/simple', {state: {name: 'anil'}});</w:t>
      </w:r>
      <w:r>
        <w:rPr>
          <w:rFonts w:eastAsia="Times New Roman" w:cs="Arial" w:ascii="Calibri Light" w:hAnsi="Calibri Light"/>
          <w:color w:val="000000"/>
          <w:sz w:val="26"/>
          <w:szCs w:val="26"/>
        </w:rPr>
        <w:t>`</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Is the Navigation Type Available during Navigation in the Angular 8 Router?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Is Bazel?</w:t>
      </w:r>
      <w:r>
        <w:rPr>
          <w:rFonts w:eastAsia="Times New Roman" w:cs="Arial" w:ascii="Arial" w:hAnsi="Arial"/>
          <w:color w:val="000000"/>
          <w:sz w:val="20"/>
          <w:szCs w:val="20"/>
        </w:rPr>
        <w:br/>
      </w:r>
      <w:r>
        <w:rPr>
          <w:rFonts w:eastAsia="Times New Roman" w:cs="Arial" w:ascii="Calibri Light" w:hAnsi="Calibri Light"/>
          <w:b/>
          <w:bCs/>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Google open sourced the software responsible for building most of our projects under the name Bazel. Bazel is a powerful tool which can keep track of the dependencies between different packages and build targets.</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Are the features of Bazel?</w:t>
      </w:r>
      <w:r>
        <w:rPr>
          <w:rFonts w:eastAsia="Times New Roman" w:cs="Arial" w:ascii="Arial" w:hAnsi="Arial"/>
          <w:color w:val="000000"/>
          <w:sz w:val="20"/>
          <w:szCs w:val="20"/>
        </w:rPr>
        <w:br/>
      </w:r>
      <w:r>
        <w:rPr>
          <w:rFonts w:eastAsia="Times New Roman" w:cs="Arial" w:ascii="Calibri Light" w:hAnsi="Calibri Light"/>
          <w:b/>
          <w:bCs/>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Bazel is independent of the tech stack.</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It has a smart algorithm for determining the build dependencies</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Are the Angular 8 Best practices?</w:t>
      </w:r>
      <w:r>
        <w:rPr>
          <w:rFonts w:eastAsia="Times New Roman" w:cs="Arial" w:ascii="Arial" w:hAnsi="Arial"/>
          <w:color w:val="000000"/>
          <w:sz w:val="20"/>
          <w:szCs w:val="20"/>
        </w:rPr>
        <w:br/>
      </w:r>
      <w:r>
        <w:rPr>
          <w:rFonts w:eastAsia="Times New Roman" w:cs="Arial" w:ascii="Calibri Light" w:hAnsi="Calibri Light"/>
          <w:b/>
          <w:bCs/>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Don't modify your copy of Angular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Avoid Angular APIs marked in the documentation as “Security Risk.”</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Preventing cross-site scripting (XSS)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Keep current with the latest Angular library releases.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Check the Angular log for security-related updates in the regularly.</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Remember, whether a value is safe depends on context, so choose the right context for your intended use of the value.</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Normally, Angular automatically sanitizes the URL, disables the dangerous code, and in development mode, logs this action to the console.</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Are the Angular Security Principles?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Security Principles of Angular Applications:</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1.</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You should avoid direct use of the DOM APIs.</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2.</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You should enable Content Security Policy (CSP) and configure your web server to return appropriate CSP HTTP headers.</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3.</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You should Use the offline template compiler.</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4.</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You should Use Server Side XSS protection.</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5.</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You should Use DOM Sanitizer.</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6.</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You should Preventing CSRF or XSRF attacks.</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What Is Cross Site Scripting (XSS) Attack?</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Cross Site Scripting (XSS) attack is a type of injection and attackers inject your web applications using the client side scripts and malicious code into web pages.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An attacker can insert vulnerability scripts and malicious code in your web applications.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Cross Site Scripting (XSS) attacks are common on web browsers and it carried out on websites around 84% (approximately).</w:t>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How To Preventing Cross Site Scripting (XSS) in Angular?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How Angular Protects Us From XSS Attacks?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Cross Site Scripting (XSS) attack is a type of injection and attackers inject your web applications using the client side scripts and malicious code into web pages.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An attacker can insert vulnerability scripts and malicious code in your web applications.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The Angular treats all values as untrusted by default. This is the great advantages of Angular.</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When a value is Inserted Vulnerability into the DOM from –</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1.</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A Template</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2.</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Property</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3.</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Attribute</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4.</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Style</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5.</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Class Binding</w:t>
      </w:r>
    </w:p>
    <w:p>
      <w:pPr>
        <w:pStyle w:val="Normal"/>
        <w:spacing w:lineRule="atLeast" w:line="384" w:before="0" w:after="0"/>
        <w:ind w:hanging="48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6.</w:t>
      </w:r>
      <w:r>
        <w:rPr>
          <w:rFonts w:eastAsia="Times New Roman" w:cs="Times New Roman" w:ascii="Times New Roman" w:hAnsi="Times New Roman"/>
          <w:color w:val="000000"/>
          <w:sz w:val="14"/>
          <w:szCs w:val="14"/>
        </w:rPr>
        <w:t>          </w:t>
      </w:r>
      <w:r>
        <w:rPr>
          <w:rFonts w:eastAsia="Times New Roman" w:cs="Arial" w:ascii="Calibri Light" w:hAnsi="Calibri Light"/>
          <w:color w:val="000000"/>
          <w:sz w:val="26"/>
          <w:szCs w:val="26"/>
        </w:rPr>
        <w:t>Interpolation</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t>Angular recognizes the value as unsafe and automatically sanitizes and removes the script tag and other security vulnerabilities.</w:t>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color w:val="000000"/>
          <w:sz w:val="26"/>
          <w:szCs w:val="26"/>
        </w:rPr>
        <w:br/>
      </w:r>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pPr>
      <w:r>
        <w:rPr>
          <w:rFonts w:eastAsia="Times New Roman" w:cs="Arial" w:ascii="Calibri Light" w:hAnsi="Calibri Light"/>
          <w:color w:val="000000"/>
          <w:sz w:val="26"/>
          <w:szCs w:val="26"/>
        </w:rPr>
        <w:t>For more detail </w:t>
      </w:r>
      <w:hyperlink r:id="rId219" w:tgtFrame="_blank">
        <w:r>
          <w:rPr>
            <w:rStyle w:val="ListLabel1979"/>
            <w:rFonts w:eastAsia="Times New Roman" w:cs="Arial" w:ascii="Calibri Light" w:hAnsi="Calibri Light"/>
            <w:color w:val="000000"/>
            <w:sz w:val="26"/>
            <w:szCs w:val="26"/>
            <w:u w:val="single"/>
          </w:rPr>
          <w:t>about Angular security explore in detail….</w:t>
        </w:r>
      </w:hyperlink>
    </w:p>
    <w:p>
      <w:pPr>
        <w:pStyle w:val="Normal"/>
        <w:spacing w:lineRule="atLeast" w:line="384"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r>
    </w:p>
    <w:p>
      <w:pPr>
        <w:pStyle w:val="Normal"/>
        <w:spacing w:lineRule="atLeast" w:line="384" w:before="0" w:after="0"/>
        <w:textAlignment w:val="baseline"/>
        <w:rPr/>
      </w:pPr>
      <w:r>
        <w:rPr>
          <w:rFonts w:eastAsia="Times New Roman" w:cs="Arial" w:ascii="Calibri Light" w:hAnsi="Calibri Light"/>
          <w:b/>
          <w:bCs/>
          <w:color w:val="000000"/>
          <w:sz w:val="26"/>
          <w:szCs w:val="26"/>
        </w:rPr>
        <w:t>Stayed Informed</w:t>
      </w:r>
      <w:r>
        <w:rPr>
          <w:rFonts w:eastAsia="Times New Roman" w:cs="Arial" w:ascii="Calibri Light" w:hAnsi="Calibri Light"/>
          <w:color w:val="000000"/>
          <w:sz w:val="26"/>
          <w:szCs w:val="26"/>
        </w:rPr>
        <w:t> – </w:t>
      </w:r>
      <w:hyperlink r:id="rId220" w:tgtFrame="_blank">
        <w:r>
          <w:rPr>
            <w:rStyle w:val="ListLabel1981"/>
            <w:rFonts w:eastAsia="Times New Roman" w:cs="Arial" w:ascii="inherit" w:hAnsi="inherit"/>
            <w:i/>
            <w:iCs/>
            <w:color w:val="000000"/>
            <w:sz w:val="26"/>
            <w:szCs w:val="26"/>
            <w:u w:val="single"/>
          </w:rPr>
          <w:t>Angular Book - All in One (Including Version 2, 4, 5, 6 and 7)</w:t>
        </w:r>
      </w:hyperlink>
    </w:p>
    <w:p>
      <w:pPr>
        <w:pStyle w:val="Normal"/>
        <w:spacing w:lineRule="atLeast" w:line="384" w:before="0" w:after="0"/>
        <w:textAlignment w:val="baseline"/>
        <w:rPr/>
      </w:pPr>
      <w:r>
        <w:rPr>
          <w:rFonts w:eastAsia="Times New Roman" w:cs="Arial" w:ascii="Calibri Light" w:hAnsi="Calibri Light"/>
          <w:b/>
          <w:bCs/>
          <w:color w:val="000000"/>
          <w:sz w:val="26"/>
          <w:szCs w:val="26"/>
        </w:rPr>
        <w:t>Stayed Informed</w:t>
      </w:r>
      <w:r>
        <w:rPr>
          <w:rFonts w:eastAsia="Times New Roman" w:cs="Arial" w:ascii="Calibri Light" w:hAnsi="Calibri Light"/>
          <w:color w:val="000000"/>
          <w:sz w:val="26"/>
          <w:szCs w:val="26"/>
        </w:rPr>
        <w:t> – </w:t>
      </w:r>
      <w:hyperlink r:id="rId221" w:tgtFrame="_blank">
        <w:r>
          <w:rPr>
            <w:rStyle w:val="ListLabel1978"/>
            <w:rFonts w:eastAsia="Times New Roman" w:cs="Arial" w:ascii="inherit" w:hAnsi="inherit"/>
            <w:i/>
            <w:iCs/>
            <w:color w:val="000000"/>
            <w:sz w:val="26"/>
            <w:szCs w:val="26"/>
            <w:u w:val="single"/>
          </w:rPr>
          <w:t>Angular Interview Question (Including Version 2, 4, 5, 6 and 7)</w:t>
        </w:r>
      </w:hyperlink>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br/>
      </w:r>
    </w:p>
    <w:p>
      <w:pPr>
        <w:pStyle w:val="Normal"/>
        <w:spacing w:lineRule="atLeast" w:line="384" w:before="0" w:after="0"/>
        <w:textAlignment w:val="baseline"/>
        <w:rPr>
          <w:rFonts w:ascii="Arial" w:hAnsi="Arial" w:eastAsia="Times New Roman" w:cs="Arial"/>
          <w:color w:val="333333"/>
          <w:sz w:val="20"/>
          <w:szCs w:val="20"/>
        </w:rPr>
      </w:pPr>
      <w:r>
        <w:rPr>
          <w:rFonts w:eastAsia="Times New Roman" w:cs="Arial" w:ascii="Calibri Light" w:hAnsi="Calibri Light"/>
          <w:b/>
          <w:bCs/>
          <w:color w:val="000000"/>
          <w:sz w:val="26"/>
          <w:szCs w:val="26"/>
        </w:rPr>
        <w:t>Angular 8</w:t>
      </w:r>
      <w:r>
        <w:rPr>
          <w:rFonts w:eastAsia="Times New Roman" w:cs="Arial" w:ascii="inherit" w:hAnsi="inherit"/>
          <w:b/>
          <w:bCs/>
          <w:color w:val="000000"/>
          <w:sz w:val="26"/>
          <w:szCs w:val="26"/>
        </w:rPr>
        <w:t> beta</w:t>
      </w:r>
      <w:r>
        <w:rPr>
          <w:rFonts w:eastAsia="Times New Roman" w:cs="Arial" w:ascii="Calibri Light" w:hAnsi="Calibri Light"/>
          <w:color w:val="000000"/>
          <w:sz w:val="26"/>
          <w:szCs w:val="26"/>
        </w:rPr>
        <w:t> will be release on </w:t>
      </w:r>
      <w:r>
        <w:rPr>
          <w:rFonts w:eastAsia="Times New Roman" w:cs="Arial" w:ascii="inherit" w:hAnsi="inherit"/>
          <w:color w:val="000000"/>
          <w:sz w:val="26"/>
          <w:szCs w:val="26"/>
        </w:rPr>
        <w:t>March/April 2019</w:t>
      </w:r>
      <w:r>
        <w:rPr>
          <w:rFonts w:eastAsia="Times New Roman" w:cs="Arial" w:ascii="Calibri Light" w:hAnsi="Calibri Light"/>
          <w:color w:val="000000"/>
          <w:sz w:val="26"/>
          <w:szCs w:val="26"/>
        </w:rPr>
        <w:t>.</w:t>
      </w:r>
    </w:p>
    <w:p>
      <w:pPr>
        <w:pStyle w:val="Normal"/>
        <w:shd w:val="clear" w:color="auto" w:fill="FFFFFF"/>
        <w:spacing w:lineRule="auto" w:line="240" w:before="0" w:after="144"/>
        <w:textAlignment w:val="baseline"/>
        <w:rPr>
          <w:rFonts w:ascii="inherit" w:hAnsi="inherit" w:eastAsia="Times New Roman" w:cs="Arial"/>
          <w:color w:val="333333"/>
          <w:sz w:val="20"/>
          <w:szCs w:val="20"/>
        </w:rPr>
      </w:pPr>
      <w:r>
        <w:rPr>
          <w:rFonts w:eastAsia="Times New Roman" w:cs="Arial" w:ascii="Calibri Light" w:hAnsi="Calibri Light"/>
          <w:color w:val="000000"/>
          <w:sz w:val="26"/>
          <w:szCs w:val="26"/>
        </w:rPr>
        <w:t>The following table contains our current target release dates for the next two major versions of Angular:</w:t>
      </w:r>
    </w:p>
    <w:tbl>
      <w:tblPr>
        <w:tblW w:w="5985" w:type="dxa"/>
        <w:jc w:val="left"/>
        <w:tblInd w:w="75" w:type="dxa"/>
        <w:tblBorders>
          <w:top w:val="single" w:sz="8" w:space="0" w:color="E5E5E5"/>
          <w:left w:val="single" w:sz="8" w:space="0" w:color="E5E5E5"/>
          <w:bottom w:val="single" w:sz="8" w:space="0" w:color="E5E5E5"/>
          <w:right w:val="single" w:sz="8" w:space="0" w:color="E5E5E5"/>
          <w:insideH w:val="single" w:sz="8" w:space="0" w:color="E5E5E5"/>
          <w:insideV w:val="single" w:sz="8" w:space="0" w:color="E5E5E5"/>
        </w:tblBorders>
        <w:tblCellMar>
          <w:top w:w="45" w:type="dxa"/>
          <w:left w:w="65" w:type="dxa"/>
          <w:bottom w:w="45" w:type="dxa"/>
          <w:right w:w="75" w:type="dxa"/>
        </w:tblCellMar>
        <w:tblLook w:noVBand="1" w:val="04a0" w:noHBand="0" w:lastColumn="0" w:firstColumn="1" w:lastRow="0" w:firstRow="1"/>
      </w:tblPr>
      <w:tblGrid>
        <w:gridCol w:w="2838"/>
        <w:gridCol w:w="1632"/>
        <w:gridCol w:w="1515"/>
      </w:tblGrid>
      <w:tr>
        <w:trPr>
          <w:tblHeader w:val="true"/>
        </w:trPr>
        <w:tc>
          <w:tcPr>
            <w:tcW w:w="2838" w:type="dxa"/>
            <w:tcBorders>
              <w:top w:val="single" w:sz="8" w:space="0" w:color="E5E5E5"/>
              <w:left w:val="single" w:sz="8" w:space="0" w:color="E5E5E5"/>
              <w:bottom w:val="single" w:sz="8" w:space="0" w:color="E5E5E5"/>
              <w:right w:val="single" w:sz="8" w:space="0" w:color="E5E5E5"/>
              <w:insideH w:val="single" w:sz="8" w:space="0" w:color="E5E5E5"/>
              <w:insideV w:val="single" w:sz="8" w:space="0" w:color="E5E5E5"/>
            </w:tcBorders>
            <w:shd w:color="auto" w:fill="F0F0F0" w:val="clear"/>
          </w:tcPr>
          <w:p>
            <w:pPr>
              <w:pStyle w:val="Normal"/>
              <w:spacing w:lineRule="auto" w:line="240" w:before="0" w:after="0"/>
              <w:textAlignment w:val="baseline"/>
              <w:rPr>
                <w:rFonts w:ascii="inherit" w:hAnsi="inherit" w:eastAsia="Times New Roman" w:cs="Times New Roman"/>
                <w:sz w:val="20"/>
                <w:szCs w:val="20"/>
              </w:rPr>
            </w:pPr>
            <w:r>
              <w:rPr>
                <w:rFonts w:eastAsia="Times New Roman" w:cs="Times New Roman" w:ascii="Calibri Light" w:hAnsi="Calibri Light"/>
                <w:b/>
                <w:bCs/>
                <w:color w:val="000000"/>
                <w:sz w:val="26"/>
                <w:szCs w:val="26"/>
              </w:rPr>
              <w:t>Date</w:t>
            </w:r>
          </w:p>
        </w:tc>
        <w:tc>
          <w:tcPr>
            <w:tcW w:w="1632" w:type="dxa"/>
            <w:tcBorders>
              <w:top w:val="single" w:sz="8" w:space="0" w:color="E5E5E5"/>
              <w:left w:val="single" w:sz="8" w:space="0" w:color="E5E5E5"/>
              <w:bottom w:val="single" w:sz="8" w:space="0" w:color="E5E5E5"/>
              <w:right w:val="single" w:sz="8" w:space="0" w:color="E5E5E5"/>
              <w:insideH w:val="single" w:sz="8" w:space="0" w:color="E5E5E5"/>
              <w:insideV w:val="single" w:sz="8" w:space="0" w:color="E5E5E5"/>
            </w:tcBorders>
            <w:shd w:color="auto" w:fill="F0F0F0" w:val="clear"/>
          </w:tcPr>
          <w:p>
            <w:pPr>
              <w:pStyle w:val="Normal"/>
              <w:spacing w:lineRule="auto" w:line="240" w:before="0" w:after="0"/>
              <w:textAlignment w:val="baseline"/>
              <w:rPr>
                <w:rFonts w:ascii="inherit" w:hAnsi="inherit" w:eastAsia="Times New Roman" w:cs="Times New Roman"/>
                <w:sz w:val="20"/>
                <w:szCs w:val="20"/>
              </w:rPr>
            </w:pPr>
            <w:r>
              <w:rPr>
                <w:rFonts w:eastAsia="Times New Roman" w:cs="Times New Roman" w:ascii="Calibri Light" w:hAnsi="Calibri Light"/>
                <w:b/>
                <w:bCs/>
                <w:color w:val="000000"/>
                <w:sz w:val="26"/>
                <w:szCs w:val="26"/>
              </w:rPr>
              <w:t>Stable Release</w:t>
            </w:r>
          </w:p>
        </w:tc>
        <w:tc>
          <w:tcPr>
            <w:tcW w:w="1515" w:type="dxa"/>
            <w:tcBorders>
              <w:top w:val="single" w:sz="8" w:space="0" w:color="E5E5E5"/>
              <w:left w:val="single" w:sz="8" w:space="0" w:color="E5E5E5"/>
              <w:bottom w:val="single" w:sz="8" w:space="0" w:color="E5E5E5"/>
              <w:right w:val="single" w:sz="8" w:space="0" w:color="E5E5E5"/>
              <w:insideH w:val="single" w:sz="8" w:space="0" w:color="E5E5E5"/>
              <w:insideV w:val="single" w:sz="8" w:space="0" w:color="E5E5E5"/>
            </w:tcBorders>
            <w:shd w:color="auto" w:fill="F0F0F0" w:val="clear"/>
          </w:tcPr>
          <w:p>
            <w:pPr>
              <w:pStyle w:val="Normal"/>
              <w:spacing w:lineRule="auto" w:line="240" w:before="0" w:after="0"/>
              <w:textAlignment w:val="baseline"/>
              <w:rPr>
                <w:rFonts w:ascii="inherit" w:hAnsi="inherit" w:eastAsia="Times New Roman" w:cs="Times New Roman"/>
                <w:sz w:val="20"/>
                <w:szCs w:val="20"/>
              </w:rPr>
            </w:pPr>
            <w:r>
              <w:rPr>
                <w:rFonts w:eastAsia="Times New Roman" w:cs="Times New Roman" w:ascii="Calibri Light" w:hAnsi="Calibri Light"/>
                <w:b/>
                <w:bCs/>
                <w:color w:val="000000"/>
                <w:sz w:val="26"/>
                <w:szCs w:val="26"/>
              </w:rPr>
              <w:t>Compatibility</w:t>
            </w:r>
          </w:p>
        </w:tc>
      </w:tr>
      <w:tr>
        <w:trPr/>
        <w:tc>
          <w:tcPr>
            <w:tcW w:w="2838" w:type="dxa"/>
            <w:tcBorders>
              <w:top w:val="single" w:sz="8" w:space="0" w:color="E5E5E5"/>
              <w:left w:val="single" w:sz="8" w:space="0" w:color="E5E5E5"/>
              <w:bottom w:val="single" w:sz="8" w:space="0" w:color="E5E5E5"/>
              <w:right w:val="single" w:sz="8" w:space="0" w:color="E5E5E5"/>
              <w:insideH w:val="single" w:sz="8" w:space="0" w:color="E5E5E5"/>
              <w:insideV w:val="single" w:sz="8" w:space="0" w:color="E5E5E5"/>
            </w:tcBorders>
            <w:shd w:color="auto" w:fill="FFFFFF" w:val="clear"/>
          </w:tcPr>
          <w:p>
            <w:pPr>
              <w:pStyle w:val="Normal"/>
              <w:spacing w:lineRule="auto" w:line="240" w:before="0" w:after="0"/>
              <w:textAlignment w:val="baseline"/>
              <w:rPr>
                <w:rFonts w:ascii="inherit" w:hAnsi="inherit" w:eastAsia="Times New Roman" w:cs="Times New Roman"/>
                <w:sz w:val="20"/>
                <w:szCs w:val="20"/>
              </w:rPr>
            </w:pPr>
            <w:r>
              <w:rPr>
                <w:rFonts w:eastAsia="Times New Roman" w:cs="Times New Roman" w:ascii="Calibri Light" w:hAnsi="Calibri Light"/>
                <w:color w:val="000000"/>
                <w:sz w:val="26"/>
                <w:szCs w:val="26"/>
              </w:rPr>
              <w:t>March/April 2019</w:t>
            </w:r>
          </w:p>
        </w:tc>
        <w:tc>
          <w:tcPr>
            <w:tcW w:w="1632" w:type="dxa"/>
            <w:tcBorders>
              <w:top w:val="single" w:sz="8" w:space="0" w:color="E5E5E5"/>
              <w:left w:val="single" w:sz="8" w:space="0" w:color="E5E5E5"/>
              <w:bottom w:val="single" w:sz="8" w:space="0" w:color="E5E5E5"/>
              <w:right w:val="single" w:sz="8" w:space="0" w:color="E5E5E5"/>
              <w:insideH w:val="single" w:sz="8" w:space="0" w:color="E5E5E5"/>
              <w:insideV w:val="single" w:sz="8" w:space="0" w:color="E5E5E5"/>
            </w:tcBorders>
            <w:shd w:color="auto" w:fill="FFFFFF" w:val="clear"/>
          </w:tcPr>
          <w:p>
            <w:pPr>
              <w:pStyle w:val="Normal"/>
              <w:spacing w:lineRule="auto" w:line="240" w:before="0" w:after="0"/>
              <w:textAlignment w:val="baseline"/>
              <w:rPr>
                <w:rFonts w:ascii="inherit" w:hAnsi="inherit" w:eastAsia="Times New Roman" w:cs="Times New Roman"/>
                <w:sz w:val="20"/>
                <w:szCs w:val="20"/>
              </w:rPr>
            </w:pPr>
            <w:r>
              <w:rPr>
                <w:rFonts w:eastAsia="Times New Roman" w:cs="Times New Roman" w:ascii="Calibri Light" w:hAnsi="Calibri Light"/>
                <w:color w:val="000000"/>
                <w:sz w:val="26"/>
                <w:szCs w:val="26"/>
              </w:rPr>
              <w:t>8.0.0</w:t>
            </w:r>
          </w:p>
        </w:tc>
        <w:tc>
          <w:tcPr>
            <w:tcW w:w="1515" w:type="dxa"/>
            <w:tcBorders>
              <w:top w:val="single" w:sz="8" w:space="0" w:color="E5E5E5"/>
              <w:left w:val="single" w:sz="8" w:space="0" w:color="E5E5E5"/>
              <w:bottom w:val="single" w:sz="8" w:space="0" w:color="E5E5E5"/>
              <w:right w:val="single" w:sz="8" w:space="0" w:color="E5E5E5"/>
              <w:insideH w:val="single" w:sz="8" w:space="0" w:color="E5E5E5"/>
              <w:insideV w:val="single" w:sz="8" w:space="0" w:color="E5E5E5"/>
            </w:tcBorders>
            <w:shd w:color="auto" w:fill="FFFFFF" w:val="clear"/>
          </w:tcPr>
          <w:p>
            <w:pPr>
              <w:pStyle w:val="Normal"/>
              <w:spacing w:lineRule="auto" w:line="240" w:before="0" w:after="0"/>
              <w:textAlignment w:val="baseline"/>
              <w:rPr>
                <w:rFonts w:ascii="inherit" w:hAnsi="inherit" w:eastAsia="Times New Roman" w:cs="Times New Roman"/>
                <w:sz w:val="20"/>
                <w:szCs w:val="20"/>
              </w:rPr>
            </w:pPr>
            <w:r>
              <w:rPr>
                <w:rFonts w:eastAsia="Times New Roman" w:cs="Times New Roman" w:ascii="Calibri Light" w:hAnsi="Calibri Light"/>
                <w:color w:val="000000"/>
                <w:sz w:val="26"/>
                <w:szCs w:val="26"/>
              </w:rPr>
              <w:t>^7.0.0</w:t>
            </w:r>
          </w:p>
        </w:tc>
      </w:tr>
      <w:tr>
        <w:trPr/>
        <w:tc>
          <w:tcPr>
            <w:tcW w:w="2838" w:type="dxa"/>
            <w:tcBorders>
              <w:top w:val="single" w:sz="8" w:space="0" w:color="E5E5E5"/>
              <w:left w:val="single" w:sz="8" w:space="0" w:color="E5E5E5"/>
              <w:bottom w:val="single" w:sz="8" w:space="0" w:color="E5E5E5"/>
              <w:right w:val="single" w:sz="8" w:space="0" w:color="E5E5E5"/>
              <w:insideH w:val="single" w:sz="8" w:space="0" w:color="E5E5E5"/>
              <w:insideV w:val="single" w:sz="8" w:space="0" w:color="E5E5E5"/>
            </w:tcBorders>
            <w:shd w:color="auto" w:fill="FFFFFF" w:val="clear"/>
          </w:tcPr>
          <w:p>
            <w:pPr>
              <w:pStyle w:val="Normal"/>
              <w:spacing w:lineRule="auto" w:line="240" w:before="0" w:after="0"/>
              <w:textAlignment w:val="baseline"/>
              <w:rPr>
                <w:rFonts w:ascii="inherit" w:hAnsi="inherit" w:eastAsia="Times New Roman" w:cs="Times New Roman"/>
                <w:sz w:val="20"/>
                <w:szCs w:val="20"/>
              </w:rPr>
            </w:pPr>
            <w:r>
              <w:rPr>
                <w:rFonts w:eastAsia="Times New Roman" w:cs="Times New Roman" w:ascii="Calibri Light" w:hAnsi="Calibri Light"/>
                <w:color w:val="000000"/>
                <w:sz w:val="26"/>
                <w:szCs w:val="26"/>
              </w:rPr>
              <w:t>September/October 2019</w:t>
            </w:r>
          </w:p>
        </w:tc>
        <w:tc>
          <w:tcPr>
            <w:tcW w:w="1632" w:type="dxa"/>
            <w:tcBorders>
              <w:top w:val="single" w:sz="8" w:space="0" w:color="E5E5E5"/>
              <w:left w:val="single" w:sz="8" w:space="0" w:color="E5E5E5"/>
              <w:bottom w:val="single" w:sz="8" w:space="0" w:color="E5E5E5"/>
              <w:right w:val="single" w:sz="8" w:space="0" w:color="E5E5E5"/>
              <w:insideH w:val="single" w:sz="8" w:space="0" w:color="E5E5E5"/>
              <w:insideV w:val="single" w:sz="8" w:space="0" w:color="E5E5E5"/>
            </w:tcBorders>
            <w:shd w:color="auto" w:fill="FFFFFF" w:val="clear"/>
          </w:tcPr>
          <w:p>
            <w:pPr>
              <w:pStyle w:val="Normal"/>
              <w:spacing w:lineRule="auto" w:line="240" w:before="0" w:after="0"/>
              <w:textAlignment w:val="baseline"/>
              <w:rPr>
                <w:rFonts w:ascii="inherit" w:hAnsi="inherit" w:eastAsia="Times New Roman" w:cs="Times New Roman"/>
                <w:sz w:val="20"/>
                <w:szCs w:val="20"/>
              </w:rPr>
            </w:pPr>
            <w:r>
              <w:rPr>
                <w:rFonts w:eastAsia="Times New Roman" w:cs="Times New Roman" w:ascii="Calibri Light" w:hAnsi="Calibri Light"/>
                <w:color w:val="000000"/>
                <w:sz w:val="26"/>
                <w:szCs w:val="26"/>
              </w:rPr>
              <w:t>9.0.0</w:t>
            </w:r>
          </w:p>
        </w:tc>
        <w:tc>
          <w:tcPr>
            <w:tcW w:w="1515" w:type="dxa"/>
            <w:tcBorders>
              <w:top w:val="single" w:sz="8" w:space="0" w:color="E5E5E5"/>
              <w:left w:val="single" w:sz="8" w:space="0" w:color="E5E5E5"/>
              <w:bottom w:val="single" w:sz="8" w:space="0" w:color="E5E5E5"/>
              <w:right w:val="single" w:sz="8" w:space="0" w:color="E5E5E5"/>
              <w:insideH w:val="single" w:sz="8" w:space="0" w:color="E5E5E5"/>
              <w:insideV w:val="single" w:sz="8" w:space="0" w:color="E5E5E5"/>
            </w:tcBorders>
            <w:shd w:color="auto" w:fill="FFFFFF" w:val="clear"/>
          </w:tcPr>
          <w:p>
            <w:pPr>
              <w:pStyle w:val="Normal"/>
              <w:spacing w:lineRule="auto" w:line="240" w:before="0" w:after="0"/>
              <w:textAlignment w:val="baseline"/>
              <w:rPr>
                <w:rFonts w:ascii="inherit" w:hAnsi="inherit" w:eastAsia="Times New Roman" w:cs="Times New Roman"/>
                <w:sz w:val="20"/>
                <w:szCs w:val="20"/>
              </w:rPr>
            </w:pPr>
            <w:r>
              <w:rPr>
                <w:rFonts w:eastAsia="Times New Roman" w:cs="Times New Roman" w:ascii="Calibri Light" w:hAnsi="Calibri Light"/>
                <w:color w:val="000000"/>
                <w:sz w:val="26"/>
                <w:szCs w:val="26"/>
              </w:rPr>
              <w:t>^8.0.0</w:t>
            </w:r>
          </w:p>
        </w:tc>
      </w:tr>
    </w:tbl>
    <w:p>
      <w:pPr>
        <w:pStyle w:val="Normal"/>
        <w:pBdr>
          <w:bottom w:val="single" w:sz="6" w:space="1" w:color="000000"/>
        </w:pBdr>
        <w:rPr>
          <w:color w:val="000000"/>
        </w:rPr>
      </w:pPr>
      <w:r>
        <w:rPr>
          <w:color w:val="000000"/>
        </w:rPr>
      </w:r>
    </w:p>
    <w:p>
      <w:pPr>
        <w:pStyle w:val="Normal"/>
        <w:rPr>
          <w:color w:val="000000"/>
        </w:rPr>
      </w:pPr>
      <w:r>
        <w:rPr>
          <w:color w:val="000000"/>
        </w:rPr>
      </w:r>
    </w:p>
    <w:p>
      <w:pPr>
        <w:pStyle w:val="Normal"/>
        <w:rPr>
          <w:color w:val="000000"/>
        </w:rPr>
      </w:pPr>
      <w:r>
        <w:rPr>
          <w:color w:val="000000"/>
        </w:rPr>
      </w:r>
      <w:bookmarkStart w:id="11" w:name="_GoBack"/>
      <w:bookmarkStart w:id="12" w:name="_GoBack"/>
      <w:bookmarkEnd w:id="12"/>
    </w:p>
    <w:p>
      <w:pPr>
        <w:pStyle w:val="Normal"/>
        <w:rPr>
          <w:color w:val="000000"/>
        </w:rPr>
      </w:pPr>
      <w:r>
        <w:rPr>
          <w:color w:val="000000"/>
        </w:rPr>
      </w:r>
    </w:p>
    <w:p>
      <w:pPr>
        <w:pStyle w:val="Normal"/>
        <w:spacing w:before="0" w:after="200"/>
        <w:rPr/>
      </w:pPr>
      <w:r>
        <w:rPr/>
        <w:t>Why do we need package.json file?</w:t>
      </w:r>
    </w:p>
    <w:p>
      <w:pPr>
        <w:pStyle w:val="Normal"/>
        <w:spacing w:before="0" w:after="200"/>
        <w:rPr/>
      </w:pPr>
      <w:r>
        <w:rPr/>
      </w:r>
    </w:p>
    <w:p>
      <w:pPr>
        <w:pStyle w:val="Normal"/>
        <w:spacing w:before="0" w:after="200"/>
        <w:rPr/>
      </w:pPr>
      <w:r>
        <w:rPr/>
        <w:t>Let’s dive into the exciting world of JS &amp; Angular 2.</w:t>
      </w:r>
    </w:p>
    <w:p>
      <w:pPr>
        <w:pStyle w:val="Normal"/>
        <w:spacing w:before="0" w:after="200"/>
        <w:rPr/>
      </w:pPr>
      <w:r>
        <w:rPr/>
      </w:r>
    </w:p>
    <w:p>
      <w:pPr>
        <w:pStyle w:val="Normal"/>
        <w:spacing w:before="0" w:after="200"/>
        <w:rPr/>
      </w:pPr>
      <w:r>
        <w:rPr/>
        <w:t>This blog will cover package.json file in nodeJS , dependencies, etc.</w:t>
      </w:r>
    </w:p>
    <w:p>
      <w:pPr>
        <w:pStyle w:val="Normal"/>
        <w:spacing w:before="0" w:after="200"/>
        <w:rPr/>
      </w:pPr>
      <w:r>
        <w:rPr/>
      </w:r>
    </w:p>
    <w:p>
      <w:pPr>
        <w:pStyle w:val="Normal"/>
        <w:spacing w:before="0" w:after="200"/>
        <w:rPr/>
      </w:pPr>
      <w:r>
        <w:rPr/>
        <w:t>Before getting to know why we need it ,we should know what it is.</w:t>
      </w:r>
    </w:p>
    <w:p>
      <w:pPr>
        <w:pStyle w:val="Normal"/>
        <w:spacing w:before="0" w:after="200"/>
        <w:rPr/>
      </w:pPr>
      <w:r>
        <w:rPr/>
      </w:r>
    </w:p>
    <w:p>
      <w:pPr>
        <w:pStyle w:val="Normal"/>
        <w:spacing w:before="0" w:after="200"/>
        <w:rPr/>
      </w:pPr>
      <w:r>
        <w:rPr/>
        <w:t>All NPM (Node Package Manager) packages contain a file, usually in the project root, called package.json file. package.json contains all the information of your web app.It contains all the metadata{set of data which describes and gives info about all other data}.</w:t>
      </w:r>
    </w:p>
    <w:p>
      <w:pPr>
        <w:pStyle w:val="Normal"/>
        <w:spacing w:before="0" w:after="200"/>
        <w:rPr/>
      </w:pPr>
      <w:r>
        <w:rPr/>
      </w:r>
    </w:p>
    <w:p>
      <w:pPr>
        <w:pStyle w:val="Normal"/>
        <w:spacing w:before="0" w:after="200"/>
        <w:rPr/>
      </w:pPr>
      <w:r>
        <w:rPr/>
        <w:t>In layman terms it is the first file your browser looks for, to find all the information of your web app.</w:t>
      </w:r>
    </w:p>
    <w:p>
      <w:pPr>
        <w:pStyle w:val="Normal"/>
        <w:spacing w:before="0" w:after="200"/>
        <w:rPr/>
      </w:pPr>
      <w:r>
        <w:rPr/>
      </w:r>
    </w:p>
    <w:p>
      <w:pPr>
        <w:pStyle w:val="Normal"/>
        <w:spacing w:before="0" w:after="200"/>
        <w:rPr/>
      </w:pPr>
      <w:r>
        <w:rPr/>
        <w:t>There are fields for the description and keywords of your projects like dependencies.</w:t>
      </w:r>
    </w:p>
    <w:p>
      <w:pPr>
        <w:pStyle w:val="Normal"/>
        <w:spacing w:before="0" w:after="200"/>
        <w:rPr/>
      </w:pPr>
      <w:r>
        <w:rPr/>
      </w:r>
    </w:p>
    <w:p>
      <w:pPr>
        <w:pStyle w:val="Normal"/>
        <w:spacing w:before="0" w:after="200"/>
        <w:rPr/>
      </w:pPr>
      <w:r>
        <w:rPr/>
        <w:t>What are Dependencies ?</w:t>
      </w:r>
    </w:p>
    <w:p>
      <w:pPr>
        <w:pStyle w:val="Normal"/>
        <w:spacing w:before="0" w:after="200"/>
        <w:rPr/>
      </w:pPr>
      <w:r>
        <w:rPr/>
      </w:r>
    </w:p>
    <w:p>
      <w:pPr>
        <w:pStyle w:val="Normal"/>
        <w:spacing w:before="0" w:after="200"/>
        <w:rPr/>
      </w:pPr>
      <w:r>
        <w:rPr/>
        <w:t>The dependencies property. The dependencies property of a module’s package.json is where dependencies — the other modules that this module uses — are defined. The dependencies property takes an object that has the name and version at which each dependency should be used.</w:t>
      </w:r>
    </w:p>
    <w:p>
      <w:pPr>
        <w:pStyle w:val="Normal"/>
        <w:spacing w:before="0" w:after="200"/>
        <w:rPr/>
      </w:pPr>
      <w:r>
        <w:rPr/>
      </w:r>
    </w:p>
    <w:p>
      <w:pPr>
        <w:pStyle w:val="Normal"/>
        <w:spacing w:before="0" w:after="200"/>
        <w:rPr/>
      </w:pPr>
      <w:r>
        <w:rPr/>
        <w:t>The dependencies in package.json are shown in an example below:</w:t>
      </w:r>
    </w:p>
    <w:p>
      <w:pPr>
        <w:pStyle w:val="Normal"/>
        <w:spacing w:before="0" w:after="200"/>
        <w:rPr/>
      </w:pPr>
      <w:r>
        <w:rPr/>
        <w:t>package.json example</w:t>
      </w:r>
    </w:p>
    <w:p>
      <w:pPr>
        <w:pStyle w:val="Normal"/>
        <w:spacing w:before="0" w:after="200"/>
        <w:rPr/>
      </w:pPr>
      <w:r>
        <w:rPr/>
      </w:r>
    </w:p>
    <w:p>
      <w:pPr>
        <w:pStyle w:val="Normal"/>
        <w:spacing w:before="0" w:after="200"/>
        <w:rPr/>
      </w:pPr>
      <w:r>
        <w:rPr/>
        <w:t>The example has jquery , bootstrap etc installed. To add other dependencies use command :</w:t>
      </w:r>
    </w:p>
    <w:p>
      <w:pPr>
        <w:pStyle w:val="Normal"/>
        <w:spacing w:before="0" w:after="200"/>
        <w:rPr/>
      </w:pPr>
      <w:r>
        <w:rPr/>
      </w:r>
    </w:p>
    <w:p>
      <w:pPr>
        <w:pStyle w:val="Normal"/>
        <w:spacing w:before="0" w:after="200"/>
        <w:rPr/>
      </w:pPr>
      <w:r>
        <w:rPr/>
        <w:t>npm install {dependencies_name} // don’t use braces</w:t>
      </w:r>
    </w:p>
    <w:p>
      <w:pPr>
        <w:pStyle w:val="Normal"/>
        <w:spacing w:before="0" w:after="200"/>
        <w:rPr/>
      </w:pPr>
      <w:r>
        <w:rPr/>
      </w:r>
    </w:p>
    <w:p>
      <w:pPr>
        <w:pStyle w:val="Normal"/>
        <w:spacing w:before="0" w:after="200"/>
        <w:rPr/>
      </w:pPr>
      <w:r>
        <w:rPr/>
        <w:t>It will install the latest version available for the dependency.</w:t>
      </w:r>
    </w:p>
    <w:p>
      <w:pPr>
        <w:pStyle w:val="Normal"/>
        <w:spacing w:before="0" w:after="200"/>
        <w:rPr/>
      </w:pPr>
      <w:r>
        <w:rPr/>
        <w:t>So,Why do we need package.json?</w:t>
      </w:r>
    </w:p>
    <w:p>
      <w:pPr>
        <w:pStyle w:val="Normal"/>
        <w:spacing w:before="0" w:after="200"/>
        <w:rPr/>
      </w:pPr>
      <w:r>
        <w:rPr/>
      </w:r>
    </w:p>
    <w:p>
      <w:pPr>
        <w:pStyle w:val="Normal"/>
        <w:spacing w:before="0" w:after="200"/>
        <w:rPr/>
      </w:pPr>
      <w:r>
        <w:rPr/>
        <w:t>package.json provides a simple way to keep track of packages that are being used in application.</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Segoe UI">
    <w:charset w:val="01"/>
    <w:family w:val="roman"/>
    <w:pitch w:val="variable"/>
  </w:font>
  <w:font w:name="inherit">
    <w:charset w:val="01"/>
    <w:family w:val="roman"/>
    <w:pitch w:val="variable"/>
  </w:font>
  <w:font w:name="Georgia">
    <w:charset w:val="01"/>
    <w:family w:val="roman"/>
    <w:pitch w:val="variable"/>
  </w:font>
  <w:font w:name="Helvetica">
    <w:altName w:val="Arial"/>
    <w:charset w:val="01"/>
    <w:family w:val="roman"/>
    <w:pitch w:val="variable"/>
  </w:font>
  <w:font w:name="Proxima Nova">
    <w:charset w:val="01"/>
    <w:family w:val="roman"/>
    <w:pitch w:val="variable"/>
  </w:font>
  <w:font w:name="Roboto">
    <w:charset w:val="01"/>
    <w:family w:val="roman"/>
    <w:pitch w:val="variable"/>
  </w:font>
  <w:font w:name="Verdana">
    <w:charset w:val="01"/>
    <w:family w:val="roman"/>
    <w:pitch w:val="variable"/>
  </w:font>
  <w:font w:name="Calibri Light">
    <w:charset w:val="01"/>
    <w:family w:val="roman"/>
    <w:pitch w:val="variable"/>
  </w:font>
  <w:font w:name="Consolas">
    <w:charset w:val="01"/>
    <w:family w:val="roman"/>
    <w:pitch w:val="variable"/>
  </w:font>
  <w:font w:name="Courier">
    <w:altName w:val="Courier New"/>
    <w:charset w:val="01"/>
    <w:family w:val="roman"/>
    <w:pitch w:val="variable"/>
  </w:font>
  <w:font w:name="Symbo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4"/>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0">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3"/>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7">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8">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0">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7">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lvl w:ilvl="0">
      <w:start w:val="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lvl w:ilvl="0">
      <w:start w:val="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lvl w:ilvl="0">
      <w:start w:val="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lvl w:ilvl="0">
      <w:start w:val="1"/>
      <w:numFmt w:val="bullet"/>
      <w:lvlText w:val="o"/>
      <w:lvlJc w:val="right"/>
      <w:pPr>
        <w:tabs>
          <w:tab w:val="num" w:pos="1440"/>
        </w:tabs>
        <w:ind w:left="1440" w:hanging="360"/>
      </w:pPr>
      <w:rPr>
        <w:rFonts w:ascii="Courier New" w:hAnsi="Courier New" w:cs="Courier New" w:hint="default"/>
        <w:rFonts w:cs="Courier New"/>
      </w:r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lvl w:ilvl="0">
      <w:start w:val="1"/>
      <w:numFmt w:val="decimal"/>
      <w:lvlText w:val="%1."/>
      <w:lvlJc w:val="left"/>
      <w:pPr>
        <w:tabs>
          <w:tab w:val="num" w:pos="720"/>
        </w:tabs>
        <w:ind w:left="720" w:hanging="360"/>
      </w:pPr>
    </w:lvl>
    <w:lvl w:ilvl="1">
      <w:start w:val="3"/>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lvl w:ilvl="0">
      <w:start w:val="1"/>
      <w:numFmt w:val="lowerRoman"/>
      <w:lvlText w:val="%1."/>
      <w:lvlJc w:val="right"/>
      <w:pPr>
        <w:tabs>
          <w:tab w:val="num" w:pos="720"/>
        </w:tabs>
        <w:ind w:left="720" w:hanging="360"/>
      </w:pPr>
    </w:lvl>
    <w:lvl w:ilvl="1">
      <w:start w:val="3"/>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lvl w:ilvl="0">
      <w:start w:val="1"/>
      <w:numFmt w:val="lowerRoman"/>
      <w:lvlText w:val="%1."/>
      <w:lvlJc w:val="right"/>
      <w:pPr>
        <w:tabs>
          <w:tab w:val="num" w:pos="720"/>
        </w:tabs>
        <w:ind w:left="720" w:hanging="360"/>
      </w:pPr>
    </w:lvl>
    <w:lvl w:ilvl="1">
      <w:start w:val="3"/>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lvl w:ilvl="0">
      <w:start w:val="1"/>
      <w:numFmt w:val="lowerRoman"/>
      <w:lvlText w:val="%1."/>
      <w:lvlJc w:val="right"/>
      <w:pPr>
        <w:tabs>
          <w:tab w:val="num" w:pos="720"/>
        </w:tabs>
        <w:ind w:left="720" w:hanging="360"/>
      </w:pPr>
    </w:lvl>
    <w:lvl w:ilvl="1">
      <w:start w:val="3"/>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lvl w:ilvl="0">
      <w:start w:val="1"/>
      <w:numFmt w:val="lowerRoman"/>
      <w:lvlText w:val="%1."/>
      <w:lvlJc w:val="right"/>
      <w:pPr>
        <w:tabs>
          <w:tab w:val="num" w:pos="720"/>
        </w:tabs>
        <w:ind w:left="720" w:hanging="360"/>
      </w:pPr>
    </w:lvl>
    <w:lvl w:ilvl="1">
      <w:start w:val="3"/>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lvl w:ilvl="0">
      <w:start w:val="2"/>
      <w:numFmt w:val="decimal"/>
      <w:lvlText w:val="%1."/>
      <w:lvlJc w:val="left"/>
      <w:pPr>
        <w:tabs>
          <w:tab w:val="num" w:pos="720"/>
        </w:tabs>
        <w:ind w:left="720" w:hanging="360"/>
      </w:pPr>
    </w:lvl>
    <w:lvl w:ilvl="1">
      <w:start w:val="3"/>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lvl w:ilvl="0">
      <w:start w:val="3"/>
      <w:numFmt w:val="decimal"/>
      <w:lvlText w:val="%1."/>
      <w:lvlJc w:val="left"/>
      <w:pPr>
        <w:tabs>
          <w:tab w:val="num" w:pos="720"/>
        </w:tabs>
        <w:ind w:left="720" w:hanging="360"/>
      </w:pPr>
    </w:lvl>
    <w:lvl w:ilvl="1">
      <w:start w:val="3"/>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lvl w:ilvl="0">
      <w:start w:val="1"/>
      <w:numFmt w:val="lowerRoman"/>
      <w:lvlText w:val="%1."/>
      <w:lvlJc w:val="right"/>
      <w:pPr>
        <w:tabs>
          <w:tab w:val="num" w:pos="720"/>
        </w:tabs>
        <w:ind w:left="720" w:hanging="360"/>
      </w:pPr>
    </w:lvl>
    <w:lvl w:ilvl="1">
      <w:start w:val="3"/>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lvl w:ilvl="0">
      <w:start w:val="1"/>
      <w:numFmt w:val="lowerRoman"/>
      <w:lvlText w:val="%1."/>
      <w:lvlJc w:val="right"/>
      <w:pPr>
        <w:tabs>
          <w:tab w:val="num" w:pos="720"/>
        </w:tabs>
        <w:ind w:left="720" w:hanging="360"/>
      </w:pPr>
    </w:lvl>
    <w:lvl w:ilvl="1">
      <w:start w:val="3"/>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lvl w:ilvl="0">
      <w:start w:val="2"/>
      <w:numFmt w:val="decimal"/>
      <w:lvlText w:val="%1."/>
      <w:lvlJc w:val="left"/>
      <w:pPr>
        <w:tabs>
          <w:tab w:val="num" w:pos="720"/>
        </w:tabs>
        <w:ind w:left="720" w:hanging="360"/>
      </w:pPr>
    </w:lvl>
    <w:lvl w:ilvl="1">
      <w:start w:val="3"/>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lvl w:ilvl="0">
      <w:start w:val="3"/>
      <w:numFmt w:val="decimal"/>
      <w:lvlText w:val="%1."/>
      <w:lvlJc w:val="left"/>
      <w:pPr>
        <w:tabs>
          <w:tab w:val="num" w:pos="720"/>
        </w:tabs>
        <w:ind w:left="720" w:hanging="360"/>
      </w:pPr>
    </w:lvl>
    <w:lvl w:ilvl="1">
      <w:start w:val="3"/>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lvl w:ilvl="0">
      <w:start w:val="4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lvl w:ilvl="0">
      <w:start w:val="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lvl w:ilvl="0">
      <w:start w:val="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lvl w:ilvl="0">
      <w:start w:val="45"/>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lvl w:ilvl="0">
      <w:start w:val="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lvl w:ilvl="0">
      <w:start w:val="45"/>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6">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lvl w:ilvl="0">
      <w:start w:val="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lvl w:ilvl="0">
      <w:start w:val="45"/>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lvl w:ilvl="0">
      <w:start w:val="45"/>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lvl w:ilvl="0">
      <w:start w:val="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lvl w:ilvl="0">
      <w:start w:val="45"/>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lvl w:ilvl="0">
      <w:start w:val="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lvl w:ilvl="0">
      <w:start w:val="45"/>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lvl w:ilvl="0">
      <w:start w:val="45"/>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9">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0">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1">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2">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3">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4">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5">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6">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7">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8">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9">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0">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1">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2">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3">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5">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6">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7">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8">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9">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0">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1">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2">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3">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4">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16">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17">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18">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19">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20">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2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2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2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2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2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2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5">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6">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7">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8">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9">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0">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1">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3">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4">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5">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6">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7">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4"/>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8">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9">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1">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2">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3">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4">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5">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6">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7">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8">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9">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0">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1">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2">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3">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4">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5">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6">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7">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8">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9">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0">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1">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2">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3">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4">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5">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440"/>
        </w:tabs>
        <w:ind w:left="1440" w:hanging="360"/>
      </w:pPr>
      <w:rPr>
        <w:rFonts w:ascii="Wingdings" w:hAnsi="Wingdings" w:cs="Wingdings" w:hint="default"/>
        <w:sz w:val="20"/>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1">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2">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3">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4">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5">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4"/>
        <w:rFonts w:cs="Courier New"/>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7">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4"/>
        <w:rFonts w:cs="Symbol"/>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8">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299">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00">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01">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0">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11">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12">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13">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14">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15">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16">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17">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18">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19">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2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2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2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2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2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2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2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2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2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2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3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3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3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3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3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3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3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3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3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3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4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4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4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4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45">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4"/>
        <w:rFonts w:cs="Courier New"/>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6">
    <w:lvl w:ilvl="0">
      <w:start w:val="1"/>
      <w:numFmt w:val="bullet"/>
      <w:lvlText w:val="o"/>
      <w:lvlJc w:val="left"/>
      <w:pPr>
        <w:tabs>
          <w:tab w:val="num" w:pos="1440"/>
        </w:tabs>
        <w:ind w:left="1440" w:hanging="360"/>
      </w:pPr>
      <w:rPr>
        <w:rFonts w:ascii="Courier New" w:hAnsi="Courier New" w:cs="Courier New" w:hint="default"/>
        <w:rFonts w:cs="Courier New"/>
      </w:rPr>
    </w:lvl>
    <w:lvl w:ilvl="1">
      <w:start w:val="1"/>
      <w:numFmt w:val="bullet"/>
      <w:lvlText w:val="o"/>
      <w:lvlJc w:val="left"/>
      <w:pPr>
        <w:tabs>
          <w:tab w:val="num" w:pos="1440"/>
        </w:tabs>
        <w:ind w:left="1440" w:hanging="360"/>
      </w:pPr>
      <w:rPr>
        <w:rFonts w:ascii="Courier New" w:hAnsi="Courier New" w:cs="Courier New" w:hint="default"/>
        <w:sz w:val="24"/>
        <w:rFonts w:cs="Courier New"/>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7">
    <w:lvl w:ilvl="0">
      <w:start w:val="1"/>
      <w:numFmt w:val="bullet"/>
      <w:lvlText w:val="o"/>
      <w:lvlJc w:val="left"/>
      <w:pPr>
        <w:tabs>
          <w:tab w:val="num" w:pos="1440"/>
        </w:tabs>
        <w:ind w:left="1440" w:hanging="360"/>
      </w:pPr>
      <w:rPr>
        <w:rFonts w:ascii="Courier New" w:hAnsi="Courier New" w:cs="Courier New" w:hint="default"/>
        <w:sz w:val="24"/>
        <w:rFonts w:cs="Courier New"/>
      </w:rPr>
    </w:lvl>
    <w:lvl w:ilvl="1">
      <w:start w:val="1"/>
      <w:numFmt w:val="bullet"/>
      <w:lvlText w:val="o"/>
      <w:lvlJc w:val="left"/>
      <w:pPr>
        <w:tabs>
          <w:tab w:val="num" w:pos="1440"/>
        </w:tabs>
        <w:ind w:left="1440" w:hanging="360"/>
      </w:pPr>
      <w:rPr>
        <w:rFonts w:ascii="Courier New" w:hAnsi="Courier New" w:cs="Courier New" w:hint="default"/>
        <w:sz w:val="24"/>
        <w:rFonts w:cs="Courier New"/>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4">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55">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56">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57">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6">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67">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36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142cff"/>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362876"/>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link w:val="Heading3Char"/>
    <w:uiPriority w:val="9"/>
    <w:qFormat/>
    <w:rsid w:val="006d026e"/>
    <w:pPr>
      <w:spacing w:lineRule="auto" w:line="240" w:beforeAutospacing="1" w:afterAutospacing="1"/>
      <w:outlineLvl w:val="2"/>
    </w:pPr>
    <w:rPr>
      <w:rFonts w:ascii="Times New Roman" w:hAnsi="Times New Roman" w:eastAsia="Times New Roman" w:cs="Times New Roman"/>
      <w:b/>
      <w:bCs/>
      <w:sz w:val="27"/>
      <w:szCs w:val="27"/>
    </w:rPr>
  </w:style>
  <w:style w:type="paragraph" w:styleId="Heading4">
    <w:name w:val="Heading 4"/>
    <w:basedOn w:val="Normal"/>
    <w:next w:val="Normal"/>
    <w:link w:val="Heading4Char"/>
    <w:uiPriority w:val="9"/>
    <w:semiHidden/>
    <w:unhideWhenUsed/>
    <w:qFormat/>
    <w:rsid w:val="00362876"/>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362876"/>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d026e"/>
    <w:rPr>
      <w:rFonts w:ascii="Tahoma" w:hAnsi="Tahoma" w:cs="Tahoma"/>
      <w:sz w:val="16"/>
      <w:szCs w:val="16"/>
    </w:rPr>
  </w:style>
  <w:style w:type="character" w:styleId="Heading3Char" w:customStyle="1">
    <w:name w:val="Heading 3 Char"/>
    <w:basedOn w:val="DefaultParagraphFont"/>
    <w:link w:val="Heading3"/>
    <w:uiPriority w:val="9"/>
    <w:qFormat/>
    <w:rsid w:val="006d026e"/>
    <w:rPr>
      <w:rFonts w:ascii="Times New Roman" w:hAnsi="Times New Roman" w:eastAsia="Times New Roman" w:cs="Times New Roman"/>
      <w:b/>
      <w:bCs/>
      <w:sz w:val="27"/>
      <w:szCs w:val="27"/>
    </w:rPr>
  </w:style>
  <w:style w:type="character" w:styleId="Strong">
    <w:name w:val="Strong"/>
    <w:basedOn w:val="DefaultParagraphFont"/>
    <w:uiPriority w:val="22"/>
    <w:qFormat/>
    <w:rsid w:val="006d026e"/>
    <w:rPr>
      <w:b/>
      <w:bCs/>
    </w:rPr>
  </w:style>
  <w:style w:type="character" w:styleId="InternetLink">
    <w:name w:val="Internet Link"/>
    <w:basedOn w:val="DefaultParagraphFont"/>
    <w:uiPriority w:val="99"/>
    <w:semiHidden/>
    <w:unhideWhenUsed/>
    <w:rsid w:val="006d026e"/>
    <w:rPr>
      <w:color w:val="0000FF"/>
      <w:u w:val="single"/>
    </w:rPr>
  </w:style>
  <w:style w:type="character" w:styleId="FollowedHyperlink">
    <w:name w:val="FollowedHyperlink"/>
    <w:basedOn w:val="DefaultParagraphFont"/>
    <w:uiPriority w:val="99"/>
    <w:semiHidden/>
    <w:unhideWhenUsed/>
    <w:qFormat/>
    <w:rsid w:val="006d026e"/>
    <w:rPr>
      <w:color w:val="800080"/>
      <w:u w:val="single"/>
    </w:rPr>
  </w:style>
  <w:style w:type="character" w:styleId="HTMLPreformattedChar" w:customStyle="1">
    <w:name w:val="HTML Preformatted Char"/>
    <w:basedOn w:val="DefaultParagraphFont"/>
    <w:link w:val="HTMLPreformatted"/>
    <w:uiPriority w:val="99"/>
    <w:semiHidden/>
    <w:qFormat/>
    <w:rsid w:val="006d026e"/>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6d026e"/>
    <w:rPr>
      <w:rFonts w:ascii="Courier New" w:hAnsi="Courier New" w:eastAsia="Times New Roman" w:cs="Courier New"/>
      <w:sz w:val="20"/>
      <w:szCs w:val="20"/>
    </w:rPr>
  </w:style>
  <w:style w:type="character" w:styleId="Plk" w:customStyle="1">
    <w:name w:val="pl-k"/>
    <w:basedOn w:val="DefaultParagraphFont"/>
    <w:qFormat/>
    <w:rsid w:val="006d026e"/>
    <w:rPr/>
  </w:style>
  <w:style w:type="character" w:styleId="Plv" w:customStyle="1">
    <w:name w:val="pl-v"/>
    <w:basedOn w:val="DefaultParagraphFont"/>
    <w:qFormat/>
    <w:rsid w:val="006d026e"/>
    <w:rPr/>
  </w:style>
  <w:style w:type="character" w:styleId="Plc1" w:customStyle="1">
    <w:name w:val="pl-c1"/>
    <w:basedOn w:val="DefaultParagraphFont"/>
    <w:qFormat/>
    <w:rsid w:val="006d026e"/>
    <w:rPr/>
  </w:style>
  <w:style w:type="character" w:styleId="Pls" w:customStyle="1">
    <w:name w:val="pl-s"/>
    <w:basedOn w:val="DefaultParagraphFont"/>
    <w:qFormat/>
    <w:rsid w:val="006d026e"/>
    <w:rPr/>
  </w:style>
  <w:style w:type="character" w:styleId="Plpds" w:customStyle="1">
    <w:name w:val="pl-pds"/>
    <w:basedOn w:val="DefaultParagraphFont"/>
    <w:qFormat/>
    <w:rsid w:val="006d026e"/>
    <w:rPr/>
  </w:style>
  <w:style w:type="character" w:styleId="Plsmi" w:customStyle="1">
    <w:name w:val="pl-smi"/>
    <w:basedOn w:val="DefaultParagraphFont"/>
    <w:qFormat/>
    <w:rsid w:val="006d026e"/>
    <w:rPr/>
  </w:style>
  <w:style w:type="character" w:styleId="Plen" w:customStyle="1">
    <w:name w:val="pl-en"/>
    <w:basedOn w:val="DefaultParagraphFont"/>
    <w:qFormat/>
    <w:rsid w:val="006d026e"/>
    <w:rPr/>
  </w:style>
  <w:style w:type="character" w:styleId="Plent" w:customStyle="1">
    <w:name w:val="pl-ent"/>
    <w:basedOn w:val="DefaultParagraphFont"/>
    <w:qFormat/>
    <w:rsid w:val="006d026e"/>
    <w:rPr/>
  </w:style>
  <w:style w:type="character" w:styleId="Ple" w:customStyle="1">
    <w:name w:val="pl-e"/>
    <w:basedOn w:val="DefaultParagraphFont"/>
    <w:qFormat/>
    <w:rsid w:val="006d026e"/>
    <w:rPr/>
  </w:style>
  <w:style w:type="character" w:styleId="Plii" w:customStyle="1">
    <w:name w:val="pl-ii"/>
    <w:basedOn w:val="DefaultParagraphFont"/>
    <w:qFormat/>
    <w:rsid w:val="006d026e"/>
    <w:rPr/>
  </w:style>
  <w:style w:type="character" w:styleId="Plc" w:customStyle="1">
    <w:name w:val="pl-c"/>
    <w:basedOn w:val="DefaultParagraphFont"/>
    <w:qFormat/>
    <w:rsid w:val="006d026e"/>
    <w:rPr/>
  </w:style>
  <w:style w:type="character" w:styleId="Pls1" w:customStyle="1">
    <w:name w:val="pl-s1"/>
    <w:basedOn w:val="DefaultParagraphFont"/>
    <w:qFormat/>
    <w:rsid w:val="006d026e"/>
    <w:rPr/>
  </w:style>
  <w:style w:type="character" w:styleId="Plpse" w:customStyle="1">
    <w:name w:val="pl-pse"/>
    <w:basedOn w:val="DefaultParagraphFont"/>
    <w:qFormat/>
    <w:rsid w:val="006d026e"/>
    <w:rPr/>
  </w:style>
  <w:style w:type="character" w:styleId="Plcce" w:customStyle="1">
    <w:name w:val="pl-cce"/>
    <w:basedOn w:val="DefaultParagraphFont"/>
    <w:qFormat/>
    <w:rsid w:val="006d026e"/>
    <w:rPr/>
  </w:style>
  <w:style w:type="character" w:styleId="Heading2Char" w:customStyle="1">
    <w:name w:val="Heading 2 Char"/>
    <w:basedOn w:val="DefaultParagraphFont"/>
    <w:link w:val="Heading2"/>
    <w:uiPriority w:val="9"/>
    <w:qFormat/>
    <w:rsid w:val="00362876"/>
    <w:rPr>
      <w:rFonts w:ascii="Cambria" w:hAnsi="Cambria" w:eastAsia="" w:cs="" w:asciiTheme="majorHAnsi" w:cstheme="majorBidi" w:eastAsiaTheme="majorEastAsia" w:hAnsiTheme="majorHAnsi"/>
      <w:b/>
      <w:bCs/>
      <w:color w:val="4F81BD" w:themeColor="accent1"/>
      <w:sz w:val="26"/>
      <w:szCs w:val="26"/>
    </w:rPr>
  </w:style>
  <w:style w:type="character" w:styleId="Emphasis">
    <w:name w:val="Emphasis"/>
    <w:basedOn w:val="DefaultParagraphFont"/>
    <w:uiPriority w:val="20"/>
    <w:qFormat/>
    <w:rsid w:val="00362876"/>
    <w:rPr>
      <w:i/>
      <w:iCs/>
    </w:rPr>
  </w:style>
  <w:style w:type="character" w:styleId="String" w:customStyle="1">
    <w:name w:val="string"/>
    <w:basedOn w:val="DefaultParagraphFont"/>
    <w:qFormat/>
    <w:rsid w:val="00362876"/>
    <w:rPr/>
  </w:style>
  <w:style w:type="character" w:styleId="Tag" w:customStyle="1">
    <w:name w:val="tag"/>
    <w:basedOn w:val="DefaultParagraphFont"/>
    <w:qFormat/>
    <w:rsid w:val="00362876"/>
    <w:rPr/>
  </w:style>
  <w:style w:type="character" w:styleId="Tagname" w:customStyle="1">
    <w:name w:val="tag-name"/>
    <w:basedOn w:val="DefaultParagraphFont"/>
    <w:qFormat/>
    <w:rsid w:val="00362876"/>
    <w:rPr/>
  </w:style>
  <w:style w:type="character" w:styleId="Attribute" w:customStyle="1">
    <w:name w:val="attribute"/>
    <w:basedOn w:val="DefaultParagraphFont"/>
    <w:qFormat/>
    <w:rsid w:val="00362876"/>
    <w:rPr/>
  </w:style>
  <w:style w:type="character" w:styleId="Attributevalue" w:customStyle="1">
    <w:name w:val="attribute-value"/>
    <w:basedOn w:val="DefaultParagraphFont"/>
    <w:qFormat/>
    <w:rsid w:val="00362876"/>
    <w:rPr/>
  </w:style>
  <w:style w:type="character" w:styleId="Keyword" w:customStyle="1">
    <w:name w:val="keyword"/>
    <w:basedOn w:val="DefaultParagraphFont"/>
    <w:qFormat/>
    <w:rsid w:val="00362876"/>
    <w:rPr/>
  </w:style>
  <w:style w:type="character" w:styleId="Comments" w:customStyle="1">
    <w:name w:val="comments"/>
    <w:basedOn w:val="DefaultParagraphFont"/>
    <w:qFormat/>
    <w:rsid w:val="00362876"/>
    <w:rPr/>
  </w:style>
  <w:style w:type="character" w:styleId="Heading5Char" w:customStyle="1">
    <w:name w:val="Heading 5 Char"/>
    <w:basedOn w:val="DefaultParagraphFont"/>
    <w:link w:val="Heading5"/>
    <w:uiPriority w:val="9"/>
    <w:semiHidden/>
    <w:qFormat/>
    <w:rsid w:val="00362876"/>
    <w:rPr>
      <w:rFonts w:ascii="Cambria" w:hAnsi="Cambria" w:eastAsia="" w:cs="" w:asciiTheme="majorHAnsi" w:cstheme="majorBidi" w:eastAsiaTheme="majorEastAsia" w:hAnsiTheme="majorHAnsi"/>
      <w:color w:val="243F60" w:themeColor="accent1" w:themeShade="7f"/>
    </w:rPr>
  </w:style>
  <w:style w:type="character" w:styleId="Pun" w:customStyle="1">
    <w:name w:val="pun"/>
    <w:basedOn w:val="DefaultParagraphFont"/>
    <w:qFormat/>
    <w:rsid w:val="00362876"/>
    <w:rPr/>
  </w:style>
  <w:style w:type="character" w:styleId="Pln" w:customStyle="1">
    <w:name w:val="pln"/>
    <w:basedOn w:val="DefaultParagraphFont"/>
    <w:qFormat/>
    <w:rsid w:val="00362876"/>
    <w:rPr/>
  </w:style>
  <w:style w:type="character" w:styleId="Lit" w:customStyle="1">
    <w:name w:val="lit"/>
    <w:basedOn w:val="DefaultParagraphFont"/>
    <w:qFormat/>
    <w:rsid w:val="00362876"/>
    <w:rPr/>
  </w:style>
  <w:style w:type="character" w:styleId="Typ" w:customStyle="1">
    <w:name w:val="typ"/>
    <w:basedOn w:val="DefaultParagraphFont"/>
    <w:qFormat/>
    <w:rsid w:val="00362876"/>
    <w:rPr/>
  </w:style>
  <w:style w:type="character" w:styleId="Str" w:customStyle="1">
    <w:name w:val="str"/>
    <w:basedOn w:val="DefaultParagraphFont"/>
    <w:qFormat/>
    <w:rsid w:val="00362876"/>
    <w:rPr/>
  </w:style>
  <w:style w:type="character" w:styleId="Kwd" w:customStyle="1">
    <w:name w:val="kwd"/>
    <w:basedOn w:val="DefaultParagraphFont"/>
    <w:qFormat/>
    <w:rsid w:val="00362876"/>
    <w:rPr/>
  </w:style>
  <w:style w:type="character" w:styleId="Atn" w:customStyle="1">
    <w:name w:val="atn"/>
    <w:basedOn w:val="DefaultParagraphFont"/>
    <w:qFormat/>
    <w:rsid w:val="00362876"/>
    <w:rPr/>
  </w:style>
  <w:style w:type="character" w:styleId="Atv" w:customStyle="1">
    <w:name w:val="atv"/>
    <w:basedOn w:val="DefaultParagraphFont"/>
    <w:qFormat/>
    <w:rsid w:val="00362876"/>
    <w:rPr/>
  </w:style>
  <w:style w:type="character" w:styleId="Com" w:customStyle="1">
    <w:name w:val="com"/>
    <w:basedOn w:val="DefaultParagraphFont"/>
    <w:qFormat/>
    <w:rsid w:val="00362876"/>
    <w:rPr/>
  </w:style>
  <w:style w:type="character" w:styleId="Heading4Char" w:customStyle="1">
    <w:name w:val="Heading 4 Char"/>
    <w:basedOn w:val="DefaultParagraphFont"/>
    <w:link w:val="Heading4"/>
    <w:uiPriority w:val="9"/>
    <w:semiHidden/>
    <w:qFormat/>
    <w:rsid w:val="00362876"/>
    <w:rPr>
      <w:rFonts w:ascii="Cambria" w:hAnsi="Cambria" w:eastAsia="" w:cs="" w:asciiTheme="majorHAnsi" w:cstheme="majorBidi" w:eastAsiaTheme="majorEastAsia" w:hAnsiTheme="majorHAnsi"/>
      <w:b/>
      <w:bCs/>
      <w:i/>
      <w:iCs/>
      <w:color w:val="4F81BD" w:themeColor="accent1"/>
    </w:rPr>
  </w:style>
  <w:style w:type="character" w:styleId="Heading1Char" w:customStyle="1">
    <w:name w:val="Heading 1 Char"/>
    <w:basedOn w:val="DefaultParagraphFont"/>
    <w:link w:val="Heading1"/>
    <w:uiPriority w:val="9"/>
    <w:qFormat/>
    <w:rsid w:val="00142cff"/>
    <w:rPr>
      <w:rFonts w:ascii="Cambria" w:hAnsi="Cambria" w:eastAsia="" w:cs="" w:asciiTheme="majorHAnsi" w:cstheme="majorBidi" w:eastAsiaTheme="majorEastAsia" w:hAnsiTheme="majorHAnsi"/>
      <w:b/>
      <w:bCs/>
      <w:color w:val="365F91" w:themeColor="accent1" w:themeShade="bf"/>
      <w:sz w:val="28"/>
      <w:szCs w:val="28"/>
    </w:rPr>
  </w:style>
  <w:style w:type="character" w:styleId="ListLabel1">
    <w:name w:val="ListLabel 1"/>
    <w:qFormat/>
    <w:rPr>
      <w:rFonts w:ascii="Arial" w:hAnsi="Arial"/>
      <w:sz w:val="24"/>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Arial" w:hAnsi="Arial"/>
      <w:b/>
      <w:sz w:val="24"/>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Arial" w:hAnsi="Arial"/>
      <w:sz w:val="24"/>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Arial" w:hAnsi="Arial"/>
      <w:sz w:val="24"/>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rFonts w:ascii="Arial" w:hAnsi="Arial"/>
      <w:sz w:val="24"/>
    </w:rPr>
  </w:style>
  <w:style w:type="character" w:styleId="ListLabel38">
    <w:name w:val="ListLabel 38"/>
    <w:qFormat/>
    <w:rPr>
      <w:rFonts w:ascii="Arial" w:hAnsi="Arial"/>
      <w:sz w:val="24"/>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rFonts w:ascii="Arial" w:hAnsi="Arial"/>
      <w:b/>
      <w:sz w:val="24"/>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rFonts w:ascii="Arial" w:hAnsi="Arial"/>
      <w:sz w:val="24"/>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rFonts w:ascii="Arial" w:hAnsi="Arial"/>
      <w:sz w:val="24"/>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rFonts w:ascii="Arial" w:hAnsi="Arial"/>
      <w:sz w:val="24"/>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rFonts w:ascii="Arial" w:hAnsi="Arial"/>
      <w:sz w:val="24"/>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rFonts w:ascii="Arial" w:hAnsi="Arial"/>
      <w:sz w:val="24"/>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rFonts w:ascii="Arial" w:hAnsi="Arial"/>
      <w:sz w:val="24"/>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rFonts w:ascii="Arial" w:hAnsi="Arial"/>
      <w:sz w:val="24"/>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rFonts w:ascii="Arial" w:hAnsi="Arial"/>
      <w:b/>
      <w:sz w:val="24"/>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rFonts w:ascii="Arial" w:hAnsi="Arial"/>
      <w:sz w:val="24"/>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sz w:val="20"/>
    </w:rPr>
  </w:style>
  <w:style w:type="character" w:styleId="ListLabel134">
    <w:name w:val="ListLabel 134"/>
    <w:qFormat/>
    <w:rPr>
      <w:sz w:val="20"/>
    </w:rPr>
  </w:style>
  <w:style w:type="character" w:styleId="ListLabel135">
    <w:name w:val="ListLabel 135"/>
    <w:qFormat/>
    <w:rPr>
      <w:sz w:val="20"/>
    </w:rPr>
  </w:style>
  <w:style w:type="character" w:styleId="ListLabel136">
    <w:name w:val="ListLabel 136"/>
    <w:qFormat/>
    <w:rPr>
      <w:rFonts w:ascii="Arial" w:hAnsi="Arial"/>
      <w:sz w:val="24"/>
    </w:rPr>
  </w:style>
  <w:style w:type="character" w:styleId="ListLabel137">
    <w:name w:val="ListLabel 137"/>
    <w:qFormat/>
    <w:rPr>
      <w:sz w:val="20"/>
    </w:rPr>
  </w:style>
  <w:style w:type="character" w:styleId="ListLabel138">
    <w:name w:val="ListLabel 138"/>
    <w:qFormat/>
    <w:rPr>
      <w:sz w:val="20"/>
    </w:rPr>
  </w:style>
  <w:style w:type="character" w:styleId="ListLabel139">
    <w:name w:val="ListLabel 139"/>
    <w:qFormat/>
    <w:rPr>
      <w:sz w:val="20"/>
    </w:rPr>
  </w:style>
  <w:style w:type="character" w:styleId="ListLabel140">
    <w:name w:val="ListLabel 140"/>
    <w:qFormat/>
    <w:rPr>
      <w:sz w:val="20"/>
    </w:rPr>
  </w:style>
  <w:style w:type="character" w:styleId="ListLabel141">
    <w:name w:val="ListLabel 141"/>
    <w:qFormat/>
    <w:rPr>
      <w:sz w:val="20"/>
    </w:rPr>
  </w:style>
  <w:style w:type="character" w:styleId="ListLabel142">
    <w:name w:val="ListLabel 142"/>
    <w:qFormat/>
    <w:rPr>
      <w:sz w:val="20"/>
    </w:rPr>
  </w:style>
  <w:style w:type="character" w:styleId="ListLabel143">
    <w:name w:val="ListLabel 143"/>
    <w:qFormat/>
    <w:rPr>
      <w:sz w:val="20"/>
    </w:rPr>
  </w:style>
  <w:style w:type="character" w:styleId="ListLabel144">
    <w:name w:val="ListLabel 144"/>
    <w:qFormat/>
    <w:rPr>
      <w:sz w:val="20"/>
    </w:rPr>
  </w:style>
  <w:style w:type="character" w:styleId="ListLabel145">
    <w:name w:val="ListLabel 145"/>
    <w:qFormat/>
    <w:rPr>
      <w:rFonts w:ascii="Segoe UI" w:hAnsi="Segoe UI"/>
      <w:sz w:val="23"/>
    </w:rPr>
  </w:style>
  <w:style w:type="character" w:styleId="ListLabel146">
    <w:name w:val="ListLabel 146"/>
    <w:qFormat/>
    <w:rPr>
      <w:sz w:val="20"/>
    </w:rPr>
  </w:style>
  <w:style w:type="character" w:styleId="ListLabel147">
    <w:name w:val="ListLabel 147"/>
    <w:qFormat/>
    <w:rPr>
      <w:sz w:val="20"/>
    </w:rPr>
  </w:style>
  <w:style w:type="character" w:styleId="ListLabel148">
    <w:name w:val="ListLabel 148"/>
    <w:qFormat/>
    <w:rPr>
      <w:sz w:val="20"/>
    </w:rPr>
  </w:style>
  <w:style w:type="character" w:styleId="ListLabel149">
    <w:name w:val="ListLabel 149"/>
    <w:qFormat/>
    <w:rPr>
      <w:sz w:val="20"/>
    </w:rPr>
  </w:style>
  <w:style w:type="character" w:styleId="ListLabel150">
    <w:name w:val="ListLabel 150"/>
    <w:qFormat/>
    <w:rPr>
      <w:sz w:val="20"/>
    </w:rPr>
  </w:style>
  <w:style w:type="character" w:styleId="ListLabel151">
    <w:name w:val="ListLabel 151"/>
    <w:qFormat/>
    <w:rPr>
      <w:sz w:val="20"/>
    </w:rPr>
  </w:style>
  <w:style w:type="character" w:styleId="ListLabel152">
    <w:name w:val="ListLabel 152"/>
    <w:qFormat/>
    <w:rPr>
      <w:sz w:val="20"/>
    </w:rPr>
  </w:style>
  <w:style w:type="character" w:styleId="ListLabel153">
    <w:name w:val="ListLabel 153"/>
    <w:qFormat/>
    <w:rPr>
      <w:sz w:val="20"/>
    </w:rPr>
  </w:style>
  <w:style w:type="character" w:styleId="ListLabel154">
    <w:name w:val="ListLabel 154"/>
    <w:qFormat/>
    <w:rPr>
      <w:rFonts w:ascii="Segoe UI" w:hAnsi="Segoe UI"/>
      <w:sz w:val="23"/>
    </w:rPr>
  </w:style>
  <w:style w:type="character" w:styleId="ListLabel155">
    <w:name w:val="ListLabel 155"/>
    <w:qFormat/>
    <w:rPr>
      <w:sz w:val="20"/>
    </w:rPr>
  </w:style>
  <w:style w:type="character" w:styleId="ListLabel156">
    <w:name w:val="ListLabel 156"/>
    <w:qFormat/>
    <w:rPr>
      <w:sz w:val="20"/>
    </w:rPr>
  </w:style>
  <w:style w:type="character" w:styleId="ListLabel157">
    <w:name w:val="ListLabel 157"/>
    <w:qFormat/>
    <w:rPr>
      <w:sz w:val="20"/>
    </w:rPr>
  </w:style>
  <w:style w:type="character" w:styleId="ListLabel158">
    <w:name w:val="ListLabel 158"/>
    <w:qFormat/>
    <w:rPr>
      <w:sz w:val="20"/>
    </w:rPr>
  </w:style>
  <w:style w:type="character" w:styleId="ListLabel159">
    <w:name w:val="ListLabel 159"/>
    <w:qFormat/>
    <w:rPr>
      <w:sz w:val="20"/>
    </w:rPr>
  </w:style>
  <w:style w:type="character" w:styleId="ListLabel160">
    <w:name w:val="ListLabel 160"/>
    <w:qFormat/>
    <w:rPr>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rFonts w:ascii="Segoe UI" w:hAnsi="Segoe UI"/>
      <w:sz w:val="23"/>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sz w:val="20"/>
    </w:rPr>
  </w:style>
  <w:style w:type="character" w:styleId="ListLabel170">
    <w:name w:val="ListLabel 170"/>
    <w:qFormat/>
    <w:rPr>
      <w:sz w:val="20"/>
    </w:rPr>
  </w:style>
  <w:style w:type="character" w:styleId="ListLabel171">
    <w:name w:val="ListLabel 171"/>
    <w:qFormat/>
    <w:rPr>
      <w:sz w:val="20"/>
    </w:rPr>
  </w:style>
  <w:style w:type="character" w:styleId="ListLabel172">
    <w:name w:val="ListLabel 172"/>
    <w:qFormat/>
    <w:rPr>
      <w:rFonts w:ascii="Segoe UI" w:hAnsi="Segoe UI"/>
      <w:sz w:val="23"/>
    </w:rPr>
  </w:style>
  <w:style w:type="character" w:styleId="ListLabel173">
    <w:name w:val="ListLabel 173"/>
    <w:qFormat/>
    <w:rPr>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rFonts w:ascii="Segoe UI" w:hAnsi="Segoe UI"/>
      <w:sz w:val="23"/>
    </w:rPr>
  </w:style>
  <w:style w:type="character" w:styleId="ListLabel182">
    <w:name w:val="ListLabel 182"/>
    <w:qFormat/>
    <w:rPr>
      <w:sz w:val="20"/>
    </w:rPr>
  </w:style>
  <w:style w:type="character" w:styleId="ListLabel183">
    <w:name w:val="ListLabel 183"/>
    <w:qFormat/>
    <w:rPr>
      <w:sz w:val="20"/>
    </w:rPr>
  </w:style>
  <w:style w:type="character" w:styleId="ListLabel184">
    <w:name w:val="ListLabel 184"/>
    <w:qFormat/>
    <w:rPr>
      <w:sz w:val="20"/>
    </w:rPr>
  </w:style>
  <w:style w:type="character" w:styleId="ListLabel185">
    <w:name w:val="ListLabel 185"/>
    <w:qFormat/>
    <w:rPr>
      <w:sz w:val="20"/>
    </w:rPr>
  </w:style>
  <w:style w:type="character" w:styleId="ListLabel186">
    <w:name w:val="ListLabel 186"/>
    <w:qFormat/>
    <w:rPr>
      <w:sz w:val="20"/>
    </w:rPr>
  </w:style>
  <w:style w:type="character" w:styleId="ListLabel187">
    <w:name w:val="ListLabel 187"/>
    <w:qFormat/>
    <w:rPr>
      <w:sz w:val="20"/>
    </w:rPr>
  </w:style>
  <w:style w:type="character" w:styleId="ListLabel188">
    <w:name w:val="ListLabel 188"/>
    <w:qFormat/>
    <w:rPr>
      <w:sz w:val="20"/>
    </w:rPr>
  </w:style>
  <w:style w:type="character" w:styleId="ListLabel189">
    <w:name w:val="ListLabel 189"/>
    <w:qFormat/>
    <w:rPr>
      <w:sz w:val="20"/>
    </w:rPr>
  </w:style>
  <w:style w:type="character" w:styleId="ListLabel190">
    <w:name w:val="ListLabel 190"/>
    <w:qFormat/>
    <w:rPr>
      <w:rFonts w:ascii="Segoe UI" w:hAnsi="Segoe UI"/>
      <w:sz w:val="23"/>
    </w:rPr>
  </w:style>
  <w:style w:type="character" w:styleId="ListLabel191">
    <w:name w:val="ListLabel 191"/>
    <w:qFormat/>
    <w:rPr>
      <w:sz w:val="20"/>
    </w:rPr>
  </w:style>
  <w:style w:type="character" w:styleId="ListLabel192">
    <w:name w:val="ListLabel 192"/>
    <w:qFormat/>
    <w:rPr>
      <w:sz w:val="20"/>
    </w:rPr>
  </w:style>
  <w:style w:type="character" w:styleId="ListLabel193">
    <w:name w:val="ListLabel 193"/>
    <w:qFormat/>
    <w:rPr>
      <w:sz w:val="20"/>
    </w:rPr>
  </w:style>
  <w:style w:type="character" w:styleId="ListLabel194">
    <w:name w:val="ListLabel 194"/>
    <w:qFormat/>
    <w:rPr>
      <w:sz w:val="20"/>
    </w:rPr>
  </w:style>
  <w:style w:type="character" w:styleId="ListLabel195">
    <w:name w:val="ListLabel 195"/>
    <w:qFormat/>
    <w:rPr>
      <w:sz w:val="20"/>
    </w:rPr>
  </w:style>
  <w:style w:type="character" w:styleId="ListLabel196">
    <w:name w:val="ListLabel 196"/>
    <w:qFormat/>
    <w:rPr>
      <w:sz w:val="20"/>
    </w:rPr>
  </w:style>
  <w:style w:type="character" w:styleId="ListLabel197">
    <w:name w:val="ListLabel 197"/>
    <w:qFormat/>
    <w:rPr>
      <w:sz w:val="20"/>
    </w:rPr>
  </w:style>
  <w:style w:type="character" w:styleId="ListLabel198">
    <w:name w:val="ListLabel 198"/>
    <w:qFormat/>
    <w:rPr>
      <w:sz w:val="20"/>
    </w:rPr>
  </w:style>
  <w:style w:type="character" w:styleId="ListLabel199">
    <w:name w:val="ListLabel 199"/>
    <w:qFormat/>
    <w:rPr>
      <w:rFonts w:ascii="Segoe UI" w:hAnsi="Segoe UI"/>
      <w:sz w:val="23"/>
    </w:rPr>
  </w:style>
  <w:style w:type="character" w:styleId="ListLabel200">
    <w:name w:val="ListLabel 200"/>
    <w:qFormat/>
    <w:rPr>
      <w:sz w:val="20"/>
    </w:rPr>
  </w:style>
  <w:style w:type="character" w:styleId="ListLabel201">
    <w:name w:val="ListLabel 201"/>
    <w:qFormat/>
    <w:rPr>
      <w:sz w:val="20"/>
    </w:rPr>
  </w:style>
  <w:style w:type="character" w:styleId="ListLabel202">
    <w:name w:val="ListLabel 202"/>
    <w:qFormat/>
    <w:rPr>
      <w:sz w:val="20"/>
    </w:rPr>
  </w:style>
  <w:style w:type="character" w:styleId="ListLabel203">
    <w:name w:val="ListLabel 203"/>
    <w:qFormat/>
    <w:rPr>
      <w:sz w:val="20"/>
    </w:rPr>
  </w:style>
  <w:style w:type="character" w:styleId="ListLabel204">
    <w:name w:val="ListLabel 204"/>
    <w:qFormat/>
    <w:rPr>
      <w:sz w:val="20"/>
    </w:rPr>
  </w:style>
  <w:style w:type="character" w:styleId="ListLabel205">
    <w:name w:val="ListLabel 205"/>
    <w:qFormat/>
    <w:rPr>
      <w:sz w:val="20"/>
    </w:rPr>
  </w:style>
  <w:style w:type="character" w:styleId="ListLabel206">
    <w:name w:val="ListLabel 206"/>
    <w:qFormat/>
    <w:rPr>
      <w:sz w:val="20"/>
    </w:rPr>
  </w:style>
  <w:style w:type="character" w:styleId="ListLabel207">
    <w:name w:val="ListLabel 207"/>
    <w:qFormat/>
    <w:rPr>
      <w:sz w:val="20"/>
    </w:rPr>
  </w:style>
  <w:style w:type="character" w:styleId="ListLabel208">
    <w:name w:val="ListLabel 208"/>
    <w:qFormat/>
    <w:rPr>
      <w:rFonts w:ascii="Segoe UI" w:hAnsi="Segoe UI"/>
      <w:sz w:val="23"/>
    </w:rPr>
  </w:style>
  <w:style w:type="character" w:styleId="ListLabel209">
    <w:name w:val="ListLabel 209"/>
    <w:qFormat/>
    <w:rPr>
      <w:sz w:val="20"/>
    </w:rPr>
  </w:style>
  <w:style w:type="character" w:styleId="ListLabel210">
    <w:name w:val="ListLabel 210"/>
    <w:qFormat/>
    <w:rPr>
      <w:sz w:val="20"/>
    </w:rPr>
  </w:style>
  <w:style w:type="character" w:styleId="ListLabel211">
    <w:name w:val="ListLabel 211"/>
    <w:qFormat/>
    <w:rPr>
      <w:sz w:val="20"/>
    </w:rPr>
  </w:style>
  <w:style w:type="character" w:styleId="ListLabel212">
    <w:name w:val="ListLabel 212"/>
    <w:qFormat/>
    <w:rPr>
      <w:sz w:val="20"/>
    </w:rPr>
  </w:style>
  <w:style w:type="character" w:styleId="ListLabel213">
    <w:name w:val="ListLabel 213"/>
    <w:qFormat/>
    <w:rPr>
      <w:sz w:val="20"/>
    </w:rPr>
  </w:style>
  <w:style w:type="character" w:styleId="ListLabel214">
    <w:name w:val="ListLabel 214"/>
    <w:qFormat/>
    <w:rPr>
      <w:sz w:val="20"/>
    </w:rPr>
  </w:style>
  <w:style w:type="character" w:styleId="ListLabel215">
    <w:name w:val="ListLabel 215"/>
    <w:qFormat/>
    <w:rPr>
      <w:sz w:val="20"/>
    </w:rPr>
  </w:style>
  <w:style w:type="character" w:styleId="ListLabel216">
    <w:name w:val="ListLabel 216"/>
    <w:qFormat/>
    <w:rPr>
      <w:sz w:val="20"/>
    </w:rPr>
  </w:style>
  <w:style w:type="character" w:styleId="ListLabel217">
    <w:name w:val="ListLabel 217"/>
    <w:qFormat/>
    <w:rPr>
      <w:rFonts w:ascii="Segoe UI" w:hAnsi="Segoe UI"/>
      <w:sz w:val="23"/>
    </w:rPr>
  </w:style>
  <w:style w:type="character" w:styleId="ListLabel218">
    <w:name w:val="ListLabel 218"/>
    <w:qFormat/>
    <w:rPr>
      <w:sz w:val="20"/>
    </w:rPr>
  </w:style>
  <w:style w:type="character" w:styleId="ListLabel219">
    <w:name w:val="ListLabel 219"/>
    <w:qFormat/>
    <w:rPr>
      <w:sz w:val="20"/>
    </w:rPr>
  </w:style>
  <w:style w:type="character" w:styleId="ListLabel220">
    <w:name w:val="ListLabel 220"/>
    <w:qFormat/>
    <w:rPr>
      <w:sz w:val="20"/>
    </w:rPr>
  </w:style>
  <w:style w:type="character" w:styleId="ListLabel221">
    <w:name w:val="ListLabel 221"/>
    <w:qFormat/>
    <w:rPr>
      <w:sz w:val="20"/>
    </w:rPr>
  </w:style>
  <w:style w:type="character" w:styleId="ListLabel222">
    <w:name w:val="ListLabel 222"/>
    <w:qFormat/>
    <w:rPr>
      <w:sz w:val="20"/>
    </w:rPr>
  </w:style>
  <w:style w:type="character" w:styleId="ListLabel223">
    <w:name w:val="ListLabel 223"/>
    <w:qFormat/>
    <w:rPr>
      <w:sz w:val="20"/>
    </w:rPr>
  </w:style>
  <w:style w:type="character" w:styleId="ListLabel224">
    <w:name w:val="ListLabel 224"/>
    <w:qFormat/>
    <w:rPr>
      <w:sz w:val="20"/>
    </w:rPr>
  </w:style>
  <w:style w:type="character" w:styleId="ListLabel225">
    <w:name w:val="ListLabel 225"/>
    <w:qFormat/>
    <w:rPr>
      <w:sz w:val="20"/>
    </w:rPr>
  </w:style>
  <w:style w:type="character" w:styleId="ListLabel226">
    <w:name w:val="ListLabel 226"/>
    <w:qFormat/>
    <w:rPr>
      <w:rFonts w:ascii="Segoe UI" w:hAnsi="Segoe UI"/>
      <w:sz w:val="23"/>
    </w:rPr>
  </w:style>
  <w:style w:type="character" w:styleId="ListLabel227">
    <w:name w:val="ListLabel 227"/>
    <w:qFormat/>
    <w:rPr>
      <w:sz w:val="20"/>
    </w:rPr>
  </w:style>
  <w:style w:type="character" w:styleId="ListLabel228">
    <w:name w:val="ListLabel 228"/>
    <w:qFormat/>
    <w:rPr>
      <w:sz w:val="20"/>
    </w:rPr>
  </w:style>
  <w:style w:type="character" w:styleId="ListLabel229">
    <w:name w:val="ListLabel 229"/>
    <w:qFormat/>
    <w:rPr>
      <w:sz w:val="20"/>
    </w:rPr>
  </w:style>
  <w:style w:type="character" w:styleId="ListLabel230">
    <w:name w:val="ListLabel 230"/>
    <w:qFormat/>
    <w:rPr>
      <w:sz w:val="20"/>
    </w:rPr>
  </w:style>
  <w:style w:type="character" w:styleId="ListLabel231">
    <w:name w:val="ListLabel 231"/>
    <w:qFormat/>
    <w:rPr>
      <w:sz w:val="20"/>
    </w:rPr>
  </w:style>
  <w:style w:type="character" w:styleId="ListLabel232">
    <w:name w:val="ListLabel 232"/>
    <w:qFormat/>
    <w:rPr>
      <w:sz w:val="20"/>
    </w:rPr>
  </w:style>
  <w:style w:type="character" w:styleId="ListLabel233">
    <w:name w:val="ListLabel 233"/>
    <w:qFormat/>
    <w:rPr>
      <w:sz w:val="20"/>
    </w:rPr>
  </w:style>
  <w:style w:type="character" w:styleId="ListLabel234">
    <w:name w:val="ListLabel 234"/>
    <w:qFormat/>
    <w:rPr>
      <w:sz w:val="20"/>
    </w:rPr>
  </w:style>
  <w:style w:type="character" w:styleId="ListLabel235">
    <w:name w:val="ListLabel 235"/>
    <w:qFormat/>
    <w:rPr>
      <w:rFonts w:ascii="Segoe UI" w:hAnsi="Segoe UI"/>
      <w:sz w:val="23"/>
    </w:rPr>
  </w:style>
  <w:style w:type="character" w:styleId="ListLabel236">
    <w:name w:val="ListLabel 236"/>
    <w:qFormat/>
    <w:rPr>
      <w:sz w:val="20"/>
    </w:rPr>
  </w:style>
  <w:style w:type="character" w:styleId="ListLabel237">
    <w:name w:val="ListLabel 237"/>
    <w:qFormat/>
    <w:rPr>
      <w:sz w:val="20"/>
    </w:rPr>
  </w:style>
  <w:style w:type="character" w:styleId="ListLabel238">
    <w:name w:val="ListLabel 238"/>
    <w:qFormat/>
    <w:rPr>
      <w:sz w:val="20"/>
    </w:rPr>
  </w:style>
  <w:style w:type="character" w:styleId="ListLabel239">
    <w:name w:val="ListLabel 239"/>
    <w:qFormat/>
    <w:rPr>
      <w:sz w:val="20"/>
    </w:rPr>
  </w:style>
  <w:style w:type="character" w:styleId="ListLabel240">
    <w:name w:val="ListLabel 240"/>
    <w:qFormat/>
    <w:rPr>
      <w:sz w:val="20"/>
    </w:rPr>
  </w:style>
  <w:style w:type="character" w:styleId="ListLabel241">
    <w:name w:val="ListLabel 241"/>
    <w:qFormat/>
    <w:rPr>
      <w:sz w:val="20"/>
    </w:rPr>
  </w:style>
  <w:style w:type="character" w:styleId="ListLabel242">
    <w:name w:val="ListLabel 242"/>
    <w:qFormat/>
    <w:rPr>
      <w:sz w:val="20"/>
    </w:rPr>
  </w:style>
  <w:style w:type="character" w:styleId="ListLabel243">
    <w:name w:val="ListLabel 243"/>
    <w:qFormat/>
    <w:rPr>
      <w:sz w:val="20"/>
    </w:rPr>
  </w:style>
  <w:style w:type="character" w:styleId="ListLabel244">
    <w:name w:val="ListLabel 244"/>
    <w:qFormat/>
    <w:rPr>
      <w:rFonts w:ascii="Segoe UI" w:hAnsi="Segoe UI"/>
      <w:sz w:val="23"/>
    </w:rPr>
  </w:style>
  <w:style w:type="character" w:styleId="ListLabel245">
    <w:name w:val="ListLabel 245"/>
    <w:qFormat/>
    <w:rPr>
      <w:rFonts w:ascii="inherit" w:hAnsi="inherit"/>
      <w:sz w:val="23"/>
    </w:rPr>
  </w:style>
  <w:style w:type="character" w:styleId="ListLabel246">
    <w:name w:val="ListLabel 246"/>
    <w:qFormat/>
    <w:rPr>
      <w:sz w:val="20"/>
    </w:rPr>
  </w:style>
  <w:style w:type="character" w:styleId="ListLabel247">
    <w:name w:val="ListLabel 247"/>
    <w:qFormat/>
    <w:rPr>
      <w:sz w:val="20"/>
    </w:rPr>
  </w:style>
  <w:style w:type="character" w:styleId="ListLabel248">
    <w:name w:val="ListLabel 248"/>
    <w:qFormat/>
    <w:rPr>
      <w:sz w:val="20"/>
    </w:rPr>
  </w:style>
  <w:style w:type="character" w:styleId="ListLabel249">
    <w:name w:val="ListLabel 249"/>
    <w:qFormat/>
    <w:rPr>
      <w:sz w:val="20"/>
    </w:rPr>
  </w:style>
  <w:style w:type="character" w:styleId="ListLabel250">
    <w:name w:val="ListLabel 250"/>
    <w:qFormat/>
    <w:rPr>
      <w:sz w:val="20"/>
    </w:rPr>
  </w:style>
  <w:style w:type="character" w:styleId="ListLabel251">
    <w:name w:val="ListLabel 251"/>
    <w:qFormat/>
    <w:rPr>
      <w:sz w:val="20"/>
    </w:rPr>
  </w:style>
  <w:style w:type="character" w:styleId="ListLabel252">
    <w:name w:val="ListLabel 252"/>
    <w:qFormat/>
    <w:rPr>
      <w:sz w:val="20"/>
    </w:rPr>
  </w:style>
  <w:style w:type="character" w:styleId="ListLabel253">
    <w:name w:val="ListLabel 253"/>
    <w:qFormat/>
    <w:rPr>
      <w:rFonts w:ascii="Segoe UI" w:hAnsi="Segoe UI"/>
      <w:sz w:val="23"/>
    </w:rPr>
  </w:style>
  <w:style w:type="character" w:styleId="ListLabel254">
    <w:name w:val="ListLabel 254"/>
    <w:qFormat/>
    <w:rPr>
      <w:sz w:val="20"/>
    </w:rPr>
  </w:style>
  <w:style w:type="character" w:styleId="ListLabel255">
    <w:name w:val="ListLabel 255"/>
    <w:qFormat/>
    <w:rPr>
      <w:sz w:val="20"/>
    </w:rPr>
  </w:style>
  <w:style w:type="character" w:styleId="ListLabel256">
    <w:name w:val="ListLabel 256"/>
    <w:qFormat/>
    <w:rPr>
      <w:sz w:val="20"/>
    </w:rPr>
  </w:style>
  <w:style w:type="character" w:styleId="ListLabel257">
    <w:name w:val="ListLabel 257"/>
    <w:qFormat/>
    <w:rPr>
      <w:sz w:val="20"/>
    </w:rPr>
  </w:style>
  <w:style w:type="character" w:styleId="ListLabel258">
    <w:name w:val="ListLabel 258"/>
    <w:qFormat/>
    <w:rPr>
      <w:sz w:val="20"/>
    </w:rPr>
  </w:style>
  <w:style w:type="character" w:styleId="ListLabel259">
    <w:name w:val="ListLabel 259"/>
    <w:qFormat/>
    <w:rPr>
      <w:sz w:val="20"/>
    </w:rPr>
  </w:style>
  <w:style w:type="character" w:styleId="ListLabel260">
    <w:name w:val="ListLabel 260"/>
    <w:qFormat/>
    <w:rPr>
      <w:sz w:val="20"/>
    </w:rPr>
  </w:style>
  <w:style w:type="character" w:styleId="ListLabel261">
    <w:name w:val="ListLabel 261"/>
    <w:qFormat/>
    <w:rPr>
      <w:sz w:val="20"/>
    </w:rPr>
  </w:style>
  <w:style w:type="character" w:styleId="ListLabel262">
    <w:name w:val="ListLabel 262"/>
    <w:qFormat/>
    <w:rPr>
      <w:rFonts w:ascii="Segoe UI" w:hAnsi="Segoe UI"/>
      <w:sz w:val="23"/>
    </w:rPr>
  </w:style>
  <w:style w:type="character" w:styleId="ListLabel263">
    <w:name w:val="ListLabel 263"/>
    <w:qFormat/>
    <w:rPr>
      <w:sz w:val="20"/>
    </w:rPr>
  </w:style>
  <w:style w:type="character" w:styleId="ListLabel264">
    <w:name w:val="ListLabel 264"/>
    <w:qFormat/>
    <w:rPr>
      <w:sz w:val="20"/>
    </w:rPr>
  </w:style>
  <w:style w:type="character" w:styleId="ListLabel265">
    <w:name w:val="ListLabel 265"/>
    <w:qFormat/>
    <w:rPr>
      <w:sz w:val="20"/>
    </w:rPr>
  </w:style>
  <w:style w:type="character" w:styleId="ListLabel266">
    <w:name w:val="ListLabel 266"/>
    <w:qFormat/>
    <w:rPr>
      <w:sz w:val="20"/>
    </w:rPr>
  </w:style>
  <w:style w:type="character" w:styleId="ListLabel267">
    <w:name w:val="ListLabel 267"/>
    <w:qFormat/>
    <w:rPr>
      <w:sz w:val="20"/>
    </w:rPr>
  </w:style>
  <w:style w:type="character" w:styleId="ListLabel268">
    <w:name w:val="ListLabel 268"/>
    <w:qFormat/>
    <w:rPr>
      <w:sz w:val="20"/>
    </w:rPr>
  </w:style>
  <w:style w:type="character" w:styleId="ListLabel269">
    <w:name w:val="ListLabel 269"/>
    <w:qFormat/>
    <w:rPr>
      <w:sz w:val="20"/>
    </w:rPr>
  </w:style>
  <w:style w:type="character" w:styleId="ListLabel270">
    <w:name w:val="ListLabel 270"/>
    <w:qFormat/>
    <w:rPr>
      <w:sz w:val="20"/>
    </w:rPr>
  </w:style>
  <w:style w:type="character" w:styleId="ListLabel271">
    <w:name w:val="ListLabel 271"/>
    <w:qFormat/>
    <w:rPr>
      <w:rFonts w:ascii="Segoe UI" w:hAnsi="Segoe UI"/>
      <w:sz w:val="23"/>
    </w:rPr>
  </w:style>
  <w:style w:type="character" w:styleId="ListLabel272">
    <w:name w:val="ListLabel 272"/>
    <w:qFormat/>
    <w:rPr>
      <w:sz w:val="20"/>
    </w:rPr>
  </w:style>
  <w:style w:type="character" w:styleId="ListLabel273">
    <w:name w:val="ListLabel 273"/>
    <w:qFormat/>
    <w:rPr>
      <w:sz w:val="20"/>
    </w:rPr>
  </w:style>
  <w:style w:type="character" w:styleId="ListLabel274">
    <w:name w:val="ListLabel 274"/>
    <w:qFormat/>
    <w:rPr>
      <w:sz w:val="20"/>
    </w:rPr>
  </w:style>
  <w:style w:type="character" w:styleId="ListLabel275">
    <w:name w:val="ListLabel 275"/>
    <w:qFormat/>
    <w:rPr>
      <w:sz w:val="20"/>
    </w:rPr>
  </w:style>
  <w:style w:type="character" w:styleId="ListLabel276">
    <w:name w:val="ListLabel 276"/>
    <w:qFormat/>
    <w:rPr>
      <w:sz w:val="20"/>
    </w:rPr>
  </w:style>
  <w:style w:type="character" w:styleId="ListLabel277">
    <w:name w:val="ListLabel 277"/>
    <w:qFormat/>
    <w:rPr>
      <w:sz w:val="20"/>
    </w:rPr>
  </w:style>
  <w:style w:type="character" w:styleId="ListLabel278">
    <w:name w:val="ListLabel 278"/>
    <w:qFormat/>
    <w:rPr>
      <w:sz w:val="20"/>
    </w:rPr>
  </w:style>
  <w:style w:type="character" w:styleId="ListLabel279">
    <w:name w:val="ListLabel 279"/>
    <w:qFormat/>
    <w:rPr>
      <w:sz w:val="20"/>
    </w:rPr>
  </w:style>
  <w:style w:type="character" w:styleId="ListLabel280">
    <w:name w:val="ListLabel 280"/>
    <w:qFormat/>
    <w:rPr>
      <w:rFonts w:ascii="Segoe UI" w:hAnsi="Segoe UI"/>
      <w:sz w:val="23"/>
    </w:rPr>
  </w:style>
  <w:style w:type="character" w:styleId="ListLabel281">
    <w:name w:val="ListLabel 281"/>
    <w:qFormat/>
    <w:rPr>
      <w:sz w:val="20"/>
    </w:rPr>
  </w:style>
  <w:style w:type="character" w:styleId="ListLabel282">
    <w:name w:val="ListLabel 282"/>
    <w:qFormat/>
    <w:rPr>
      <w:sz w:val="20"/>
    </w:rPr>
  </w:style>
  <w:style w:type="character" w:styleId="ListLabel283">
    <w:name w:val="ListLabel 283"/>
    <w:qFormat/>
    <w:rPr>
      <w:sz w:val="20"/>
    </w:rPr>
  </w:style>
  <w:style w:type="character" w:styleId="ListLabel284">
    <w:name w:val="ListLabel 284"/>
    <w:qFormat/>
    <w:rPr>
      <w:sz w:val="20"/>
    </w:rPr>
  </w:style>
  <w:style w:type="character" w:styleId="ListLabel285">
    <w:name w:val="ListLabel 285"/>
    <w:qFormat/>
    <w:rPr>
      <w:sz w:val="20"/>
    </w:rPr>
  </w:style>
  <w:style w:type="character" w:styleId="ListLabel286">
    <w:name w:val="ListLabel 286"/>
    <w:qFormat/>
    <w:rPr>
      <w:sz w:val="20"/>
    </w:rPr>
  </w:style>
  <w:style w:type="character" w:styleId="ListLabel287">
    <w:name w:val="ListLabel 287"/>
    <w:qFormat/>
    <w:rPr>
      <w:sz w:val="20"/>
    </w:rPr>
  </w:style>
  <w:style w:type="character" w:styleId="ListLabel288">
    <w:name w:val="ListLabel 288"/>
    <w:qFormat/>
    <w:rPr>
      <w:sz w:val="20"/>
    </w:rPr>
  </w:style>
  <w:style w:type="character" w:styleId="ListLabel289">
    <w:name w:val="ListLabel 289"/>
    <w:qFormat/>
    <w:rPr>
      <w:rFonts w:ascii="Segoe UI" w:hAnsi="Segoe UI"/>
      <w:sz w:val="23"/>
    </w:rPr>
  </w:style>
  <w:style w:type="character" w:styleId="ListLabel290">
    <w:name w:val="ListLabel 290"/>
    <w:qFormat/>
    <w:rPr>
      <w:sz w:val="20"/>
    </w:rPr>
  </w:style>
  <w:style w:type="character" w:styleId="ListLabel291">
    <w:name w:val="ListLabel 291"/>
    <w:qFormat/>
    <w:rPr>
      <w:sz w:val="20"/>
    </w:rPr>
  </w:style>
  <w:style w:type="character" w:styleId="ListLabel292">
    <w:name w:val="ListLabel 292"/>
    <w:qFormat/>
    <w:rPr>
      <w:sz w:val="20"/>
    </w:rPr>
  </w:style>
  <w:style w:type="character" w:styleId="ListLabel293">
    <w:name w:val="ListLabel 293"/>
    <w:qFormat/>
    <w:rPr>
      <w:sz w:val="20"/>
    </w:rPr>
  </w:style>
  <w:style w:type="character" w:styleId="ListLabel294">
    <w:name w:val="ListLabel 294"/>
    <w:qFormat/>
    <w:rPr>
      <w:sz w:val="20"/>
    </w:rPr>
  </w:style>
  <w:style w:type="character" w:styleId="ListLabel295">
    <w:name w:val="ListLabel 295"/>
    <w:qFormat/>
    <w:rPr>
      <w:sz w:val="20"/>
    </w:rPr>
  </w:style>
  <w:style w:type="character" w:styleId="ListLabel296">
    <w:name w:val="ListLabel 296"/>
    <w:qFormat/>
    <w:rPr>
      <w:sz w:val="20"/>
    </w:rPr>
  </w:style>
  <w:style w:type="character" w:styleId="ListLabel297">
    <w:name w:val="ListLabel 297"/>
    <w:qFormat/>
    <w:rPr>
      <w:sz w:val="20"/>
    </w:rPr>
  </w:style>
  <w:style w:type="character" w:styleId="ListLabel298">
    <w:name w:val="ListLabel 298"/>
    <w:qFormat/>
    <w:rPr>
      <w:rFonts w:ascii="Segoe UI" w:hAnsi="Segoe UI"/>
      <w:sz w:val="23"/>
    </w:rPr>
  </w:style>
  <w:style w:type="character" w:styleId="ListLabel299">
    <w:name w:val="ListLabel 299"/>
    <w:qFormat/>
    <w:rPr>
      <w:sz w:val="20"/>
    </w:rPr>
  </w:style>
  <w:style w:type="character" w:styleId="ListLabel300">
    <w:name w:val="ListLabel 300"/>
    <w:qFormat/>
    <w:rPr>
      <w:sz w:val="20"/>
    </w:rPr>
  </w:style>
  <w:style w:type="character" w:styleId="ListLabel301">
    <w:name w:val="ListLabel 301"/>
    <w:qFormat/>
    <w:rPr>
      <w:sz w:val="20"/>
    </w:rPr>
  </w:style>
  <w:style w:type="character" w:styleId="ListLabel302">
    <w:name w:val="ListLabel 302"/>
    <w:qFormat/>
    <w:rPr>
      <w:sz w:val="20"/>
    </w:rPr>
  </w:style>
  <w:style w:type="character" w:styleId="ListLabel303">
    <w:name w:val="ListLabel 303"/>
    <w:qFormat/>
    <w:rPr>
      <w:sz w:val="20"/>
    </w:rPr>
  </w:style>
  <w:style w:type="character" w:styleId="ListLabel304">
    <w:name w:val="ListLabel 304"/>
    <w:qFormat/>
    <w:rPr>
      <w:sz w:val="20"/>
    </w:rPr>
  </w:style>
  <w:style w:type="character" w:styleId="ListLabel305">
    <w:name w:val="ListLabel 305"/>
    <w:qFormat/>
    <w:rPr>
      <w:sz w:val="20"/>
    </w:rPr>
  </w:style>
  <w:style w:type="character" w:styleId="ListLabel306">
    <w:name w:val="ListLabel 306"/>
    <w:qFormat/>
    <w:rPr>
      <w:sz w:val="20"/>
    </w:rPr>
  </w:style>
  <w:style w:type="character" w:styleId="ListLabel307">
    <w:name w:val="ListLabel 307"/>
    <w:qFormat/>
    <w:rPr>
      <w:rFonts w:ascii="Segoe UI" w:hAnsi="Segoe UI"/>
      <w:sz w:val="23"/>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rFonts w:ascii="Segoe UI" w:hAnsi="Segoe UI"/>
      <w:sz w:val="23"/>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rFonts w:ascii="Segoe UI" w:hAnsi="Segoe UI"/>
      <w:sz w:val="23"/>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rFonts w:ascii="Segoe UI" w:hAnsi="Segoe UI"/>
      <w:sz w:val="23"/>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rFonts w:ascii="Segoe UI" w:hAnsi="Segoe UI"/>
      <w:sz w:val="23"/>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rFonts w:ascii="Segoe UI" w:hAnsi="Segoe UI"/>
      <w:sz w:val="23"/>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rFonts w:ascii="Segoe UI" w:hAnsi="Segoe UI"/>
      <w:sz w:val="23"/>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rFonts w:ascii="Segoe UI" w:hAnsi="Segoe UI"/>
      <w:sz w:val="23"/>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sz w:val="20"/>
    </w:rPr>
  </w:style>
  <w:style w:type="character" w:styleId="ListLabel379">
    <w:name w:val="ListLabel 379"/>
    <w:qFormat/>
    <w:rPr>
      <w:rFonts w:ascii="Segoe UI" w:hAnsi="Segoe UI"/>
      <w:sz w:val="23"/>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rFonts w:ascii="Georgia" w:hAnsi="Georgia"/>
      <w:sz w:val="32"/>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sz w:val="20"/>
    </w:rPr>
  </w:style>
  <w:style w:type="character" w:styleId="ListLabel397">
    <w:name w:val="ListLabel 397"/>
    <w:qFormat/>
    <w:rPr>
      <w:rFonts w:ascii="Georgia" w:hAnsi="Georgia"/>
      <w:sz w:val="32"/>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sz w:val="20"/>
    </w:rPr>
  </w:style>
  <w:style w:type="character" w:styleId="ListLabel406">
    <w:name w:val="ListLabel 406"/>
    <w:qFormat/>
    <w:rPr>
      <w:rFonts w:ascii="Georgia" w:hAnsi="Georgia"/>
      <w:sz w:val="32"/>
    </w:rPr>
  </w:style>
  <w:style w:type="character" w:styleId="ListLabel407">
    <w:name w:val="ListLabel 407"/>
    <w:qFormat/>
    <w:rPr>
      <w:sz w:val="20"/>
    </w:rPr>
  </w:style>
  <w:style w:type="character" w:styleId="ListLabel408">
    <w:name w:val="ListLabel 408"/>
    <w:qFormat/>
    <w:rPr>
      <w:sz w:val="20"/>
    </w:rPr>
  </w:style>
  <w:style w:type="character" w:styleId="ListLabel409">
    <w:name w:val="ListLabel 409"/>
    <w:qFormat/>
    <w:rPr>
      <w:sz w:val="20"/>
    </w:rPr>
  </w:style>
  <w:style w:type="character" w:styleId="ListLabel410">
    <w:name w:val="ListLabel 410"/>
    <w:qFormat/>
    <w:rPr>
      <w:sz w:val="20"/>
    </w:rPr>
  </w:style>
  <w:style w:type="character" w:styleId="ListLabel411">
    <w:name w:val="ListLabel 411"/>
    <w:qFormat/>
    <w:rPr>
      <w:sz w:val="20"/>
    </w:rPr>
  </w:style>
  <w:style w:type="character" w:styleId="ListLabel412">
    <w:name w:val="ListLabel 412"/>
    <w:qFormat/>
    <w:rPr>
      <w:sz w:val="20"/>
    </w:rPr>
  </w:style>
  <w:style w:type="character" w:styleId="ListLabel413">
    <w:name w:val="ListLabel 413"/>
    <w:qFormat/>
    <w:rPr>
      <w:sz w:val="20"/>
    </w:rPr>
  </w:style>
  <w:style w:type="character" w:styleId="ListLabel414">
    <w:name w:val="ListLabel 414"/>
    <w:qFormat/>
    <w:rPr>
      <w:sz w:val="20"/>
    </w:rPr>
  </w:style>
  <w:style w:type="character" w:styleId="ListLabel415">
    <w:name w:val="ListLabel 415"/>
    <w:qFormat/>
    <w:rPr>
      <w:rFonts w:ascii="Georgia" w:hAnsi="Georgia"/>
      <w:sz w:val="32"/>
    </w:rPr>
  </w:style>
  <w:style w:type="character" w:styleId="ListLabel416">
    <w:name w:val="ListLabel 416"/>
    <w:qFormat/>
    <w:rPr>
      <w:sz w:val="20"/>
    </w:rPr>
  </w:style>
  <w:style w:type="character" w:styleId="ListLabel417">
    <w:name w:val="ListLabel 417"/>
    <w:qFormat/>
    <w:rPr>
      <w:sz w:val="20"/>
    </w:rPr>
  </w:style>
  <w:style w:type="character" w:styleId="ListLabel418">
    <w:name w:val="ListLabel 418"/>
    <w:qFormat/>
    <w:rPr>
      <w:sz w:val="20"/>
    </w:rPr>
  </w:style>
  <w:style w:type="character" w:styleId="ListLabel419">
    <w:name w:val="ListLabel 419"/>
    <w:qFormat/>
    <w:rPr>
      <w:sz w:val="20"/>
    </w:rPr>
  </w:style>
  <w:style w:type="character" w:styleId="ListLabel420">
    <w:name w:val="ListLabel 420"/>
    <w:qFormat/>
    <w:rPr>
      <w:sz w:val="20"/>
    </w:rPr>
  </w:style>
  <w:style w:type="character" w:styleId="ListLabel421">
    <w:name w:val="ListLabel 421"/>
    <w:qFormat/>
    <w:rPr>
      <w:sz w:val="20"/>
    </w:rPr>
  </w:style>
  <w:style w:type="character" w:styleId="ListLabel422">
    <w:name w:val="ListLabel 422"/>
    <w:qFormat/>
    <w:rPr>
      <w:sz w:val="20"/>
    </w:rPr>
  </w:style>
  <w:style w:type="character" w:styleId="ListLabel423">
    <w:name w:val="ListLabel 423"/>
    <w:qFormat/>
    <w:rPr>
      <w:sz w:val="20"/>
    </w:rPr>
  </w:style>
  <w:style w:type="character" w:styleId="ListLabel424">
    <w:name w:val="ListLabel 424"/>
    <w:qFormat/>
    <w:rPr>
      <w:rFonts w:ascii="Georgia" w:hAnsi="Georgia"/>
      <w:sz w:val="32"/>
    </w:rPr>
  </w:style>
  <w:style w:type="character" w:styleId="ListLabel425">
    <w:name w:val="ListLabel 425"/>
    <w:qFormat/>
    <w:rPr>
      <w:sz w:val="20"/>
    </w:rPr>
  </w:style>
  <w:style w:type="character" w:styleId="ListLabel426">
    <w:name w:val="ListLabel 426"/>
    <w:qFormat/>
    <w:rPr>
      <w:sz w:val="20"/>
    </w:rPr>
  </w:style>
  <w:style w:type="character" w:styleId="ListLabel427">
    <w:name w:val="ListLabel 427"/>
    <w:qFormat/>
    <w:rPr>
      <w:sz w:val="20"/>
    </w:rPr>
  </w:style>
  <w:style w:type="character" w:styleId="ListLabel428">
    <w:name w:val="ListLabel 428"/>
    <w:qFormat/>
    <w:rPr>
      <w:sz w:val="20"/>
    </w:rPr>
  </w:style>
  <w:style w:type="character" w:styleId="ListLabel429">
    <w:name w:val="ListLabel 429"/>
    <w:qFormat/>
    <w:rPr>
      <w:sz w:val="20"/>
    </w:rPr>
  </w:style>
  <w:style w:type="character" w:styleId="ListLabel430">
    <w:name w:val="ListLabel 430"/>
    <w:qFormat/>
    <w:rPr>
      <w:sz w:val="20"/>
    </w:rPr>
  </w:style>
  <w:style w:type="character" w:styleId="ListLabel431">
    <w:name w:val="ListLabel 431"/>
    <w:qFormat/>
    <w:rPr>
      <w:sz w:val="20"/>
    </w:rPr>
  </w:style>
  <w:style w:type="character" w:styleId="ListLabel432">
    <w:name w:val="ListLabel 432"/>
    <w:qFormat/>
    <w:rPr>
      <w:sz w:val="20"/>
    </w:rPr>
  </w:style>
  <w:style w:type="character" w:styleId="ListLabel433">
    <w:name w:val="ListLabel 433"/>
    <w:qFormat/>
    <w:rPr>
      <w:rFonts w:ascii="Georgia" w:hAnsi="Georgia"/>
      <w:sz w:val="32"/>
    </w:rPr>
  </w:style>
  <w:style w:type="character" w:styleId="ListLabel434">
    <w:name w:val="ListLabel 434"/>
    <w:qFormat/>
    <w:rPr>
      <w:sz w:val="20"/>
    </w:rPr>
  </w:style>
  <w:style w:type="character" w:styleId="ListLabel435">
    <w:name w:val="ListLabel 435"/>
    <w:qFormat/>
    <w:rPr>
      <w:sz w:val="20"/>
    </w:rPr>
  </w:style>
  <w:style w:type="character" w:styleId="ListLabel436">
    <w:name w:val="ListLabel 436"/>
    <w:qFormat/>
    <w:rPr>
      <w:sz w:val="20"/>
    </w:rPr>
  </w:style>
  <w:style w:type="character" w:styleId="ListLabel437">
    <w:name w:val="ListLabel 437"/>
    <w:qFormat/>
    <w:rPr>
      <w:sz w:val="20"/>
    </w:rPr>
  </w:style>
  <w:style w:type="character" w:styleId="ListLabel438">
    <w:name w:val="ListLabel 438"/>
    <w:qFormat/>
    <w:rPr>
      <w:sz w:val="20"/>
    </w:rPr>
  </w:style>
  <w:style w:type="character" w:styleId="ListLabel439">
    <w:name w:val="ListLabel 439"/>
    <w:qFormat/>
    <w:rPr>
      <w:sz w:val="20"/>
    </w:rPr>
  </w:style>
  <w:style w:type="character" w:styleId="ListLabel440">
    <w:name w:val="ListLabel 440"/>
    <w:qFormat/>
    <w:rPr>
      <w:sz w:val="20"/>
    </w:rPr>
  </w:style>
  <w:style w:type="character" w:styleId="ListLabel441">
    <w:name w:val="ListLabel 441"/>
    <w:qFormat/>
    <w:rPr>
      <w:sz w:val="20"/>
    </w:rPr>
  </w:style>
  <w:style w:type="character" w:styleId="ListLabel442">
    <w:name w:val="ListLabel 442"/>
    <w:qFormat/>
    <w:rPr>
      <w:rFonts w:ascii="Georgia" w:hAnsi="Georgia"/>
      <w:sz w:val="32"/>
    </w:rPr>
  </w:style>
  <w:style w:type="character" w:styleId="ListLabel443">
    <w:name w:val="ListLabel 443"/>
    <w:qFormat/>
    <w:rPr>
      <w:sz w:val="20"/>
    </w:rPr>
  </w:style>
  <w:style w:type="character" w:styleId="ListLabel444">
    <w:name w:val="ListLabel 444"/>
    <w:qFormat/>
    <w:rPr>
      <w:sz w:val="20"/>
    </w:rPr>
  </w:style>
  <w:style w:type="character" w:styleId="ListLabel445">
    <w:name w:val="ListLabel 445"/>
    <w:qFormat/>
    <w:rPr>
      <w:sz w:val="20"/>
    </w:rPr>
  </w:style>
  <w:style w:type="character" w:styleId="ListLabel446">
    <w:name w:val="ListLabel 446"/>
    <w:qFormat/>
    <w:rPr>
      <w:sz w:val="20"/>
    </w:rPr>
  </w:style>
  <w:style w:type="character" w:styleId="ListLabel447">
    <w:name w:val="ListLabel 447"/>
    <w:qFormat/>
    <w:rPr>
      <w:sz w:val="20"/>
    </w:rPr>
  </w:style>
  <w:style w:type="character" w:styleId="ListLabel448">
    <w:name w:val="ListLabel 448"/>
    <w:qFormat/>
    <w:rPr>
      <w:sz w:val="20"/>
    </w:rPr>
  </w:style>
  <w:style w:type="character" w:styleId="ListLabel449">
    <w:name w:val="ListLabel 449"/>
    <w:qFormat/>
    <w:rPr>
      <w:sz w:val="20"/>
    </w:rPr>
  </w:style>
  <w:style w:type="character" w:styleId="ListLabel450">
    <w:name w:val="ListLabel 450"/>
    <w:qFormat/>
    <w:rPr>
      <w:sz w:val="20"/>
    </w:rPr>
  </w:style>
  <w:style w:type="character" w:styleId="ListLabel451">
    <w:name w:val="ListLabel 451"/>
    <w:qFormat/>
    <w:rPr>
      <w:rFonts w:ascii="Georgia" w:hAnsi="Georgia"/>
      <w:sz w:val="32"/>
    </w:rPr>
  </w:style>
  <w:style w:type="character" w:styleId="ListLabel452">
    <w:name w:val="ListLabel 452"/>
    <w:qFormat/>
    <w:rPr>
      <w:sz w:val="20"/>
    </w:rPr>
  </w:style>
  <w:style w:type="character" w:styleId="ListLabel453">
    <w:name w:val="ListLabel 453"/>
    <w:qFormat/>
    <w:rPr>
      <w:sz w:val="20"/>
    </w:rPr>
  </w:style>
  <w:style w:type="character" w:styleId="ListLabel454">
    <w:name w:val="ListLabel 454"/>
    <w:qFormat/>
    <w:rPr>
      <w:sz w:val="20"/>
    </w:rPr>
  </w:style>
  <w:style w:type="character" w:styleId="ListLabel455">
    <w:name w:val="ListLabel 455"/>
    <w:qFormat/>
    <w:rPr>
      <w:sz w:val="20"/>
    </w:rPr>
  </w:style>
  <w:style w:type="character" w:styleId="ListLabel456">
    <w:name w:val="ListLabel 456"/>
    <w:qFormat/>
    <w:rPr>
      <w:sz w:val="20"/>
    </w:rPr>
  </w:style>
  <w:style w:type="character" w:styleId="ListLabel457">
    <w:name w:val="ListLabel 457"/>
    <w:qFormat/>
    <w:rPr>
      <w:sz w:val="20"/>
    </w:rPr>
  </w:style>
  <w:style w:type="character" w:styleId="ListLabel458">
    <w:name w:val="ListLabel 458"/>
    <w:qFormat/>
    <w:rPr>
      <w:sz w:val="20"/>
    </w:rPr>
  </w:style>
  <w:style w:type="character" w:styleId="ListLabel459">
    <w:name w:val="ListLabel 459"/>
    <w:qFormat/>
    <w:rPr>
      <w:sz w:val="20"/>
    </w:rPr>
  </w:style>
  <w:style w:type="character" w:styleId="ListLabel460">
    <w:name w:val="ListLabel 460"/>
    <w:qFormat/>
    <w:rPr>
      <w:rFonts w:ascii="Georgia" w:hAnsi="Georgia"/>
      <w:sz w:val="32"/>
    </w:rPr>
  </w:style>
  <w:style w:type="character" w:styleId="ListLabel461">
    <w:name w:val="ListLabel 461"/>
    <w:qFormat/>
    <w:rPr>
      <w:sz w:val="20"/>
    </w:rPr>
  </w:style>
  <w:style w:type="character" w:styleId="ListLabel462">
    <w:name w:val="ListLabel 462"/>
    <w:qFormat/>
    <w:rPr>
      <w:sz w:val="20"/>
    </w:rPr>
  </w:style>
  <w:style w:type="character" w:styleId="ListLabel463">
    <w:name w:val="ListLabel 463"/>
    <w:qFormat/>
    <w:rPr>
      <w:sz w:val="20"/>
    </w:rPr>
  </w:style>
  <w:style w:type="character" w:styleId="ListLabel464">
    <w:name w:val="ListLabel 464"/>
    <w:qFormat/>
    <w:rPr>
      <w:sz w:val="20"/>
    </w:rPr>
  </w:style>
  <w:style w:type="character" w:styleId="ListLabel465">
    <w:name w:val="ListLabel 465"/>
    <w:qFormat/>
    <w:rPr>
      <w:sz w:val="20"/>
    </w:rPr>
  </w:style>
  <w:style w:type="character" w:styleId="ListLabel466">
    <w:name w:val="ListLabel 466"/>
    <w:qFormat/>
    <w:rPr>
      <w:sz w:val="20"/>
    </w:rPr>
  </w:style>
  <w:style w:type="character" w:styleId="ListLabel467">
    <w:name w:val="ListLabel 467"/>
    <w:qFormat/>
    <w:rPr>
      <w:sz w:val="20"/>
    </w:rPr>
  </w:style>
  <w:style w:type="character" w:styleId="ListLabel468">
    <w:name w:val="ListLabel 468"/>
    <w:qFormat/>
    <w:rPr>
      <w:sz w:val="20"/>
    </w:rPr>
  </w:style>
  <w:style w:type="character" w:styleId="ListLabel469">
    <w:name w:val="ListLabel 469"/>
    <w:qFormat/>
    <w:rPr>
      <w:rFonts w:ascii="Helvetica" w:hAnsi="Helvetica"/>
      <w:sz w:val="27"/>
    </w:rPr>
  </w:style>
  <w:style w:type="character" w:styleId="ListLabel470">
    <w:name w:val="ListLabel 470"/>
    <w:qFormat/>
    <w:rPr>
      <w:sz w:val="20"/>
    </w:rPr>
  </w:style>
  <w:style w:type="character" w:styleId="ListLabel471">
    <w:name w:val="ListLabel 471"/>
    <w:qFormat/>
    <w:rPr>
      <w:sz w:val="20"/>
    </w:rPr>
  </w:style>
  <w:style w:type="character" w:styleId="ListLabel472">
    <w:name w:val="ListLabel 472"/>
    <w:qFormat/>
    <w:rPr>
      <w:sz w:val="20"/>
    </w:rPr>
  </w:style>
  <w:style w:type="character" w:styleId="ListLabel473">
    <w:name w:val="ListLabel 473"/>
    <w:qFormat/>
    <w:rPr>
      <w:sz w:val="20"/>
    </w:rPr>
  </w:style>
  <w:style w:type="character" w:styleId="ListLabel474">
    <w:name w:val="ListLabel 474"/>
    <w:qFormat/>
    <w:rPr>
      <w:sz w:val="20"/>
    </w:rPr>
  </w:style>
  <w:style w:type="character" w:styleId="ListLabel475">
    <w:name w:val="ListLabel 475"/>
    <w:qFormat/>
    <w:rPr>
      <w:sz w:val="20"/>
    </w:rPr>
  </w:style>
  <w:style w:type="character" w:styleId="ListLabel476">
    <w:name w:val="ListLabel 476"/>
    <w:qFormat/>
    <w:rPr>
      <w:sz w:val="20"/>
    </w:rPr>
  </w:style>
  <w:style w:type="character" w:styleId="ListLabel477">
    <w:name w:val="ListLabel 477"/>
    <w:qFormat/>
    <w:rPr>
      <w:sz w:val="20"/>
    </w:rPr>
  </w:style>
  <w:style w:type="character" w:styleId="ListLabel478">
    <w:name w:val="ListLabel 478"/>
    <w:qFormat/>
    <w:rPr>
      <w:rFonts w:ascii="Helvetica" w:hAnsi="Helvetica"/>
      <w:sz w:val="27"/>
    </w:rPr>
  </w:style>
  <w:style w:type="character" w:styleId="ListLabel479">
    <w:name w:val="ListLabel 479"/>
    <w:qFormat/>
    <w:rPr>
      <w:sz w:val="20"/>
    </w:rPr>
  </w:style>
  <w:style w:type="character" w:styleId="ListLabel480">
    <w:name w:val="ListLabel 480"/>
    <w:qFormat/>
    <w:rPr>
      <w:sz w:val="20"/>
    </w:rPr>
  </w:style>
  <w:style w:type="character" w:styleId="ListLabel481">
    <w:name w:val="ListLabel 481"/>
    <w:qFormat/>
    <w:rPr>
      <w:sz w:val="20"/>
    </w:rPr>
  </w:style>
  <w:style w:type="character" w:styleId="ListLabel482">
    <w:name w:val="ListLabel 482"/>
    <w:qFormat/>
    <w:rPr>
      <w:sz w:val="20"/>
    </w:rPr>
  </w:style>
  <w:style w:type="character" w:styleId="ListLabel483">
    <w:name w:val="ListLabel 483"/>
    <w:qFormat/>
    <w:rPr>
      <w:sz w:val="20"/>
    </w:rPr>
  </w:style>
  <w:style w:type="character" w:styleId="ListLabel484">
    <w:name w:val="ListLabel 484"/>
    <w:qFormat/>
    <w:rPr>
      <w:sz w:val="20"/>
    </w:rPr>
  </w:style>
  <w:style w:type="character" w:styleId="ListLabel485">
    <w:name w:val="ListLabel 485"/>
    <w:qFormat/>
    <w:rPr>
      <w:sz w:val="20"/>
    </w:rPr>
  </w:style>
  <w:style w:type="character" w:styleId="ListLabel486">
    <w:name w:val="ListLabel 486"/>
    <w:qFormat/>
    <w:rPr>
      <w:sz w:val="20"/>
    </w:rPr>
  </w:style>
  <w:style w:type="character" w:styleId="ListLabel487">
    <w:name w:val="ListLabel 487"/>
    <w:qFormat/>
    <w:rPr>
      <w:rFonts w:ascii="Helvetica" w:hAnsi="Helvetica"/>
      <w:sz w:val="27"/>
    </w:rPr>
  </w:style>
  <w:style w:type="character" w:styleId="ListLabel488">
    <w:name w:val="ListLabel 488"/>
    <w:qFormat/>
    <w:rPr>
      <w:sz w:val="20"/>
    </w:rPr>
  </w:style>
  <w:style w:type="character" w:styleId="ListLabel489">
    <w:name w:val="ListLabel 489"/>
    <w:qFormat/>
    <w:rPr>
      <w:sz w:val="20"/>
    </w:rPr>
  </w:style>
  <w:style w:type="character" w:styleId="ListLabel490">
    <w:name w:val="ListLabel 490"/>
    <w:qFormat/>
    <w:rPr>
      <w:sz w:val="20"/>
    </w:rPr>
  </w:style>
  <w:style w:type="character" w:styleId="ListLabel491">
    <w:name w:val="ListLabel 491"/>
    <w:qFormat/>
    <w:rPr>
      <w:sz w:val="20"/>
    </w:rPr>
  </w:style>
  <w:style w:type="character" w:styleId="ListLabel492">
    <w:name w:val="ListLabel 492"/>
    <w:qFormat/>
    <w:rPr>
      <w:sz w:val="20"/>
    </w:rPr>
  </w:style>
  <w:style w:type="character" w:styleId="ListLabel493">
    <w:name w:val="ListLabel 493"/>
    <w:qFormat/>
    <w:rPr>
      <w:sz w:val="20"/>
    </w:rPr>
  </w:style>
  <w:style w:type="character" w:styleId="ListLabel494">
    <w:name w:val="ListLabel 494"/>
    <w:qFormat/>
    <w:rPr>
      <w:sz w:val="20"/>
    </w:rPr>
  </w:style>
  <w:style w:type="character" w:styleId="ListLabel495">
    <w:name w:val="ListLabel 495"/>
    <w:qFormat/>
    <w:rPr>
      <w:sz w:val="20"/>
    </w:rPr>
  </w:style>
  <w:style w:type="character" w:styleId="ListLabel496">
    <w:name w:val="ListLabel 496"/>
    <w:qFormat/>
    <w:rPr>
      <w:rFonts w:ascii="Arial" w:hAnsi="Arial"/>
      <w:sz w:val="27"/>
    </w:rPr>
  </w:style>
  <w:style w:type="character" w:styleId="ListLabel497">
    <w:name w:val="ListLabel 497"/>
    <w:qFormat/>
    <w:rPr>
      <w:sz w:val="20"/>
    </w:rPr>
  </w:style>
  <w:style w:type="character" w:styleId="ListLabel498">
    <w:name w:val="ListLabel 498"/>
    <w:qFormat/>
    <w:rPr>
      <w:sz w:val="20"/>
    </w:rPr>
  </w:style>
  <w:style w:type="character" w:styleId="ListLabel499">
    <w:name w:val="ListLabel 499"/>
    <w:qFormat/>
    <w:rPr>
      <w:sz w:val="20"/>
    </w:rPr>
  </w:style>
  <w:style w:type="character" w:styleId="ListLabel500">
    <w:name w:val="ListLabel 500"/>
    <w:qFormat/>
    <w:rPr>
      <w:sz w:val="20"/>
    </w:rPr>
  </w:style>
  <w:style w:type="character" w:styleId="ListLabel501">
    <w:name w:val="ListLabel 501"/>
    <w:qFormat/>
    <w:rPr>
      <w:sz w:val="20"/>
    </w:rPr>
  </w:style>
  <w:style w:type="character" w:styleId="ListLabel502">
    <w:name w:val="ListLabel 502"/>
    <w:qFormat/>
    <w:rPr>
      <w:sz w:val="20"/>
    </w:rPr>
  </w:style>
  <w:style w:type="character" w:styleId="ListLabel503">
    <w:name w:val="ListLabel 503"/>
    <w:qFormat/>
    <w:rPr>
      <w:sz w:val="20"/>
    </w:rPr>
  </w:style>
  <w:style w:type="character" w:styleId="ListLabel504">
    <w:name w:val="ListLabel 504"/>
    <w:qFormat/>
    <w:rPr>
      <w:sz w:val="20"/>
    </w:rPr>
  </w:style>
  <w:style w:type="character" w:styleId="ListLabel505">
    <w:name w:val="ListLabel 505"/>
    <w:qFormat/>
    <w:rPr>
      <w:rFonts w:ascii="Arial" w:hAnsi="Arial"/>
      <w:sz w:val="27"/>
    </w:rPr>
  </w:style>
  <w:style w:type="character" w:styleId="ListLabel506">
    <w:name w:val="ListLabel 506"/>
    <w:qFormat/>
    <w:rPr>
      <w:sz w:val="20"/>
    </w:rPr>
  </w:style>
  <w:style w:type="character" w:styleId="ListLabel507">
    <w:name w:val="ListLabel 507"/>
    <w:qFormat/>
    <w:rPr>
      <w:sz w:val="20"/>
    </w:rPr>
  </w:style>
  <w:style w:type="character" w:styleId="ListLabel508">
    <w:name w:val="ListLabel 508"/>
    <w:qFormat/>
    <w:rPr>
      <w:sz w:val="20"/>
    </w:rPr>
  </w:style>
  <w:style w:type="character" w:styleId="ListLabel509">
    <w:name w:val="ListLabel 509"/>
    <w:qFormat/>
    <w:rPr>
      <w:sz w:val="20"/>
    </w:rPr>
  </w:style>
  <w:style w:type="character" w:styleId="ListLabel510">
    <w:name w:val="ListLabel 510"/>
    <w:qFormat/>
    <w:rPr>
      <w:sz w:val="20"/>
    </w:rPr>
  </w:style>
  <w:style w:type="character" w:styleId="ListLabel511">
    <w:name w:val="ListLabel 511"/>
    <w:qFormat/>
    <w:rPr>
      <w:sz w:val="20"/>
    </w:rPr>
  </w:style>
  <w:style w:type="character" w:styleId="ListLabel512">
    <w:name w:val="ListLabel 512"/>
    <w:qFormat/>
    <w:rPr>
      <w:sz w:val="20"/>
    </w:rPr>
  </w:style>
  <w:style w:type="character" w:styleId="ListLabel513">
    <w:name w:val="ListLabel 513"/>
    <w:qFormat/>
    <w:rPr>
      <w:sz w:val="20"/>
    </w:rPr>
  </w:style>
  <w:style w:type="character" w:styleId="ListLabel514">
    <w:name w:val="ListLabel 514"/>
    <w:qFormat/>
    <w:rPr>
      <w:rFonts w:ascii="Arial" w:hAnsi="Arial"/>
      <w:sz w:val="27"/>
    </w:rPr>
  </w:style>
  <w:style w:type="character" w:styleId="ListLabel515">
    <w:name w:val="ListLabel 515"/>
    <w:qFormat/>
    <w:rPr>
      <w:sz w:val="20"/>
    </w:rPr>
  </w:style>
  <w:style w:type="character" w:styleId="ListLabel516">
    <w:name w:val="ListLabel 516"/>
    <w:qFormat/>
    <w:rPr>
      <w:sz w:val="20"/>
    </w:rPr>
  </w:style>
  <w:style w:type="character" w:styleId="ListLabel517">
    <w:name w:val="ListLabel 517"/>
    <w:qFormat/>
    <w:rPr>
      <w:sz w:val="20"/>
    </w:rPr>
  </w:style>
  <w:style w:type="character" w:styleId="ListLabel518">
    <w:name w:val="ListLabel 518"/>
    <w:qFormat/>
    <w:rPr>
      <w:sz w:val="20"/>
    </w:rPr>
  </w:style>
  <w:style w:type="character" w:styleId="ListLabel519">
    <w:name w:val="ListLabel 519"/>
    <w:qFormat/>
    <w:rPr>
      <w:sz w:val="20"/>
    </w:rPr>
  </w:style>
  <w:style w:type="character" w:styleId="ListLabel520">
    <w:name w:val="ListLabel 520"/>
    <w:qFormat/>
    <w:rPr>
      <w:sz w:val="20"/>
    </w:rPr>
  </w:style>
  <w:style w:type="character" w:styleId="ListLabel521">
    <w:name w:val="ListLabel 521"/>
    <w:qFormat/>
    <w:rPr>
      <w:sz w:val="20"/>
    </w:rPr>
  </w:style>
  <w:style w:type="character" w:styleId="ListLabel522">
    <w:name w:val="ListLabel 522"/>
    <w:qFormat/>
    <w:rPr>
      <w:sz w:val="20"/>
    </w:rPr>
  </w:style>
  <w:style w:type="character" w:styleId="ListLabel523">
    <w:name w:val="ListLabel 523"/>
    <w:qFormat/>
    <w:rPr>
      <w:rFonts w:ascii="Arial" w:hAnsi="Arial"/>
      <w:sz w:val="27"/>
    </w:rPr>
  </w:style>
  <w:style w:type="character" w:styleId="ListLabel524">
    <w:name w:val="ListLabel 524"/>
    <w:qFormat/>
    <w:rPr>
      <w:sz w:val="20"/>
    </w:rPr>
  </w:style>
  <w:style w:type="character" w:styleId="ListLabel525">
    <w:name w:val="ListLabel 525"/>
    <w:qFormat/>
    <w:rPr>
      <w:sz w:val="20"/>
    </w:rPr>
  </w:style>
  <w:style w:type="character" w:styleId="ListLabel526">
    <w:name w:val="ListLabel 526"/>
    <w:qFormat/>
    <w:rPr>
      <w:sz w:val="20"/>
    </w:rPr>
  </w:style>
  <w:style w:type="character" w:styleId="ListLabel527">
    <w:name w:val="ListLabel 527"/>
    <w:qFormat/>
    <w:rPr>
      <w:sz w:val="20"/>
    </w:rPr>
  </w:style>
  <w:style w:type="character" w:styleId="ListLabel528">
    <w:name w:val="ListLabel 528"/>
    <w:qFormat/>
    <w:rPr>
      <w:sz w:val="20"/>
    </w:rPr>
  </w:style>
  <w:style w:type="character" w:styleId="ListLabel529">
    <w:name w:val="ListLabel 529"/>
    <w:qFormat/>
    <w:rPr>
      <w:sz w:val="20"/>
    </w:rPr>
  </w:style>
  <w:style w:type="character" w:styleId="ListLabel530">
    <w:name w:val="ListLabel 530"/>
    <w:qFormat/>
    <w:rPr>
      <w:sz w:val="20"/>
    </w:rPr>
  </w:style>
  <w:style w:type="character" w:styleId="ListLabel531">
    <w:name w:val="ListLabel 531"/>
    <w:qFormat/>
    <w:rPr>
      <w:sz w:val="20"/>
    </w:rPr>
  </w:style>
  <w:style w:type="character" w:styleId="ListLabel532">
    <w:name w:val="ListLabel 532"/>
    <w:qFormat/>
    <w:rPr>
      <w:rFonts w:ascii="Arial" w:hAnsi="Arial"/>
      <w:sz w:val="27"/>
    </w:rPr>
  </w:style>
  <w:style w:type="character" w:styleId="ListLabel533">
    <w:name w:val="ListLabel 533"/>
    <w:qFormat/>
    <w:rPr>
      <w:sz w:val="20"/>
    </w:rPr>
  </w:style>
  <w:style w:type="character" w:styleId="ListLabel534">
    <w:name w:val="ListLabel 534"/>
    <w:qFormat/>
    <w:rPr>
      <w:sz w:val="20"/>
    </w:rPr>
  </w:style>
  <w:style w:type="character" w:styleId="ListLabel535">
    <w:name w:val="ListLabel 535"/>
    <w:qFormat/>
    <w:rPr>
      <w:sz w:val="20"/>
    </w:rPr>
  </w:style>
  <w:style w:type="character" w:styleId="ListLabel536">
    <w:name w:val="ListLabel 536"/>
    <w:qFormat/>
    <w:rPr>
      <w:sz w:val="20"/>
    </w:rPr>
  </w:style>
  <w:style w:type="character" w:styleId="ListLabel537">
    <w:name w:val="ListLabel 537"/>
    <w:qFormat/>
    <w:rPr>
      <w:sz w:val="20"/>
    </w:rPr>
  </w:style>
  <w:style w:type="character" w:styleId="ListLabel538">
    <w:name w:val="ListLabel 538"/>
    <w:qFormat/>
    <w:rPr>
      <w:sz w:val="20"/>
    </w:rPr>
  </w:style>
  <w:style w:type="character" w:styleId="ListLabel539">
    <w:name w:val="ListLabel 539"/>
    <w:qFormat/>
    <w:rPr>
      <w:sz w:val="20"/>
    </w:rPr>
  </w:style>
  <w:style w:type="character" w:styleId="ListLabel540">
    <w:name w:val="ListLabel 540"/>
    <w:qFormat/>
    <w:rPr>
      <w:sz w:val="20"/>
    </w:rPr>
  </w:style>
  <w:style w:type="character" w:styleId="ListLabel541">
    <w:name w:val="ListLabel 541"/>
    <w:qFormat/>
    <w:rPr>
      <w:rFonts w:ascii="Arial" w:hAnsi="Arial"/>
      <w:sz w:val="27"/>
    </w:rPr>
  </w:style>
  <w:style w:type="character" w:styleId="ListLabel542">
    <w:name w:val="ListLabel 542"/>
    <w:qFormat/>
    <w:rPr>
      <w:sz w:val="20"/>
    </w:rPr>
  </w:style>
  <w:style w:type="character" w:styleId="ListLabel543">
    <w:name w:val="ListLabel 543"/>
    <w:qFormat/>
    <w:rPr>
      <w:sz w:val="20"/>
    </w:rPr>
  </w:style>
  <w:style w:type="character" w:styleId="ListLabel544">
    <w:name w:val="ListLabel 544"/>
    <w:qFormat/>
    <w:rPr>
      <w:sz w:val="20"/>
    </w:rPr>
  </w:style>
  <w:style w:type="character" w:styleId="ListLabel545">
    <w:name w:val="ListLabel 545"/>
    <w:qFormat/>
    <w:rPr>
      <w:sz w:val="20"/>
    </w:rPr>
  </w:style>
  <w:style w:type="character" w:styleId="ListLabel546">
    <w:name w:val="ListLabel 546"/>
    <w:qFormat/>
    <w:rPr>
      <w:sz w:val="20"/>
    </w:rPr>
  </w:style>
  <w:style w:type="character" w:styleId="ListLabel547">
    <w:name w:val="ListLabel 547"/>
    <w:qFormat/>
    <w:rPr>
      <w:sz w:val="20"/>
    </w:rPr>
  </w:style>
  <w:style w:type="character" w:styleId="ListLabel548">
    <w:name w:val="ListLabel 548"/>
    <w:qFormat/>
    <w:rPr>
      <w:sz w:val="20"/>
    </w:rPr>
  </w:style>
  <w:style w:type="character" w:styleId="ListLabel549">
    <w:name w:val="ListLabel 549"/>
    <w:qFormat/>
    <w:rPr>
      <w:sz w:val="20"/>
    </w:rPr>
  </w:style>
  <w:style w:type="character" w:styleId="ListLabel550">
    <w:name w:val="ListLabel 550"/>
    <w:qFormat/>
    <w:rPr>
      <w:rFonts w:ascii="Arial" w:hAnsi="Arial"/>
      <w:sz w:val="27"/>
    </w:rPr>
  </w:style>
  <w:style w:type="character" w:styleId="ListLabel551">
    <w:name w:val="ListLabel 551"/>
    <w:qFormat/>
    <w:rPr>
      <w:sz w:val="20"/>
    </w:rPr>
  </w:style>
  <w:style w:type="character" w:styleId="ListLabel552">
    <w:name w:val="ListLabel 552"/>
    <w:qFormat/>
    <w:rPr>
      <w:sz w:val="20"/>
    </w:rPr>
  </w:style>
  <w:style w:type="character" w:styleId="ListLabel553">
    <w:name w:val="ListLabel 553"/>
    <w:qFormat/>
    <w:rPr>
      <w:sz w:val="20"/>
    </w:rPr>
  </w:style>
  <w:style w:type="character" w:styleId="ListLabel554">
    <w:name w:val="ListLabel 554"/>
    <w:qFormat/>
    <w:rPr>
      <w:sz w:val="20"/>
    </w:rPr>
  </w:style>
  <w:style w:type="character" w:styleId="ListLabel555">
    <w:name w:val="ListLabel 555"/>
    <w:qFormat/>
    <w:rPr>
      <w:sz w:val="20"/>
    </w:rPr>
  </w:style>
  <w:style w:type="character" w:styleId="ListLabel556">
    <w:name w:val="ListLabel 556"/>
    <w:qFormat/>
    <w:rPr>
      <w:sz w:val="20"/>
    </w:rPr>
  </w:style>
  <w:style w:type="character" w:styleId="ListLabel557">
    <w:name w:val="ListLabel 557"/>
    <w:qFormat/>
    <w:rPr>
      <w:sz w:val="20"/>
    </w:rPr>
  </w:style>
  <w:style w:type="character" w:styleId="ListLabel558">
    <w:name w:val="ListLabel 558"/>
    <w:qFormat/>
    <w:rPr>
      <w:sz w:val="20"/>
    </w:rPr>
  </w:style>
  <w:style w:type="character" w:styleId="ListLabel559">
    <w:name w:val="ListLabel 559"/>
    <w:qFormat/>
    <w:rPr>
      <w:rFonts w:ascii="Arial" w:hAnsi="Arial"/>
      <w:sz w:val="27"/>
    </w:rPr>
  </w:style>
  <w:style w:type="character" w:styleId="ListLabel560">
    <w:name w:val="ListLabel 560"/>
    <w:qFormat/>
    <w:rPr>
      <w:sz w:val="20"/>
    </w:rPr>
  </w:style>
  <w:style w:type="character" w:styleId="ListLabel561">
    <w:name w:val="ListLabel 561"/>
    <w:qFormat/>
    <w:rPr>
      <w:sz w:val="20"/>
    </w:rPr>
  </w:style>
  <w:style w:type="character" w:styleId="ListLabel562">
    <w:name w:val="ListLabel 562"/>
    <w:qFormat/>
    <w:rPr>
      <w:sz w:val="20"/>
    </w:rPr>
  </w:style>
  <w:style w:type="character" w:styleId="ListLabel563">
    <w:name w:val="ListLabel 563"/>
    <w:qFormat/>
    <w:rPr>
      <w:sz w:val="20"/>
    </w:rPr>
  </w:style>
  <w:style w:type="character" w:styleId="ListLabel564">
    <w:name w:val="ListLabel 564"/>
    <w:qFormat/>
    <w:rPr>
      <w:sz w:val="20"/>
    </w:rPr>
  </w:style>
  <w:style w:type="character" w:styleId="ListLabel565">
    <w:name w:val="ListLabel 565"/>
    <w:qFormat/>
    <w:rPr>
      <w:sz w:val="20"/>
    </w:rPr>
  </w:style>
  <w:style w:type="character" w:styleId="ListLabel566">
    <w:name w:val="ListLabel 566"/>
    <w:qFormat/>
    <w:rPr>
      <w:sz w:val="20"/>
    </w:rPr>
  </w:style>
  <w:style w:type="character" w:styleId="ListLabel567">
    <w:name w:val="ListLabel 567"/>
    <w:qFormat/>
    <w:rPr>
      <w:sz w:val="20"/>
    </w:rPr>
  </w:style>
  <w:style w:type="character" w:styleId="ListLabel568">
    <w:name w:val="ListLabel 568"/>
    <w:qFormat/>
    <w:rPr>
      <w:rFonts w:ascii="Arial" w:hAnsi="Arial"/>
      <w:sz w:val="27"/>
    </w:rPr>
  </w:style>
  <w:style w:type="character" w:styleId="ListLabel569">
    <w:name w:val="ListLabel 569"/>
    <w:qFormat/>
    <w:rPr>
      <w:sz w:val="20"/>
    </w:rPr>
  </w:style>
  <w:style w:type="character" w:styleId="ListLabel570">
    <w:name w:val="ListLabel 570"/>
    <w:qFormat/>
    <w:rPr>
      <w:sz w:val="20"/>
    </w:rPr>
  </w:style>
  <w:style w:type="character" w:styleId="ListLabel571">
    <w:name w:val="ListLabel 571"/>
    <w:qFormat/>
    <w:rPr>
      <w:sz w:val="20"/>
    </w:rPr>
  </w:style>
  <w:style w:type="character" w:styleId="ListLabel572">
    <w:name w:val="ListLabel 572"/>
    <w:qFormat/>
    <w:rPr>
      <w:sz w:val="20"/>
    </w:rPr>
  </w:style>
  <w:style w:type="character" w:styleId="ListLabel573">
    <w:name w:val="ListLabel 573"/>
    <w:qFormat/>
    <w:rPr>
      <w:sz w:val="20"/>
    </w:rPr>
  </w:style>
  <w:style w:type="character" w:styleId="ListLabel574">
    <w:name w:val="ListLabel 574"/>
    <w:qFormat/>
    <w:rPr>
      <w:sz w:val="20"/>
    </w:rPr>
  </w:style>
  <w:style w:type="character" w:styleId="ListLabel575">
    <w:name w:val="ListLabel 575"/>
    <w:qFormat/>
    <w:rPr>
      <w:sz w:val="20"/>
    </w:rPr>
  </w:style>
  <w:style w:type="character" w:styleId="ListLabel576">
    <w:name w:val="ListLabel 576"/>
    <w:qFormat/>
    <w:rPr>
      <w:sz w:val="20"/>
    </w:rPr>
  </w:style>
  <w:style w:type="character" w:styleId="ListLabel577">
    <w:name w:val="ListLabel 577"/>
    <w:qFormat/>
    <w:rPr>
      <w:rFonts w:ascii="Arial" w:hAnsi="Arial"/>
      <w:sz w:val="27"/>
    </w:rPr>
  </w:style>
  <w:style w:type="character" w:styleId="ListLabel578">
    <w:name w:val="ListLabel 578"/>
    <w:qFormat/>
    <w:rPr>
      <w:sz w:val="20"/>
    </w:rPr>
  </w:style>
  <w:style w:type="character" w:styleId="ListLabel579">
    <w:name w:val="ListLabel 579"/>
    <w:qFormat/>
    <w:rPr>
      <w:sz w:val="20"/>
    </w:rPr>
  </w:style>
  <w:style w:type="character" w:styleId="ListLabel580">
    <w:name w:val="ListLabel 580"/>
    <w:qFormat/>
    <w:rPr>
      <w:sz w:val="20"/>
    </w:rPr>
  </w:style>
  <w:style w:type="character" w:styleId="ListLabel581">
    <w:name w:val="ListLabel 581"/>
    <w:qFormat/>
    <w:rPr>
      <w:sz w:val="20"/>
    </w:rPr>
  </w:style>
  <w:style w:type="character" w:styleId="ListLabel582">
    <w:name w:val="ListLabel 582"/>
    <w:qFormat/>
    <w:rPr>
      <w:sz w:val="20"/>
    </w:rPr>
  </w:style>
  <w:style w:type="character" w:styleId="ListLabel583">
    <w:name w:val="ListLabel 583"/>
    <w:qFormat/>
    <w:rPr>
      <w:sz w:val="20"/>
    </w:rPr>
  </w:style>
  <w:style w:type="character" w:styleId="ListLabel584">
    <w:name w:val="ListLabel 584"/>
    <w:qFormat/>
    <w:rPr>
      <w:sz w:val="20"/>
    </w:rPr>
  </w:style>
  <w:style w:type="character" w:styleId="ListLabel585">
    <w:name w:val="ListLabel 585"/>
    <w:qFormat/>
    <w:rPr>
      <w:sz w:val="20"/>
    </w:rPr>
  </w:style>
  <w:style w:type="character" w:styleId="ListLabel586">
    <w:name w:val="ListLabel 586"/>
    <w:qFormat/>
    <w:rPr>
      <w:rFonts w:ascii="Arial" w:hAnsi="Arial"/>
      <w:sz w:val="27"/>
    </w:rPr>
  </w:style>
  <w:style w:type="character" w:styleId="ListLabel587">
    <w:name w:val="ListLabel 587"/>
    <w:qFormat/>
    <w:rPr>
      <w:sz w:val="20"/>
    </w:rPr>
  </w:style>
  <w:style w:type="character" w:styleId="ListLabel588">
    <w:name w:val="ListLabel 588"/>
    <w:qFormat/>
    <w:rPr>
      <w:sz w:val="20"/>
    </w:rPr>
  </w:style>
  <w:style w:type="character" w:styleId="ListLabel589">
    <w:name w:val="ListLabel 589"/>
    <w:qFormat/>
    <w:rPr>
      <w:sz w:val="20"/>
    </w:rPr>
  </w:style>
  <w:style w:type="character" w:styleId="ListLabel590">
    <w:name w:val="ListLabel 590"/>
    <w:qFormat/>
    <w:rPr>
      <w:sz w:val="20"/>
    </w:rPr>
  </w:style>
  <w:style w:type="character" w:styleId="ListLabel591">
    <w:name w:val="ListLabel 591"/>
    <w:qFormat/>
    <w:rPr>
      <w:sz w:val="20"/>
    </w:rPr>
  </w:style>
  <w:style w:type="character" w:styleId="ListLabel592">
    <w:name w:val="ListLabel 592"/>
    <w:qFormat/>
    <w:rPr>
      <w:sz w:val="20"/>
    </w:rPr>
  </w:style>
  <w:style w:type="character" w:styleId="ListLabel593">
    <w:name w:val="ListLabel 593"/>
    <w:qFormat/>
    <w:rPr>
      <w:sz w:val="20"/>
    </w:rPr>
  </w:style>
  <w:style w:type="character" w:styleId="ListLabel594">
    <w:name w:val="ListLabel 594"/>
    <w:qFormat/>
    <w:rPr>
      <w:sz w:val="20"/>
    </w:rPr>
  </w:style>
  <w:style w:type="character" w:styleId="ListLabel595">
    <w:name w:val="ListLabel 595"/>
    <w:qFormat/>
    <w:rPr>
      <w:rFonts w:ascii="Arial" w:hAnsi="Arial"/>
      <w:sz w:val="27"/>
    </w:rPr>
  </w:style>
  <w:style w:type="character" w:styleId="ListLabel596">
    <w:name w:val="ListLabel 596"/>
    <w:qFormat/>
    <w:rPr>
      <w:sz w:val="20"/>
    </w:rPr>
  </w:style>
  <w:style w:type="character" w:styleId="ListLabel597">
    <w:name w:val="ListLabel 597"/>
    <w:qFormat/>
    <w:rPr>
      <w:sz w:val="20"/>
    </w:rPr>
  </w:style>
  <w:style w:type="character" w:styleId="ListLabel598">
    <w:name w:val="ListLabel 598"/>
    <w:qFormat/>
    <w:rPr>
      <w:sz w:val="20"/>
    </w:rPr>
  </w:style>
  <w:style w:type="character" w:styleId="ListLabel599">
    <w:name w:val="ListLabel 599"/>
    <w:qFormat/>
    <w:rPr>
      <w:sz w:val="20"/>
    </w:rPr>
  </w:style>
  <w:style w:type="character" w:styleId="ListLabel600">
    <w:name w:val="ListLabel 600"/>
    <w:qFormat/>
    <w:rPr>
      <w:sz w:val="20"/>
    </w:rPr>
  </w:style>
  <w:style w:type="character" w:styleId="ListLabel601">
    <w:name w:val="ListLabel 601"/>
    <w:qFormat/>
    <w:rPr>
      <w:sz w:val="20"/>
    </w:rPr>
  </w:style>
  <w:style w:type="character" w:styleId="ListLabel602">
    <w:name w:val="ListLabel 602"/>
    <w:qFormat/>
    <w:rPr>
      <w:sz w:val="20"/>
    </w:rPr>
  </w:style>
  <w:style w:type="character" w:styleId="ListLabel603">
    <w:name w:val="ListLabel 603"/>
    <w:qFormat/>
    <w:rPr>
      <w:sz w:val="20"/>
    </w:rPr>
  </w:style>
  <w:style w:type="character" w:styleId="ListLabel604">
    <w:name w:val="ListLabel 604"/>
    <w:qFormat/>
    <w:rPr>
      <w:rFonts w:ascii="Arial" w:hAnsi="Arial"/>
      <w:sz w:val="27"/>
    </w:rPr>
  </w:style>
  <w:style w:type="character" w:styleId="ListLabel605">
    <w:name w:val="ListLabel 605"/>
    <w:qFormat/>
    <w:rPr>
      <w:sz w:val="20"/>
    </w:rPr>
  </w:style>
  <w:style w:type="character" w:styleId="ListLabel606">
    <w:name w:val="ListLabel 606"/>
    <w:qFormat/>
    <w:rPr>
      <w:sz w:val="20"/>
    </w:rPr>
  </w:style>
  <w:style w:type="character" w:styleId="ListLabel607">
    <w:name w:val="ListLabel 607"/>
    <w:qFormat/>
    <w:rPr>
      <w:sz w:val="20"/>
    </w:rPr>
  </w:style>
  <w:style w:type="character" w:styleId="ListLabel608">
    <w:name w:val="ListLabel 608"/>
    <w:qFormat/>
    <w:rPr>
      <w:sz w:val="20"/>
    </w:rPr>
  </w:style>
  <w:style w:type="character" w:styleId="ListLabel609">
    <w:name w:val="ListLabel 609"/>
    <w:qFormat/>
    <w:rPr>
      <w:sz w:val="20"/>
    </w:rPr>
  </w:style>
  <w:style w:type="character" w:styleId="ListLabel610">
    <w:name w:val="ListLabel 610"/>
    <w:qFormat/>
    <w:rPr>
      <w:sz w:val="20"/>
    </w:rPr>
  </w:style>
  <w:style w:type="character" w:styleId="ListLabel611">
    <w:name w:val="ListLabel 611"/>
    <w:qFormat/>
    <w:rPr>
      <w:sz w:val="20"/>
    </w:rPr>
  </w:style>
  <w:style w:type="character" w:styleId="ListLabel612">
    <w:name w:val="ListLabel 612"/>
    <w:qFormat/>
    <w:rPr>
      <w:sz w:val="20"/>
    </w:rPr>
  </w:style>
  <w:style w:type="character" w:styleId="ListLabel613">
    <w:name w:val="ListLabel 613"/>
    <w:qFormat/>
    <w:rPr>
      <w:rFonts w:ascii="Arial" w:hAnsi="Arial"/>
      <w:sz w:val="27"/>
    </w:rPr>
  </w:style>
  <w:style w:type="character" w:styleId="ListLabel614">
    <w:name w:val="ListLabel 614"/>
    <w:qFormat/>
    <w:rPr>
      <w:sz w:val="20"/>
    </w:rPr>
  </w:style>
  <w:style w:type="character" w:styleId="ListLabel615">
    <w:name w:val="ListLabel 615"/>
    <w:qFormat/>
    <w:rPr>
      <w:sz w:val="20"/>
    </w:rPr>
  </w:style>
  <w:style w:type="character" w:styleId="ListLabel616">
    <w:name w:val="ListLabel 616"/>
    <w:qFormat/>
    <w:rPr>
      <w:sz w:val="20"/>
    </w:rPr>
  </w:style>
  <w:style w:type="character" w:styleId="ListLabel617">
    <w:name w:val="ListLabel 617"/>
    <w:qFormat/>
    <w:rPr>
      <w:sz w:val="20"/>
    </w:rPr>
  </w:style>
  <w:style w:type="character" w:styleId="ListLabel618">
    <w:name w:val="ListLabel 618"/>
    <w:qFormat/>
    <w:rPr>
      <w:sz w:val="20"/>
    </w:rPr>
  </w:style>
  <w:style w:type="character" w:styleId="ListLabel619">
    <w:name w:val="ListLabel 619"/>
    <w:qFormat/>
    <w:rPr>
      <w:sz w:val="20"/>
    </w:rPr>
  </w:style>
  <w:style w:type="character" w:styleId="ListLabel620">
    <w:name w:val="ListLabel 620"/>
    <w:qFormat/>
    <w:rPr>
      <w:sz w:val="20"/>
    </w:rPr>
  </w:style>
  <w:style w:type="character" w:styleId="ListLabel621">
    <w:name w:val="ListLabel 621"/>
    <w:qFormat/>
    <w:rPr>
      <w:sz w:val="20"/>
    </w:rPr>
  </w:style>
  <w:style w:type="character" w:styleId="ListLabel622">
    <w:name w:val="ListLabel 622"/>
    <w:qFormat/>
    <w:rPr>
      <w:rFonts w:ascii="Arial" w:hAnsi="Arial"/>
      <w:sz w:val="23"/>
    </w:rPr>
  </w:style>
  <w:style w:type="character" w:styleId="ListLabel623">
    <w:name w:val="ListLabel 623"/>
    <w:qFormat/>
    <w:rPr>
      <w:sz w:val="20"/>
    </w:rPr>
  </w:style>
  <w:style w:type="character" w:styleId="ListLabel624">
    <w:name w:val="ListLabel 624"/>
    <w:qFormat/>
    <w:rPr>
      <w:sz w:val="20"/>
    </w:rPr>
  </w:style>
  <w:style w:type="character" w:styleId="ListLabel625">
    <w:name w:val="ListLabel 625"/>
    <w:qFormat/>
    <w:rPr>
      <w:sz w:val="20"/>
    </w:rPr>
  </w:style>
  <w:style w:type="character" w:styleId="ListLabel626">
    <w:name w:val="ListLabel 626"/>
    <w:qFormat/>
    <w:rPr>
      <w:sz w:val="20"/>
    </w:rPr>
  </w:style>
  <w:style w:type="character" w:styleId="ListLabel627">
    <w:name w:val="ListLabel 627"/>
    <w:qFormat/>
    <w:rPr>
      <w:sz w:val="20"/>
    </w:rPr>
  </w:style>
  <w:style w:type="character" w:styleId="ListLabel628">
    <w:name w:val="ListLabel 628"/>
    <w:qFormat/>
    <w:rPr>
      <w:sz w:val="20"/>
    </w:rPr>
  </w:style>
  <w:style w:type="character" w:styleId="ListLabel629">
    <w:name w:val="ListLabel 629"/>
    <w:qFormat/>
    <w:rPr>
      <w:sz w:val="20"/>
    </w:rPr>
  </w:style>
  <w:style w:type="character" w:styleId="ListLabel630">
    <w:name w:val="ListLabel 630"/>
    <w:qFormat/>
    <w:rPr>
      <w:sz w:val="20"/>
    </w:rPr>
  </w:style>
  <w:style w:type="character" w:styleId="ListLabel631">
    <w:name w:val="ListLabel 631"/>
    <w:qFormat/>
    <w:rPr>
      <w:rFonts w:ascii="Arial" w:hAnsi="Arial"/>
      <w:sz w:val="23"/>
    </w:rPr>
  </w:style>
  <w:style w:type="character" w:styleId="ListLabel632">
    <w:name w:val="ListLabel 632"/>
    <w:qFormat/>
    <w:rPr>
      <w:sz w:val="20"/>
    </w:rPr>
  </w:style>
  <w:style w:type="character" w:styleId="ListLabel633">
    <w:name w:val="ListLabel 633"/>
    <w:qFormat/>
    <w:rPr>
      <w:sz w:val="20"/>
    </w:rPr>
  </w:style>
  <w:style w:type="character" w:styleId="ListLabel634">
    <w:name w:val="ListLabel 634"/>
    <w:qFormat/>
    <w:rPr>
      <w:sz w:val="20"/>
    </w:rPr>
  </w:style>
  <w:style w:type="character" w:styleId="ListLabel635">
    <w:name w:val="ListLabel 635"/>
    <w:qFormat/>
    <w:rPr>
      <w:sz w:val="20"/>
    </w:rPr>
  </w:style>
  <w:style w:type="character" w:styleId="ListLabel636">
    <w:name w:val="ListLabel 636"/>
    <w:qFormat/>
    <w:rPr>
      <w:sz w:val="20"/>
    </w:rPr>
  </w:style>
  <w:style w:type="character" w:styleId="ListLabel637">
    <w:name w:val="ListLabel 637"/>
    <w:qFormat/>
    <w:rPr>
      <w:sz w:val="20"/>
    </w:rPr>
  </w:style>
  <w:style w:type="character" w:styleId="ListLabel638">
    <w:name w:val="ListLabel 638"/>
    <w:qFormat/>
    <w:rPr>
      <w:sz w:val="20"/>
    </w:rPr>
  </w:style>
  <w:style w:type="character" w:styleId="ListLabel639">
    <w:name w:val="ListLabel 639"/>
    <w:qFormat/>
    <w:rPr>
      <w:sz w:val="20"/>
    </w:rPr>
  </w:style>
  <w:style w:type="character" w:styleId="ListLabel640">
    <w:name w:val="ListLabel 640"/>
    <w:qFormat/>
    <w:rPr>
      <w:rFonts w:ascii="Arial" w:hAnsi="Arial"/>
      <w:sz w:val="23"/>
    </w:rPr>
  </w:style>
  <w:style w:type="character" w:styleId="ListLabel641">
    <w:name w:val="ListLabel 641"/>
    <w:qFormat/>
    <w:rPr>
      <w:sz w:val="20"/>
    </w:rPr>
  </w:style>
  <w:style w:type="character" w:styleId="ListLabel642">
    <w:name w:val="ListLabel 642"/>
    <w:qFormat/>
    <w:rPr>
      <w:sz w:val="20"/>
    </w:rPr>
  </w:style>
  <w:style w:type="character" w:styleId="ListLabel643">
    <w:name w:val="ListLabel 643"/>
    <w:qFormat/>
    <w:rPr>
      <w:sz w:val="20"/>
    </w:rPr>
  </w:style>
  <w:style w:type="character" w:styleId="ListLabel644">
    <w:name w:val="ListLabel 644"/>
    <w:qFormat/>
    <w:rPr>
      <w:sz w:val="20"/>
    </w:rPr>
  </w:style>
  <w:style w:type="character" w:styleId="ListLabel645">
    <w:name w:val="ListLabel 645"/>
    <w:qFormat/>
    <w:rPr>
      <w:sz w:val="20"/>
    </w:rPr>
  </w:style>
  <w:style w:type="character" w:styleId="ListLabel646">
    <w:name w:val="ListLabel 646"/>
    <w:qFormat/>
    <w:rPr>
      <w:sz w:val="20"/>
    </w:rPr>
  </w:style>
  <w:style w:type="character" w:styleId="ListLabel647">
    <w:name w:val="ListLabel 647"/>
    <w:qFormat/>
    <w:rPr>
      <w:sz w:val="20"/>
    </w:rPr>
  </w:style>
  <w:style w:type="character" w:styleId="ListLabel648">
    <w:name w:val="ListLabel 648"/>
    <w:qFormat/>
    <w:rPr>
      <w:sz w:val="20"/>
    </w:rPr>
  </w:style>
  <w:style w:type="character" w:styleId="ListLabel649">
    <w:name w:val="ListLabel 649"/>
    <w:qFormat/>
    <w:rPr>
      <w:rFonts w:ascii="Arial" w:hAnsi="Arial"/>
      <w:sz w:val="23"/>
    </w:rPr>
  </w:style>
  <w:style w:type="character" w:styleId="ListLabel650">
    <w:name w:val="ListLabel 650"/>
    <w:qFormat/>
    <w:rPr>
      <w:sz w:val="20"/>
    </w:rPr>
  </w:style>
  <w:style w:type="character" w:styleId="ListLabel651">
    <w:name w:val="ListLabel 651"/>
    <w:qFormat/>
    <w:rPr>
      <w:sz w:val="20"/>
    </w:rPr>
  </w:style>
  <w:style w:type="character" w:styleId="ListLabel652">
    <w:name w:val="ListLabel 652"/>
    <w:qFormat/>
    <w:rPr>
      <w:sz w:val="20"/>
    </w:rPr>
  </w:style>
  <w:style w:type="character" w:styleId="ListLabel653">
    <w:name w:val="ListLabel 653"/>
    <w:qFormat/>
    <w:rPr>
      <w:sz w:val="20"/>
    </w:rPr>
  </w:style>
  <w:style w:type="character" w:styleId="ListLabel654">
    <w:name w:val="ListLabel 654"/>
    <w:qFormat/>
    <w:rPr>
      <w:sz w:val="20"/>
    </w:rPr>
  </w:style>
  <w:style w:type="character" w:styleId="ListLabel655">
    <w:name w:val="ListLabel 655"/>
    <w:qFormat/>
    <w:rPr>
      <w:sz w:val="20"/>
    </w:rPr>
  </w:style>
  <w:style w:type="character" w:styleId="ListLabel656">
    <w:name w:val="ListLabel 656"/>
    <w:qFormat/>
    <w:rPr>
      <w:sz w:val="20"/>
    </w:rPr>
  </w:style>
  <w:style w:type="character" w:styleId="ListLabel657">
    <w:name w:val="ListLabel 657"/>
    <w:qFormat/>
    <w:rPr>
      <w:sz w:val="20"/>
    </w:rPr>
  </w:style>
  <w:style w:type="character" w:styleId="ListLabel658">
    <w:name w:val="ListLabel 658"/>
    <w:qFormat/>
    <w:rPr>
      <w:rFonts w:ascii="Arial" w:hAnsi="Arial"/>
      <w:sz w:val="23"/>
    </w:rPr>
  </w:style>
  <w:style w:type="character" w:styleId="ListLabel659">
    <w:name w:val="ListLabel 659"/>
    <w:qFormat/>
    <w:rPr>
      <w:sz w:val="20"/>
    </w:rPr>
  </w:style>
  <w:style w:type="character" w:styleId="ListLabel660">
    <w:name w:val="ListLabel 660"/>
    <w:qFormat/>
    <w:rPr>
      <w:sz w:val="20"/>
    </w:rPr>
  </w:style>
  <w:style w:type="character" w:styleId="ListLabel661">
    <w:name w:val="ListLabel 661"/>
    <w:qFormat/>
    <w:rPr>
      <w:sz w:val="20"/>
    </w:rPr>
  </w:style>
  <w:style w:type="character" w:styleId="ListLabel662">
    <w:name w:val="ListLabel 662"/>
    <w:qFormat/>
    <w:rPr>
      <w:sz w:val="20"/>
    </w:rPr>
  </w:style>
  <w:style w:type="character" w:styleId="ListLabel663">
    <w:name w:val="ListLabel 663"/>
    <w:qFormat/>
    <w:rPr>
      <w:sz w:val="20"/>
    </w:rPr>
  </w:style>
  <w:style w:type="character" w:styleId="ListLabel664">
    <w:name w:val="ListLabel 664"/>
    <w:qFormat/>
    <w:rPr>
      <w:sz w:val="20"/>
    </w:rPr>
  </w:style>
  <w:style w:type="character" w:styleId="ListLabel665">
    <w:name w:val="ListLabel 665"/>
    <w:qFormat/>
    <w:rPr>
      <w:sz w:val="20"/>
    </w:rPr>
  </w:style>
  <w:style w:type="character" w:styleId="ListLabel666">
    <w:name w:val="ListLabel 666"/>
    <w:qFormat/>
    <w:rPr>
      <w:sz w:val="20"/>
    </w:rPr>
  </w:style>
  <w:style w:type="character" w:styleId="ListLabel667">
    <w:name w:val="ListLabel 667"/>
    <w:qFormat/>
    <w:rPr>
      <w:rFonts w:ascii="Arial" w:hAnsi="Arial"/>
      <w:sz w:val="23"/>
    </w:rPr>
  </w:style>
  <w:style w:type="character" w:styleId="ListLabel668">
    <w:name w:val="ListLabel 668"/>
    <w:qFormat/>
    <w:rPr>
      <w:sz w:val="20"/>
    </w:rPr>
  </w:style>
  <w:style w:type="character" w:styleId="ListLabel669">
    <w:name w:val="ListLabel 669"/>
    <w:qFormat/>
    <w:rPr>
      <w:sz w:val="20"/>
    </w:rPr>
  </w:style>
  <w:style w:type="character" w:styleId="ListLabel670">
    <w:name w:val="ListLabel 670"/>
    <w:qFormat/>
    <w:rPr>
      <w:sz w:val="20"/>
    </w:rPr>
  </w:style>
  <w:style w:type="character" w:styleId="ListLabel671">
    <w:name w:val="ListLabel 671"/>
    <w:qFormat/>
    <w:rPr>
      <w:sz w:val="20"/>
    </w:rPr>
  </w:style>
  <w:style w:type="character" w:styleId="ListLabel672">
    <w:name w:val="ListLabel 672"/>
    <w:qFormat/>
    <w:rPr>
      <w:sz w:val="20"/>
    </w:rPr>
  </w:style>
  <w:style w:type="character" w:styleId="ListLabel673">
    <w:name w:val="ListLabel 673"/>
    <w:qFormat/>
    <w:rPr>
      <w:sz w:val="20"/>
    </w:rPr>
  </w:style>
  <w:style w:type="character" w:styleId="ListLabel674">
    <w:name w:val="ListLabel 674"/>
    <w:qFormat/>
    <w:rPr>
      <w:sz w:val="20"/>
    </w:rPr>
  </w:style>
  <w:style w:type="character" w:styleId="ListLabel675">
    <w:name w:val="ListLabel 675"/>
    <w:qFormat/>
    <w:rPr>
      <w:sz w:val="20"/>
    </w:rPr>
  </w:style>
  <w:style w:type="character" w:styleId="ListLabel676">
    <w:name w:val="ListLabel 676"/>
    <w:qFormat/>
    <w:rPr>
      <w:rFonts w:ascii="Arial" w:hAnsi="Arial"/>
      <w:sz w:val="23"/>
    </w:rPr>
  </w:style>
  <w:style w:type="character" w:styleId="ListLabel677">
    <w:name w:val="ListLabel 677"/>
    <w:qFormat/>
    <w:rPr>
      <w:sz w:val="20"/>
    </w:rPr>
  </w:style>
  <w:style w:type="character" w:styleId="ListLabel678">
    <w:name w:val="ListLabel 678"/>
    <w:qFormat/>
    <w:rPr>
      <w:sz w:val="20"/>
    </w:rPr>
  </w:style>
  <w:style w:type="character" w:styleId="ListLabel679">
    <w:name w:val="ListLabel 679"/>
    <w:qFormat/>
    <w:rPr>
      <w:sz w:val="20"/>
    </w:rPr>
  </w:style>
  <w:style w:type="character" w:styleId="ListLabel680">
    <w:name w:val="ListLabel 680"/>
    <w:qFormat/>
    <w:rPr>
      <w:sz w:val="20"/>
    </w:rPr>
  </w:style>
  <w:style w:type="character" w:styleId="ListLabel681">
    <w:name w:val="ListLabel 681"/>
    <w:qFormat/>
    <w:rPr>
      <w:sz w:val="20"/>
    </w:rPr>
  </w:style>
  <w:style w:type="character" w:styleId="ListLabel682">
    <w:name w:val="ListLabel 682"/>
    <w:qFormat/>
    <w:rPr>
      <w:sz w:val="20"/>
    </w:rPr>
  </w:style>
  <w:style w:type="character" w:styleId="ListLabel683">
    <w:name w:val="ListLabel 683"/>
    <w:qFormat/>
    <w:rPr>
      <w:sz w:val="20"/>
    </w:rPr>
  </w:style>
  <w:style w:type="character" w:styleId="ListLabel684">
    <w:name w:val="ListLabel 684"/>
    <w:qFormat/>
    <w:rPr>
      <w:sz w:val="20"/>
    </w:rPr>
  </w:style>
  <w:style w:type="character" w:styleId="ListLabel685">
    <w:name w:val="ListLabel 685"/>
    <w:qFormat/>
    <w:rPr>
      <w:rFonts w:ascii="Arial" w:hAnsi="Arial"/>
      <w:sz w:val="24"/>
    </w:rPr>
  </w:style>
  <w:style w:type="character" w:styleId="ListLabel686">
    <w:name w:val="ListLabel 686"/>
    <w:qFormat/>
    <w:rPr>
      <w:sz w:val="20"/>
    </w:rPr>
  </w:style>
  <w:style w:type="character" w:styleId="ListLabel687">
    <w:name w:val="ListLabel 687"/>
    <w:qFormat/>
    <w:rPr>
      <w:sz w:val="20"/>
    </w:rPr>
  </w:style>
  <w:style w:type="character" w:styleId="ListLabel688">
    <w:name w:val="ListLabel 688"/>
    <w:qFormat/>
    <w:rPr>
      <w:sz w:val="20"/>
    </w:rPr>
  </w:style>
  <w:style w:type="character" w:styleId="ListLabel689">
    <w:name w:val="ListLabel 689"/>
    <w:qFormat/>
    <w:rPr>
      <w:sz w:val="20"/>
    </w:rPr>
  </w:style>
  <w:style w:type="character" w:styleId="ListLabel690">
    <w:name w:val="ListLabel 690"/>
    <w:qFormat/>
    <w:rPr>
      <w:sz w:val="20"/>
    </w:rPr>
  </w:style>
  <w:style w:type="character" w:styleId="ListLabel691">
    <w:name w:val="ListLabel 691"/>
    <w:qFormat/>
    <w:rPr>
      <w:sz w:val="20"/>
    </w:rPr>
  </w:style>
  <w:style w:type="character" w:styleId="ListLabel692">
    <w:name w:val="ListLabel 692"/>
    <w:qFormat/>
    <w:rPr>
      <w:sz w:val="20"/>
    </w:rPr>
  </w:style>
  <w:style w:type="character" w:styleId="ListLabel693">
    <w:name w:val="ListLabel 693"/>
    <w:qFormat/>
    <w:rPr>
      <w:sz w:val="20"/>
    </w:rPr>
  </w:style>
  <w:style w:type="character" w:styleId="ListLabel694">
    <w:name w:val="ListLabel 694"/>
    <w:qFormat/>
    <w:rPr>
      <w:rFonts w:ascii="Arial" w:hAnsi="Arial"/>
      <w:sz w:val="24"/>
    </w:rPr>
  </w:style>
  <w:style w:type="character" w:styleId="ListLabel695">
    <w:name w:val="ListLabel 695"/>
    <w:qFormat/>
    <w:rPr>
      <w:sz w:val="20"/>
    </w:rPr>
  </w:style>
  <w:style w:type="character" w:styleId="ListLabel696">
    <w:name w:val="ListLabel 696"/>
    <w:qFormat/>
    <w:rPr>
      <w:sz w:val="20"/>
    </w:rPr>
  </w:style>
  <w:style w:type="character" w:styleId="ListLabel697">
    <w:name w:val="ListLabel 697"/>
    <w:qFormat/>
    <w:rPr>
      <w:sz w:val="20"/>
    </w:rPr>
  </w:style>
  <w:style w:type="character" w:styleId="ListLabel698">
    <w:name w:val="ListLabel 698"/>
    <w:qFormat/>
    <w:rPr>
      <w:sz w:val="20"/>
    </w:rPr>
  </w:style>
  <w:style w:type="character" w:styleId="ListLabel699">
    <w:name w:val="ListLabel 699"/>
    <w:qFormat/>
    <w:rPr>
      <w:sz w:val="20"/>
    </w:rPr>
  </w:style>
  <w:style w:type="character" w:styleId="ListLabel700">
    <w:name w:val="ListLabel 700"/>
    <w:qFormat/>
    <w:rPr>
      <w:sz w:val="20"/>
    </w:rPr>
  </w:style>
  <w:style w:type="character" w:styleId="ListLabel701">
    <w:name w:val="ListLabel 701"/>
    <w:qFormat/>
    <w:rPr>
      <w:sz w:val="20"/>
    </w:rPr>
  </w:style>
  <w:style w:type="character" w:styleId="ListLabel702">
    <w:name w:val="ListLabel 702"/>
    <w:qFormat/>
    <w:rPr>
      <w:sz w:val="20"/>
    </w:rPr>
  </w:style>
  <w:style w:type="character" w:styleId="ListLabel703">
    <w:name w:val="ListLabel 703"/>
    <w:qFormat/>
    <w:rPr>
      <w:rFonts w:ascii="Arial" w:hAnsi="Arial"/>
      <w:sz w:val="24"/>
    </w:rPr>
  </w:style>
  <w:style w:type="character" w:styleId="ListLabel704">
    <w:name w:val="ListLabel 704"/>
    <w:qFormat/>
    <w:rPr>
      <w:sz w:val="20"/>
    </w:rPr>
  </w:style>
  <w:style w:type="character" w:styleId="ListLabel705">
    <w:name w:val="ListLabel 705"/>
    <w:qFormat/>
    <w:rPr>
      <w:sz w:val="20"/>
    </w:rPr>
  </w:style>
  <w:style w:type="character" w:styleId="ListLabel706">
    <w:name w:val="ListLabel 706"/>
    <w:qFormat/>
    <w:rPr>
      <w:sz w:val="20"/>
    </w:rPr>
  </w:style>
  <w:style w:type="character" w:styleId="ListLabel707">
    <w:name w:val="ListLabel 707"/>
    <w:qFormat/>
    <w:rPr>
      <w:sz w:val="20"/>
    </w:rPr>
  </w:style>
  <w:style w:type="character" w:styleId="ListLabel708">
    <w:name w:val="ListLabel 708"/>
    <w:qFormat/>
    <w:rPr>
      <w:sz w:val="20"/>
    </w:rPr>
  </w:style>
  <w:style w:type="character" w:styleId="ListLabel709">
    <w:name w:val="ListLabel 709"/>
    <w:qFormat/>
    <w:rPr>
      <w:sz w:val="20"/>
    </w:rPr>
  </w:style>
  <w:style w:type="character" w:styleId="ListLabel710">
    <w:name w:val="ListLabel 710"/>
    <w:qFormat/>
    <w:rPr>
      <w:sz w:val="20"/>
    </w:rPr>
  </w:style>
  <w:style w:type="character" w:styleId="ListLabel711">
    <w:name w:val="ListLabel 711"/>
    <w:qFormat/>
    <w:rPr>
      <w:sz w:val="20"/>
    </w:rPr>
  </w:style>
  <w:style w:type="character" w:styleId="ListLabel712">
    <w:name w:val="ListLabel 712"/>
    <w:qFormat/>
    <w:rPr>
      <w:rFonts w:ascii="Arial" w:hAnsi="Arial"/>
      <w:sz w:val="24"/>
    </w:rPr>
  </w:style>
  <w:style w:type="character" w:styleId="ListLabel713">
    <w:name w:val="ListLabel 713"/>
    <w:qFormat/>
    <w:rPr>
      <w:sz w:val="20"/>
    </w:rPr>
  </w:style>
  <w:style w:type="character" w:styleId="ListLabel714">
    <w:name w:val="ListLabel 714"/>
    <w:qFormat/>
    <w:rPr>
      <w:sz w:val="20"/>
    </w:rPr>
  </w:style>
  <w:style w:type="character" w:styleId="ListLabel715">
    <w:name w:val="ListLabel 715"/>
    <w:qFormat/>
    <w:rPr>
      <w:sz w:val="20"/>
    </w:rPr>
  </w:style>
  <w:style w:type="character" w:styleId="ListLabel716">
    <w:name w:val="ListLabel 716"/>
    <w:qFormat/>
    <w:rPr>
      <w:sz w:val="20"/>
    </w:rPr>
  </w:style>
  <w:style w:type="character" w:styleId="ListLabel717">
    <w:name w:val="ListLabel 717"/>
    <w:qFormat/>
    <w:rPr>
      <w:sz w:val="20"/>
    </w:rPr>
  </w:style>
  <w:style w:type="character" w:styleId="ListLabel718">
    <w:name w:val="ListLabel 718"/>
    <w:qFormat/>
    <w:rPr>
      <w:sz w:val="20"/>
    </w:rPr>
  </w:style>
  <w:style w:type="character" w:styleId="ListLabel719">
    <w:name w:val="ListLabel 719"/>
    <w:qFormat/>
    <w:rPr>
      <w:sz w:val="20"/>
    </w:rPr>
  </w:style>
  <w:style w:type="character" w:styleId="ListLabel720">
    <w:name w:val="ListLabel 720"/>
    <w:qFormat/>
    <w:rPr>
      <w:sz w:val="20"/>
    </w:rPr>
  </w:style>
  <w:style w:type="character" w:styleId="ListLabel721">
    <w:name w:val="ListLabel 721"/>
    <w:qFormat/>
    <w:rPr>
      <w:rFonts w:ascii="Arial" w:hAnsi="Arial"/>
      <w:sz w:val="24"/>
    </w:rPr>
  </w:style>
  <w:style w:type="character" w:styleId="ListLabel722">
    <w:name w:val="ListLabel 722"/>
    <w:qFormat/>
    <w:rPr>
      <w:sz w:val="20"/>
    </w:rPr>
  </w:style>
  <w:style w:type="character" w:styleId="ListLabel723">
    <w:name w:val="ListLabel 723"/>
    <w:qFormat/>
    <w:rPr>
      <w:sz w:val="20"/>
    </w:rPr>
  </w:style>
  <w:style w:type="character" w:styleId="ListLabel724">
    <w:name w:val="ListLabel 724"/>
    <w:qFormat/>
    <w:rPr>
      <w:sz w:val="20"/>
    </w:rPr>
  </w:style>
  <w:style w:type="character" w:styleId="ListLabel725">
    <w:name w:val="ListLabel 725"/>
    <w:qFormat/>
    <w:rPr>
      <w:sz w:val="20"/>
    </w:rPr>
  </w:style>
  <w:style w:type="character" w:styleId="ListLabel726">
    <w:name w:val="ListLabel 726"/>
    <w:qFormat/>
    <w:rPr>
      <w:sz w:val="20"/>
    </w:rPr>
  </w:style>
  <w:style w:type="character" w:styleId="ListLabel727">
    <w:name w:val="ListLabel 727"/>
    <w:qFormat/>
    <w:rPr>
      <w:sz w:val="20"/>
    </w:rPr>
  </w:style>
  <w:style w:type="character" w:styleId="ListLabel728">
    <w:name w:val="ListLabel 728"/>
    <w:qFormat/>
    <w:rPr>
      <w:sz w:val="20"/>
    </w:rPr>
  </w:style>
  <w:style w:type="character" w:styleId="ListLabel729">
    <w:name w:val="ListLabel 729"/>
    <w:qFormat/>
    <w:rPr>
      <w:sz w:val="20"/>
    </w:rPr>
  </w:style>
  <w:style w:type="character" w:styleId="ListLabel730">
    <w:name w:val="ListLabel 730"/>
    <w:qFormat/>
    <w:rPr>
      <w:rFonts w:ascii="Arial" w:hAnsi="Arial"/>
      <w:sz w:val="24"/>
    </w:rPr>
  </w:style>
  <w:style w:type="character" w:styleId="ListLabel731">
    <w:name w:val="ListLabel 731"/>
    <w:qFormat/>
    <w:rPr>
      <w:sz w:val="20"/>
    </w:rPr>
  </w:style>
  <w:style w:type="character" w:styleId="ListLabel732">
    <w:name w:val="ListLabel 732"/>
    <w:qFormat/>
    <w:rPr>
      <w:sz w:val="20"/>
    </w:rPr>
  </w:style>
  <w:style w:type="character" w:styleId="ListLabel733">
    <w:name w:val="ListLabel 733"/>
    <w:qFormat/>
    <w:rPr>
      <w:sz w:val="20"/>
    </w:rPr>
  </w:style>
  <w:style w:type="character" w:styleId="ListLabel734">
    <w:name w:val="ListLabel 734"/>
    <w:qFormat/>
    <w:rPr>
      <w:sz w:val="20"/>
    </w:rPr>
  </w:style>
  <w:style w:type="character" w:styleId="ListLabel735">
    <w:name w:val="ListLabel 735"/>
    <w:qFormat/>
    <w:rPr>
      <w:sz w:val="20"/>
    </w:rPr>
  </w:style>
  <w:style w:type="character" w:styleId="ListLabel736">
    <w:name w:val="ListLabel 736"/>
    <w:qFormat/>
    <w:rPr>
      <w:sz w:val="20"/>
    </w:rPr>
  </w:style>
  <w:style w:type="character" w:styleId="ListLabel737">
    <w:name w:val="ListLabel 737"/>
    <w:qFormat/>
    <w:rPr>
      <w:sz w:val="20"/>
    </w:rPr>
  </w:style>
  <w:style w:type="character" w:styleId="ListLabel738">
    <w:name w:val="ListLabel 738"/>
    <w:qFormat/>
    <w:rPr>
      <w:sz w:val="20"/>
    </w:rPr>
  </w:style>
  <w:style w:type="character" w:styleId="ListLabel739">
    <w:name w:val="ListLabel 739"/>
    <w:qFormat/>
    <w:rPr>
      <w:rFonts w:ascii="Arial" w:hAnsi="Arial"/>
      <w:sz w:val="24"/>
    </w:rPr>
  </w:style>
  <w:style w:type="character" w:styleId="ListLabel740">
    <w:name w:val="ListLabel 740"/>
    <w:qFormat/>
    <w:rPr>
      <w:sz w:val="20"/>
    </w:rPr>
  </w:style>
  <w:style w:type="character" w:styleId="ListLabel741">
    <w:name w:val="ListLabel 741"/>
    <w:qFormat/>
    <w:rPr>
      <w:sz w:val="20"/>
    </w:rPr>
  </w:style>
  <w:style w:type="character" w:styleId="ListLabel742">
    <w:name w:val="ListLabel 742"/>
    <w:qFormat/>
    <w:rPr>
      <w:sz w:val="20"/>
    </w:rPr>
  </w:style>
  <w:style w:type="character" w:styleId="ListLabel743">
    <w:name w:val="ListLabel 743"/>
    <w:qFormat/>
    <w:rPr>
      <w:sz w:val="20"/>
    </w:rPr>
  </w:style>
  <w:style w:type="character" w:styleId="ListLabel744">
    <w:name w:val="ListLabel 744"/>
    <w:qFormat/>
    <w:rPr>
      <w:sz w:val="20"/>
    </w:rPr>
  </w:style>
  <w:style w:type="character" w:styleId="ListLabel745">
    <w:name w:val="ListLabel 745"/>
    <w:qFormat/>
    <w:rPr>
      <w:sz w:val="20"/>
    </w:rPr>
  </w:style>
  <w:style w:type="character" w:styleId="ListLabel746">
    <w:name w:val="ListLabel 746"/>
    <w:qFormat/>
    <w:rPr>
      <w:sz w:val="20"/>
    </w:rPr>
  </w:style>
  <w:style w:type="character" w:styleId="ListLabel747">
    <w:name w:val="ListLabel 747"/>
    <w:qFormat/>
    <w:rPr>
      <w:sz w:val="20"/>
    </w:rPr>
  </w:style>
  <w:style w:type="character" w:styleId="ListLabel748">
    <w:name w:val="ListLabel 748"/>
    <w:qFormat/>
    <w:rPr>
      <w:rFonts w:ascii="Arial" w:hAnsi="Arial"/>
      <w:sz w:val="24"/>
    </w:rPr>
  </w:style>
  <w:style w:type="character" w:styleId="ListLabel749">
    <w:name w:val="ListLabel 749"/>
    <w:qFormat/>
    <w:rPr>
      <w:sz w:val="20"/>
    </w:rPr>
  </w:style>
  <w:style w:type="character" w:styleId="ListLabel750">
    <w:name w:val="ListLabel 750"/>
    <w:qFormat/>
    <w:rPr>
      <w:sz w:val="20"/>
    </w:rPr>
  </w:style>
  <w:style w:type="character" w:styleId="ListLabel751">
    <w:name w:val="ListLabel 751"/>
    <w:qFormat/>
    <w:rPr>
      <w:sz w:val="20"/>
    </w:rPr>
  </w:style>
  <w:style w:type="character" w:styleId="ListLabel752">
    <w:name w:val="ListLabel 752"/>
    <w:qFormat/>
    <w:rPr>
      <w:sz w:val="20"/>
    </w:rPr>
  </w:style>
  <w:style w:type="character" w:styleId="ListLabel753">
    <w:name w:val="ListLabel 753"/>
    <w:qFormat/>
    <w:rPr>
      <w:sz w:val="20"/>
    </w:rPr>
  </w:style>
  <w:style w:type="character" w:styleId="ListLabel754">
    <w:name w:val="ListLabel 754"/>
    <w:qFormat/>
    <w:rPr>
      <w:sz w:val="20"/>
    </w:rPr>
  </w:style>
  <w:style w:type="character" w:styleId="ListLabel755">
    <w:name w:val="ListLabel 755"/>
    <w:qFormat/>
    <w:rPr>
      <w:sz w:val="20"/>
    </w:rPr>
  </w:style>
  <w:style w:type="character" w:styleId="ListLabel756">
    <w:name w:val="ListLabel 756"/>
    <w:qFormat/>
    <w:rPr>
      <w:sz w:val="20"/>
    </w:rPr>
  </w:style>
  <w:style w:type="character" w:styleId="ListLabel757">
    <w:name w:val="ListLabel 757"/>
    <w:qFormat/>
    <w:rPr>
      <w:rFonts w:ascii="Arial" w:hAnsi="Arial"/>
      <w:sz w:val="24"/>
    </w:rPr>
  </w:style>
  <w:style w:type="character" w:styleId="ListLabel758">
    <w:name w:val="ListLabel 758"/>
    <w:qFormat/>
    <w:rPr>
      <w:sz w:val="20"/>
    </w:rPr>
  </w:style>
  <w:style w:type="character" w:styleId="ListLabel759">
    <w:name w:val="ListLabel 759"/>
    <w:qFormat/>
    <w:rPr>
      <w:sz w:val="20"/>
    </w:rPr>
  </w:style>
  <w:style w:type="character" w:styleId="ListLabel760">
    <w:name w:val="ListLabel 760"/>
    <w:qFormat/>
    <w:rPr>
      <w:sz w:val="20"/>
    </w:rPr>
  </w:style>
  <w:style w:type="character" w:styleId="ListLabel761">
    <w:name w:val="ListLabel 761"/>
    <w:qFormat/>
    <w:rPr>
      <w:sz w:val="20"/>
    </w:rPr>
  </w:style>
  <w:style w:type="character" w:styleId="ListLabel762">
    <w:name w:val="ListLabel 762"/>
    <w:qFormat/>
    <w:rPr>
      <w:sz w:val="20"/>
    </w:rPr>
  </w:style>
  <w:style w:type="character" w:styleId="ListLabel763">
    <w:name w:val="ListLabel 763"/>
    <w:qFormat/>
    <w:rPr>
      <w:sz w:val="20"/>
    </w:rPr>
  </w:style>
  <w:style w:type="character" w:styleId="ListLabel764">
    <w:name w:val="ListLabel 764"/>
    <w:qFormat/>
    <w:rPr>
      <w:sz w:val="20"/>
    </w:rPr>
  </w:style>
  <w:style w:type="character" w:styleId="ListLabel765">
    <w:name w:val="ListLabel 765"/>
    <w:qFormat/>
    <w:rPr>
      <w:sz w:val="20"/>
    </w:rPr>
  </w:style>
  <w:style w:type="character" w:styleId="ListLabel766">
    <w:name w:val="ListLabel 766"/>
    <w:qFormat/>
    <w:rPr>
      <w:rFonts w:ascii="Arial" w:hAnsi="Arial"/>
      <w:sz w:val="24"/>
    </w:rPr>
  </w:style>
  <w:style w:type="character" w:styleId="ListLabel767">
    <w:name w:val="ListLabel 767"/>
    <w:qFormat/>
    <w:rPr>
      <w:sz w:val="20"/>
    </w:rPr>
  </w:style>
  <w:style w:type="character" w:styleId="ListLabel768">
    <w:name w:val="ListLabel 768"/>
    <w:qFormat/>
    <w:rPr>
      <w:sz w:val="20"/>
    </w:rPr>
  </w:style>
  <w:style w:type="character" w:styleId="ListLabel769">
    <w:name w:val="ListLabel 769"/>
    <w:qFormat/>
    <w:rPr>
      <w:sz w:val="20"/>
    </w:rPr>
  </w:style>
  <w:style w:type="character" w:styleId="ListLabel770">
    <w:name w:val="ListLabel 770"/>
    <w:qFormat/>
    <w:rPr>
      <w:sz w:val="20"/>
    </w:rPr>
  </w:style>
  <w:style w:type="character" w:styleId="ListLabel771">
    <w:name w:val="ListLabel 771"/>
    <w:qFormat/>
    <w:rPr>
      <w:sz w:val="20"/>
    </w:rPr>
  </w:style>
  <w:style w:type="character" w:styleId="ListLabel772">
    <w:name w:val="ListLabel 772"/>
    <w:qFormat/>
    <w:rPr>
      <w:sz w:val="20"/>
    </w:rPr>
  </w:style>
  <w:style w:type="character" w:styleId="ListLabel773">
    <w:name w:val="ListLabel 773"/>
    <w:qFormat/>
    <w:rPr>
      <w:sz w:val="20"/>
    </w:rPr>
  </w:style>
  <w:style w:type="character" w:styleId="ListLabel774">
    <w:name w:val="ListLabel 774"/>
    <w:qFormat/>
    <w:rPr>
      <w:sz w:val="20"/>
    </w:rPr>
  </w:style>
  <w:style w:type="character" w:styleId="ListLabel775">
    <w:name w:val="ListLabel 775"/>
    <w:qFormat/>
    <w:rPr>
      <w:rFonts w:ascii="Arial" w:hAnsi="Arial"/>
      <w:sz w:val="24"/>
    </w:rPr>
  </w:style>
  <w:style w:type="character" w:styleId="ListLabel776">
    <w:name w:val="ListLabel 776"/>
    <w:qFormat/>
    <w:rPr>
      <w:sz w:val="20"/>
    </w:rPr>
  </w:style>
  <w:style w:type="character" w:styleId="ListLabel777">
    <w:name w:val="ListLabel 777"/>
    <w:qFormat/>
    <w:rPr>
      <w:sz w:val="20"/>
    </w:rPr>
  </w:style>
  <w:style w:type="character" w:styleId="ListLabel778">
    <w:name w:val="ListLabel 778"/>
    <w:qFormat/>
    <w:rPr>
      <w:sz w:val="20"/>
    </w:rPr>
  </w:style>
  <w:style w:type="character" w:styleId="ListLabel779">
    <w:name w:val="ListLabel 779"/>
    <w:qFormat/>
    <w:rPr>
      <w:sz w:val="20"/>
    </w:rPr>
  </w:style>
  <w:style w:type="character" w:styleId="ListLabel780">
    <w:name w:val="ListLabel 780"/>
    <w:qFormat/>
    <w:rPr>
      <w:sz w:val="20"/>
    </w:rPr>
  </w:style>
  <w:style w:type="character" w:styleId="ListLabel781">
    <w:name w:val="ListLabel 781"/>
    <w:qFormat/>
    <w:rPr>
      <w:sz w:val="20"/>
    </w:rPr>
  </w:style>
  <w:style w:type="character" w:styleId="ListLabel782">
    <w:name w:val="ListLabel 782"/>
    <w:qFormat/>
    <w:rPr>
      <w:sz w:val="20"/>
    </w:rPr>
  </w:style>
  <w:style w:type="character" w:styleId="ListLabel783">
    <w:name w:val="ListLabel 783"/>
    <w:qFormat/>
    <w:rPr>
      <w:sz w:val="20"/>
    </w:rPr>
  </w:style>
  <w:style w:type="character" w:styleId="ListLabel784">
    <w:name w:val="ListLabel 784"/>
    <w:qFormat/>
    <w:rPr>
      <w:rFonts w:ascii="Arial" w:hAnsi="Arial"/>
      <w:sz w:val="24"/>
    </w:rPr>
  </w:style>
  <w:style w:type="character" w:styleId="ListLabel785">
    <w:name w:val="ListLabel 785"/>
    <w:qFormat/>
    <w:rPr>
      <w:sz w:val="20"/>
    </w:rPr>
  </w:style>
  <w:style w:type="character" w:styleId="ListLabel786">
    <w:name w:val="ListLabel 786"/>
    <w:qFormat/>
    <w:rPr>
      <w:sz w:val="20"/>
    </w:rPr>
  </w:style>
  <w:style w:type="character" w:styleId="ListLabel787">
    <w:name w:val="ListLabel 787"/>
    <w:qFormat/>
    <w:rPr>
      <w:sz w:val="20"/>
    </w:rPr>
  </w:style>
  <w:style w:type="character" w:styleId="ListLabel788">
    <w:name w:val="ListLabel 788"/>
    <w:qFormat/>
    <w:rPr>
      <w:sz w:val="20"/>
    </w:rPr>
  </w:style>
  <w:style w:type="character" w:styleId="ListLabel789">
    <w:name w:val="ListLabel 789"/>
    <w:qFormat/>
    <w:rPr>
      <w:sz w:val="20"/>
    </w:rPr>
  </w:style>
  <w:style w:type="character" w:styleId="ListLabel790">
    <w:name w:val="ListLabel 790"/>
    <w:qFormat/>
    <w:rPr>
      <w:sz w:val="20"/>
    </w:rPr>
  </w:style>
  <w:style w:type="character" w:styleId="ListLabel791">
    <w:name w:val="ListLabel 791"/>
    <w:qFormat/>
    <w:rPr>
      <w:sz w:val="20"/>
    </w:rPr>
  </w:style>
  <w:style w:type="character" w:styleId="ListLabel792">
    <w:name w:val="ListLabel 792"/>
    <w:qFormat/>
    <w:rPr>
      <w:sz w:val="20"/>
    </w:rPr>
  </w:style>
  <w:style w:type="character" w:styleId="ListLabel793">
    <w:name w:val="ListLabel 793"/>
    <w:qFormat/>
    <w:rPr>
      <w:rFonts w:ascii="Arial" w:hAnsi="Arial"/>
      <w:sz w:val="24"/>
    </w:rPr>
  </w:style>
  <w:style w:type="character" w:styleId="ListLabel794">
    <w:name w:val="ListLabel 794"/>
    <w:qFormat/>
    <w:rPr>
      <w:sz w:val="20"/>
    </w:rPr>
  </w:style>
  <w:style w:type="character" w:styleId="ListLabel795">
    <w:name w:val="ListLabel 795"/>
    <w:qFormat/>
    <w:rPr>
      <w:sz w:val="20"/>
    </w:rPr>
  </w:style>
  <w:style w:type="character" w:styleId="ListLabel796">
    <w:name w:val="ListLabel 796"/>
    <w:qFormat/>
    <w:rPr>
      <w:sz w:val="20"/>
    </w:rPr>
  </w:style>
  <w:style w:type="character" w:styleId="ListLabel797">
    <w:name w:val="ListLabel 797"/>
    <w:qFormat/>
    <w:rPr>
      <w:sz w:val="20"/>
    </w:rPr>
  </w:style>
  <w:style w:type="character" w:styleId="ListLabel798">
    <w:name w:val="ListLabel 798"/>
    <w:qFormat/>
    <w:rPr>
      <w:sz w:val="20"/>
    </w:rPr>
  </w:style>
  <w:style w:type="character" w:styleId="ListLabel799">
    <w:name w:val="ListLabel 799"/>
    <w:qFormat/>
    <w:rPr>
      <w:sz w:val="20"/>
    </w:rPr>
  </w:style>
  <w:style w:type="character" w:styleId="ListLabel800">
    <w:name w:val="ListLabel 800"/>
    <w:qFormat/>
    <w:rPr>
      <w:sz w:val="20"/>
    </w:rPr>
  </w:style>
  <w:style w:type="character" w:styleId="ListLabel801">
    <w:name w:val="ListLabel 801"/>
    <w:qFormat/>
    <w:rPr>
      <w:sz w:val="20"/>
    </w:rPr>
  </w:style>
  <w:style w:type="character" w:styleId="ListLabel802">
    <w:name w:val="ListLabel 802"/>
    <w:qFormat/>
    <w:rPr>
      <w:rFonts w:ascii="Arial" w:hAnsi="Arial"/>
      <w:sz w:val="24"/>
    </w:rPr>
  </w:style>
  <w:style w:type="character" w:styleId="ListLabel803">
    <w:name w:val="ListLabel 803"/>
    <w:qFormat/>
    <w:rPr>
      <w:sz w:val="20"/>
    </w:rPr>
  </w:style>
  <w:style w:type="character" w:styleId="ListLabel804">
    <w:name w:val="ListLabel 804"/>
    <w:qFormat/>
    <w:rPr>
      <w:sz w:val="20"/>
    </w:rPr>
  </w:style>
  <w:style w:type="character" w:styleId="ListLabel805">
    <w:name w:val="ListLabel 805"/>
    <w:qFormat/>
    <w:rPr>
      <w:sz w:val="20"/>
    </w:rPr>
  </w:style>
  <w:style w:type="character" w:styleId="ListLabel806">
    <w:name w:val="ListLabel 806"/>
    <w:qFormat/>
    <w:rPr>
      <w:sz w:val="20"/>
    </w:rPr>
  </w:style>
  <w:style w:type="character" w:styleId="ListLabel807">
    <w:name w:val="ListLabel 807"/>
    <w:qFormat/>
    <w:rPr>
      <w:sz w:val="20"/>
    </w:rPr>
  </w:style>
  <w:style w:type="character" w:styleId="ListLabel808">
    <w:name w:val="ListLabel 808"/>
    <w:qFormat/>
    <w:rPr>
      <w:sz w:val="20"/>
    </w:rPr>
  </w:style>
  <w:style w:type="character" w:styleId="ListLabel809">
    <w:name w:val="ListLabel 809"/>
    <w:qFormat/>
    <w:rPr>
      <w:sz w:val="20"/>
    </w:rPr>
  </w:style>
  <w:style w:type="character" w:styleId="ListLabel810">
    <w:name w:val="ListLabel 810"/>
    <w:qFormat/>
    <w:rPr>
      <w:sz w:val="20"/>
    </w:rPr>
  </w:style>
  <w:style w:type="character" w:styleId="ListLabel811">
    <w:name w:val="ListLabel 811"/>
    <w:qFormat/>
    <w:rPr>
      <w:rFonts w:ascii="Arial" w:hAnsi="Arial"/>
      <w:sz w:val="24"/>
    </w:rPr>
  </w:style>
  <w:style w:type="character" w:styleId="ListLabel812">
    <w:name w:val="ListLabel 812"/>
    <w:qFormat/>
    <w:rPr>
      <w:sz w:val="20"/>
    </w:rPr>
  </w:style>
  <w:style w:type="character" w:styleId="ListLabel813">
    <w:name w:val="ListLabel 813"/>
    <w:qFormat/>
    <w:rPr>
      <w:sz w:val="20"/>
    </w:rPr>
  </w:style>
  <w:style w:type="character" w:styleId="ListLabel814">
    <w:name w:val="ListLabel 814"/>
    <w:qFormat/>
    <w:rPr>
      <w:sz w:val="20"/>
    </w:rPr>
  </w:style>
  <w:style w:type="character" w:styleId="ListLabel815">
    <w:name w:val="ListLabel 815"/>
    <w:qFormat/>
    <w:rPr>
      <w:sz w:val="20"/>
    </w:rPr>
  </w:style>
  <w:style w:type="character" w:styleId="ListLabel816">
    <w:name w:val="ListLabel 816"/>
    <w:qFormat/>
    <w:rPr>
      <w:sz w:val="20"/>
    </w:rPr>
  </w:style>
  <w:style w:type="character" w:styleId="ListLabel817">
    <w:name w:val="ListLabel 817"/>
    <w:qFormat/>
    <w:rPr>
      <w:sz w:val="20"/>
    </w:rPr>
  </w:style>
  <w:style w:type="character" w:styleId="ListLabel818">
    <w:name w:val="ListLabel 818"/>
    <w:qFormat/>
    <w:rPr>
      <w:sz w:val="20"/>
    </w:rPr>
  </w:style>
  <w:style w:type="character" w:styleId="ListLabel819">
    <w:name w:val="ListLabel 819"/>
    <w:qFormat/>
    <w:rPr>
      <w:sz w:val="20"/>
    </w:rPr>
  </w:style>
  <w:style w:type="character" w:styleId="ListLabel820">
    <w:name w:val="ListLabel 820"/>
    <w:qFormat/>
    <w:rPr>
      <w:rFonts w:ascii="Arial" w:hAnsi="Arial"/>
      <w:sz w:val="24"/>
    </w:rPr>
  </w:style>
  <w:style w:type="character" w:styleId="ListLabel821">
    <w:name w:val="ListLabel 821"/>
    <w:qFormat/>
    <w:rPr>
      <w:sz w:val="20"/>
    </w:rPr>
  </w:style>
  <w:style w:type="character" w:styleId="ListLabel822">
    <w:name w:val="ListLabel 822"/>
    <w:qFormat/>
    <w:rPr>
      <w:sz w:val="20"/>
    </w:rPr>
  </w:style>
  <w:style w:type="character" w:styleId="ListLabel823">
    <w:name w:val="ListLabel 823"/>
    <w:qFormat/>
    <w:rPr>
      <w:sz w:val="20"/>
    </w:rPr>
  </w:style>
  <w:style w:type="character" w:styleId="ListLabel824">
    <w:name w:val="ListLabel 824"/>
    <w:qFormat/>
    <w:rPr>
      <w:sz w:val="20"/>
    </w:rPr>
  </w:style>
  <w:style w:type="character" w:styleId="ListLabel825">
    <w:name w:val="ListLabel 825"/>
    <w:qFormat/>
    <w:rPr>
      <w:sz w:val="20"/>
    </w:rPr>
  </w:style>
  <w:style w:type="character" w:styleId="ListLabel826">
    <w:name w:val="ListLabel 826"/>
    <w:qFormat/>
    <w:rPr>
      <w:sz w:val="20"/>
    </w:rPr>
  </w:style>
  <w:style w:type="character" w:styleId="ListLabel827">
    <w:name w:val="ListLabel 827"/>
    <w:qFormat/>
    <w:rPr>
      <w:sz w:val="20"/>
    </w:rPr>
  </w:style>
  <w:style w:type="character" w:styleId="ListLabel828">
    <w:name w:val="ListLabel 828"/>
    <w:qFormat/>
    <w:rPr>
      <w:sz w:val="20"/>
    </w:rPr>
  </w:style>
  <w:style w:type="character" w:styleId="ListLabel829">
    <w:name w:val="ListLabel 829"/>
    <w:qFormat/>
    <w:rPr>
      <w:rFonts w:ascii="Arial" w:hAnsi="Arial"/>
      <w:sz w:val="24"/>
    </w:rPr>
  </w:style>
  <w:style w:type="character" w:styleId="ListLabel830">
    <w:name w:val="ListLabel 830"/>
    <w:qFormat/>
    <w:rPr>
      <w:sz w:val="20"/>
    </w:rPr>
  </w:style>
  <w:style w:type="character" w:styleId="ListLabel831">
    <w:name w:val="ListLabel 831"/>
    <w:qFormat/>
    <w:rPr>
      <w:sz w:val="20"/>
    </w:rPr>
  </w:style>
  <w:style w:type="character" w:styleId="ListLabel832">
    <w:name w:val="ListLabel 832"/>
    <w:qFormat/>
    <w:rPr>
      <w:sz w:val="20"/>
    </w:rPr>
  </w:style>
  <w:style w:type="character" w:styleId="ListLabel833">
    <w:name w:val="ListLabel 833"/>
    <w:qFormat/>
    <w:rPr>
      <w:sz w:val="20"/>
    </w:rPr>
  </w:style>
  <w:style w:type="character" w:styleId="ListLabel834">
    <w:name w:val="ListLabel 834"/>
    <w:qFormat/>
    <w:rPr>
      <w:sz w:val="20"/>
    </w:rPr>
  </w:style>
  <w:style w:type="character" w:styleId="ListLabel835">
    <w:name w:val="ListLabel 835"/>
    <w:qFormat/>
    <w:rPr>
      <w:sz w:val="20"/>
    </w:rPr>
  </w:style>
  <w:style w:type="character" w:styleId="ListLabel836">
    <w:name w:val="ListLabel 836"/>
    <w:qFormat/>
    <w:rPr>
      <w:sz w:val="20"/>
    </w:rPr>
  </w:style>
  <w:style w:type="character" w:styleId="ListLabel837">
    <w:name w:val="ListLabel 837"/>
    <w:qFormat/>
    <w:rPr>
      <w:sz w:val="20"/>
    </w:rPr>
  </w:style>
  <w:style w:type="character" w:styleId="ListLabel838">
    <w:name w:val="ListLabel 838"/>
    <w:qFormat/>
    <w:rPr>
      <w:rFonts w:ascii="Arial" w:hAnsi="Arial"/>
      <w:sz w:val="24"/>
    </w:rPr>
  </w:style>
  <w:style w:type="character" w:styleId="ListLabel839">
    <w:name w:val="ListLabel 839"/>
    <w:qFormat/>
    <w:rPr>
      <w:sz w:val="20"/>
    </w:rPr>
  </w:style>
  <w:style w:type="character" w:styleId="ListLabel840">
    <w:name w:val="ListLabel 840"/>
    <w:qFormat/>
    <w:rPr>
      <w:sz w:val="20"/>
    </w:rPr>
  </w:style>
  <w:style w:type="character" w:styleId="ListLabel841">
    <w:name w:val="ListLabel 841"/>
    <w:qFormat/>
    <w:rPr>
      <w:sz w:val="20"/>
    </w:rPr>
  </w:style>
  <w:style w:type="character" w:styleId="ListLabel842">
    <w:name w:val="ListLabel 842"/>
    <w:qFormat/>
    <w:rPr>
      <w:sz w:val="20"/>
    </w:rPr>
  </w:style>
  <w:style w:type="character" w:styleId="ListLabel843">
    <w:name w:val="ListLabel 843"/>
    <w:qFormat/>
    <w:rPr>
      <w:sz w:val="20"/>
    </w:rPr>
  </w:style>
  <w:style w:type="character" w:styleId="ListLabel844">
    <w:name w:val="ListLabel 844"/>
    <w:qFormat/>
    <w:rPr>
      <w:sz w:val="20"/>
    </w:rPr>
  </w:style>
  <w:style w:type="character" w:styleId="ListLabel845">
    <w:name w:val="ListLabel 845"/>
    <w:qFormat/>
    <w:rPr>
      <w:sz w:val="20"/>
    </w:rPr>
  </w:style>
  <w:style w:type="character" w:styleId="ListLabel846">
    <w:name w:val="ListLabel 846"/>
    <w:qFormat/>
    <w:rPr>
      <w:sz w:val="20"/>
    </w:rPr>
  </w:style>
  <w:style w:type="character" w:styleId="ListLabel847">
    <w:name w:val="ListLabel 847"/>
    <w:qFormat/>
    <w:rPr>
      <w:rFonts w:ascii="Arial" w:hAnsi="Arial"/>
      <w:sz w:val="24"/>
    </w:rPr>
  </w:style>
  <w:style w:type="character" w:styleId="ListLabel848">
    <w:name w:val="ListLabel 848"/>
    <w:qFormat/>
    <w:rPr>
      <w:sz w:val="20"/>
    </w:rPr>
  </w:style>
  <w:style w:type="character" w:styleId="ListLabel849">
    <w:name w:val="ListLabel 849"/>
    <w:qFormat/>
    <w:rPr>
      <w:sz w:val="20"/>
    </w:rPr>
  </w:style>
  <w:style w:type="character" w:styleId="ListLabel850">
    <w:name w:val="ListLabel 850"/>
    <w:qFormat/>
    <w:rPr>
      <w:sz w:val="20"/>
    </w:rPr>
  </w:style>
  <w:style w:type="character" w:styleId="ListLabel851">
    <w:name w:val="ListLabel 851"/>
    <w:qFormat/>
    <w:rPr>
      <w:sz w:val="20"/>
    </w:rPr>
  </w:style>
  <w:style w:type="character" w:styleId="ListLabel852">
    <w:name w:val="ListLabel 852"/>
    <w:qFormat/>
    <w:rPr>
      <w:sz w:val="20"/>
    </w:rPr>
  </w:style>
  <w:style w:type="character" w:styleId="ListLabel853">
    <w:name w:val="ListLabel 853"/>
    <w:qFormat/>
    <w:rPr>
      <w:sz w:val="20"/>
    </w:rPr>
  </w:style>
  <w:style w:type="character" w:styleId="ListLabel854">
    <w:name w:val="ListLabel 854"/>
    <w:qFormat/>
    <w:rPr>
      <w:sz w:val="20"/>
    </w:rPr>
  </w:style>
  <w:style w:type="character" w:styleId="ListLabel855">
    <w:name w:val="ListLabel 855"/>
    <w:qFormat/>
    <w:rPr>
      <w:sz w:val="20"/>
    </w:rPr>
  </w:style>
  <w:style w:type="character" w:styleId="ListLabel856">
    <w:name w:val="ListLabel 856"/>
    <w:qFormat/>
    <w:rPr>
      <w:rFonts w:ascii="Arial" w:hAnsi="Arial"/>
      <w:sz w:val="24"/>
    </w:rPr>
  </w:style>
  <w:style w:type="character" w:styleId="ListLabel857">
    <w:name w:val="ListLabel 857"/>
    <w:qFormat/>
    <w:rPr>
      <w:sz w:val="20"/>
    </w:rPr>
  </w:style>
  <w:style w:type="character" w:styleId="ListLabel858">
    <w:name w:val="ListLabel 858"/>
    <w:qFormat/>
    <w:rPr>
      <w:sz w:val="20"/>
    </w:rPr>
  </w:style>
  <w:style w:type="character" w:styleId="ListLabel859">
    <w:name w:val="ListLabel 859"/>
    <w:qFormat/>
    <w:rPr>
      <w:sz w:val="20"/>
    </w:rPr>
  </w:style>
  <w:style w:type="character" w:styleId="ListLabel860">
    <w:name w:val="ListLabel 860"/>
    <w:qFormat/>
    <w:rPr>
      <w:sz w:val="20"/>
    </w:rPr>
  </w:style>
  <w:style w:type="character" w:styleId="ListLabel861">
    <w:name w:val="ListLabel 861"/>
    <w:qFormat/>
    <w:rPr>
      <w:sz w:val="20"/>
    </w:rPr>
  </w:style>
  <w:style w:type="character" w:styleId="ListLabel862">
    <w:name w:val="ListLabel 862"/>
    <w:qFormat/>
    <w:rPr>
      <w:sz w:val="20"/>
    </w:rPr>
  </w:style>
  <w:style w:type="character" w:styleId="ListLabel863">
    <w:name w:val="ListLabel 863"/>
    <w:qFormat/>
    <w:rPr>
      <w:sz w:val="20"/>
    </w:rPr>
  </w:style>
  <w:style w:type="character" w:styleId="ListLabel864">
    <w:name w:val="ListLabel 864"/>
    <w:qFormat/>
    <w:rPr>
      <w:rFonts w:ascii="Arial" w:hAnsi="Arial"/>
      <w:sz w:val="24"/>
    </w:rPr>
  </w:style>
  <w:style w:type="character" w:styleId="ListLabel865">
    <w:name w:val="ListLabel 865"/>
    <w:qFormat/>
    <w:rPr>
      <w:sz w:val="20"/>
    </w:rPr>
  </w:style>
  <w:style w:type="character" w:styleId="ListLabel866">
    <w:name w:val="ListLabel 866"/>
    <w:qFormat/>
    <w:rPr>
      <w:sz w:val="20"/>
    </w:rPr>
  </w:style>
  <w:style w:type="character" w:styleId="ListLabel867">
    <w:name w:val="ListLabel 867"/>
    <w:qFormat/>
    <w:rPr>
      <w:sz w:val="20"/>
    </w:rPr>
  </w:style>
  <w:style w:type="character" w:styleId="ListLabel868">
    <w:name w:val="ListLabel 868"/>
    <w:qFormat/>
    <w:rPr>
      <w:sz w:val="20"/>
    </w:rPr>
  </w:style>
  <w:style w:type="character" w:styleId="ListLabel869">
    <w:name w:val="ListLabel 869"/>
    <w:qFormat/>
    <w:rPr>
      <w:sz w:val="20"/>
    </w:rPr>
  </w:style>
  <w:style w:type="character" w:styleId="ListLabel870">
    <w:name w:val="ListLabel 870"/>
    <w:qFormat/>
    <w:rPr>
      <w:sz w:val="20"/>
    </w:rPr>
  </w:style>
  <w:style w:type="character" w:styleId="ListLabel871">
    <w:name w:val="ListLabel 871"/>
    <w:qFormat/>
    <w:rPr>
      <w:sz w:val="20"/>
    </w:rPr>
  </w:style>
  <w:style w:type="character" w:styleId="ListLabel872">
    <w:name w:val="ListLabel 872"/>
    <w:qFormat/>
    <w:rPr>
      <w:rFonts w:ascii="Arial" w:hAnsi="Arial"/>
      <w:sz w:val="24"/>
    </w:rPr>
  </w:style>
  <w:style w:type="character" w:styleId="ListLabel873">
    <w:name w:val="ListLabel 873"/>
    <w:qFormat/>
    <w:rPr>
      <w:sz w:val="20"/>
    </w:rPr>
  </w:style>
  <w:style w:type="character" w:styleId="ListLabel874">
    <w:name w:val="ListLabel 874"/>
    <w:qFormat/>
    <w:rPr>
      <w:sz w:val="20"/>
    </w:rPr>
  </w:style>
  <w:style w:type="character" w:styleId="ListLabel875">
    <w:name w:val="ListLabel 875"/>
    <w:qFormat/>
    <w:rPr>
      <w:sz w:val="20"/>
    </w:rPr>
  </w:style>
  <w:style w:type="character" w:styleId="ListLabel876">
    <w:name w:val="ListLabel 876"/>
    <w:qFormat/>
    <w:rPr>
      <w:sz w:val="20"/>
    </w:rPr>
  </w:style>
  <w:style w:type="character" w:styleId="ListLabel877">
    <w:name w:val="ListLabel 877"/>
    <w:qFormat/>
    <w:rPr>
      <w:sz w:val="20"/>
    </w:rPr>
  </w:style>
  <w:style w:type="character" w:styleId="ListLabel878">
    <w:name w:val="ListLabel 878"/>
    <w:qFormat/>
    <w:rPr>
      <w:sz w:val="20"/>
    </w:rPr>
  </w:style>
  <w:style w:type="character" w:styleId="ListLabel879">
    <w:name w:val="ListLabel 879"/>
    <w:qFormat/>
    <w:rPr>
      <w:sz w:val="20"/>
    </w:rPr>
  </w:style>
  <w:style w:type="character" w:styleId="ListLabel880">
    <w:name w:val="ListLabel 880"/>
    <w:qFormat/>
    <w:rPr>
      <w:sz w:val="20"/>
    </w:rPr>
  </w:style>
  <w:style w:type="character" w:styleId="ListLabel881">
    <w:name w:val="ListLabel 881"/>
    <w:qFormat/>
    <w:rPr>
      <w:sz w:val="20"/>
    </w:rPr>
  </w:style>
  <w:style w:type="character" w:styleId="ListLabel882">
    <w:name w:val="ListLabel 882"/>
    <w:qFormat/>
    <w:rPr>
      <w:sz w:val="20"/>
    </w:rPr>
  </w:style>
  <w:style w:type="character" w:styleId="ListLabel883">
    <w:name w:val="ListLabel 883"/>
    <w:qFormat/>
    <w:rPr>
      <w:sz w:val="20"/>
    </w:rPr>
  </w:style>
  <w:style w:type="character" w:styleId="ListLabel884">
    <w:name w:val="ListLabel 884"/>
    <w:qFormat/>
    <w:rPr>
      <w:sz w:val="20"/>
    </w:rPr>
  </w:style>
  <w:style w:type="character" w:styleId="ListLabel885">
    <w:name w:val="ListLabel 885"/>
    <w:qFormat/>
    <w:rPr>
      <w:sz w:val="20"/>
    </w:rPr>
  </w:style>
  <w:style w:type="character" w:styleId="ListLabel886">
    <w:name w:val="ListLabel 886"/>
    <w:qFormat/>
    <w:rPr>
      <w:sz w:val="20"/>
    </w:rPr>
  </w:style>
  <w:style w:type="character" w:styleId="ListLabel887">
    <w:name w:val="ListLabel 887"/>
    <w:qFormat/>
    <w:rPr>
      <w:sz w:val="20"/>
    </w:rPr>
  </w:style>
  <w:style w:type="character" w:styleId="ListLabel888">
    <w:name w:val="ListLabel 888"/>
    <w:qFormat/>
    <w:rPr>
      <w:rFonts w:ascii="Arial" w:hAnsi="Arial"/>
      <w:sz w:val="24"/>
    </w:rPr>
  </w:style>
  <w:style w:type="character" w:styleId="ListLabel889">
    <w:name w:val="ListLabel 889"/>
    <w:qFormat/>
    <w:rPr>
      <w:sz w:val="20"/>
    </w:rPr>
  </w:style>
  <w:style w:type="character" w:styleId="ListLabel890">
    <w:name w:val="ListLabel 890"/>
    <w:qFormat/>
    <w:rPr>
      <w:sz w:val="20"/>
    </w:rPr>
  </w:style>
  <w:style w:type="character" w:styleId="ListLabel891">
    <w:name w:val="ListLabel 891"/>
    <w:qFormat/>
    <w:rPr>
      <w:sz w:val="20"/>
    </w:rPr>
  </w:style>
  <w:style w:type="character" w:styleId="ListLabel892">
    <w:name w:val="ListLabel 892"/>
    <w:qFormat/>
    <w:rPr>
      <w:sz w:val="20"/>
    </w:rPr>
  </w:style>
  <w:style w:type="character" w:styleId="ListLabel893">
    <w:name w:val="ListLabel 893"/>
    <w:qFormat/>
    <w:rPr>
      <w:sz w:val="20"/>
    </w:rPr>
  </w:style>
  <w:style w:type="character" w:styleId="ListLabel894">
    <w:name w:val="ListLabel 894"/>
    <w:qFormat/>
    <w:rPr>
      <w:sz w:val="20"/>
    </w:rPr>
  </w:style>
  <w:style w:type="character" w:styleId="ListLabel895">
    <w:name w:val="ListLabel 895"/>
    <w:qFormat/>
    <w:rPr>
      <w:sz w:val="20"/>
    </w:rPr>
  </w:style>
  <w:style w:type="character" w:styleId="ListLabel896">
    <w:name w:val="ListLabel 896"/>
    <w:qFormat/>
    <w:rPr>
      <w:sz w:val="20"/>
    </w:rPr>
  </w:style>
  <w:style w:type="character" w:styleId="ListLabel897">
    <w:name w:val="ListLabel 897"/>
    <w:qFormat/>
    <w:rPr>
      <w:rFonts w:ascii="Arial" w:hAnsi="Arial"/>
      <w:sz w:val="24"/>
    </w:rPr>
  </w:style>
  <w:style w:type="character" w:styleId="ListLabel898">
    <w:name w:val="ListLabel 898"/>
    <w:qFormat/>
    <w:rPr>
      <w:sz w:val="20"/>
    </w:rPr>
  </w:style>
  <w:style w:type="character" w:styleId="ListLabel899">
    <w:name w:val="ListLabel 899"/>
    <w:qFormat/>
    <w:rPr>
      <w:sz w:val="20"/>
    </w:rPr>
  </w:style>
  <w:style w:type="character" w:styleId="ListLabel900">
    <w:name w:val="ListLabel 900"/>
    <w:qFormat/>
    <w:rPr>
      <w:sz w:val="20"/>
    </w:rPr>
  </w:style>
  <w:style w:type="character" w:styleId="ListLabel901">
    <w:name w:val="ListLabel 901"/>
    <w:qFormat/>
    <w:rPr>
      <w:sz w:val="20"/>
    </w:rPr>
  </w:style>
  <w:style w:type="character" w:styleId="ListLabel902">
    <w:name w:val="ListLabel 902"/>
    <w:qFormat/>
    <w:rPr>
      <w:sz w:val="20"/>
    </w:rPr>
  </w:style>
  <w:style w:type="character" w:styleId="ListLabel903">
    <w:name w:val="ListLabel 903"/>
    <w:qFormat/>
    <w:rPr>
      <w:sz w:val="20"/>
    </w:rPr>
  </w:style>
  <w:style w:type="character" w:styleId="ListLabel904">
    <w:name w:val="ListLabel 904"/>
    <w:qFormat/>
    <w:rPr>
      <w:sz w:val="20"/>
    </w:rPr>
  </w:style>
  <w:style w:type="character" w:styleId="ListLabel905">
    <w:name w:val="ListLabel 905"/>
    <w:qFormat/>
    <w:rPr>
      <w:sz w:val="20"/>
    </w:rPr>
  </w:style>
  <w:style w:type="character" w:styleId="ListLabel906">
    <w:name w:val="ListLabel 906"/>
    <w:qFormat/>
    <w:rPr>
      <w:rFonts w:ascii="Arial" w:hAnsi="Arial"/>
      <w:sz w:val="24"/>
    </w:rPr>
  </w:style>
  <w:style w:type="character" w:styleId="ListLabel907">
    <w:name w:val="ListLabel 907"/>
    <w:qFormat/>
    <w:rPr>
      <w:sz w:val="20"/>
    </w:rPr>
  </w:style>
  <w:style w:type="character" w:styleId="ListLabel908">
    <w:name w:val="ListLabel 908"/>
    <w:qFormat/>
    <w:rPr>
      <w:sz w:val="20"/>
    </w:rPr>
  </w:style>
  <w:style w:type="character" w:styleId="ListLabel909">
    <w:name w:val="ListLabel 909"/>
    <w:qFormat/>
    <w:rPr>
      <w:sz w:val="20"/>
    </w:rPr>
  </w:style>
  <w:style w:type="character" w:styleId="ListLabel910">
    <w:name w:val="ListLabel 910"/>
    <w:qFormat/>
    <w:rPr>
      <w:sz w:val="20"/>
    </w:rPr>
  </w:style>
  <w:style w:type="character" w:styleId="ListLabel911">
    <w:name w:val="ListLabel 911"/>
    <w:qFormat/>
    <w:rPr>
      <w:sz w:val="20"/>
    </w:rPr>
  </w:style>
  <w:style w:type="character" w:styleId="ListLabel912">
    <w:name w:val="ListLabel 912"/>
    <w:qFormat/>
    <w:rPr>
      <w:sz w:val="20"/>
    </w:rPr>
  </w:style>
  <w:style w:type="character" w:styleId="ListLabel913">
    <w:name w:val="ListLabel 913"/>
    <w:qFormat/>
    <w:rPr>
      <w:sz w:val="20"/>
    </w:rPr>
  </w:style>
  <w:style w:type="character" w:styleId="ListLabel914">
    <w:name w:val="ListLabel 914"/>
    <w:qFormat/>
    <w:rPr>
      <w:sz w:val="20"/>
    </w:rPr>
  </w:style>
  <w:style w:type="character" w:styleId="ListLabel915">
    <w:name w:val="ListLabel 915"/>
    <w:qFormat/>
    <w:rPr>
      <w:rFonts w:ascii="Arial" w:hAnsi="Arial"/>
      <w:sz w:val="24"/>
    </w:rPr>
  </w:style>
  <w:style w:type="character" w:styleId="ListLabel916">
    <w:name w:val="ListLabel 916"/>
    <w:qFormat/>
    <w:rPr>
      <w:sz w:val="20"/>
    </w:rPr>
  </w:style>
  <w:style w:type="character" w:styleId="ListLabel917">
    <w:name w:val="ListLabel 917"/>
    <w:qFormat/>
    <w:rPr>
      <w:sz w:val="20"/>
    </w:rPr>
  </w:style>
  <w:style w:type="character" w:styleId="ListLabel918">
    <w:name w:val="ListLabel 918"/>
    <w:qFormat/>
    <w:rPr>
      <w:sz w:val="20"/>
    </w:rPr>
  </w:style>
  <w:style w:type="character" w:styleId="ListLabel919">
    <w:name w:val="ListLabel 919"/>
    <w:qFormat/>
    <w:rPr>
      <w:sz w:val="20"/>
    </w:rPr>
  </w:style>
  <w:style w:type="character" w:styleId="ListLabel920">
    <w:name w:val="ListLabel 920"/>
    <w:qFormat/>
    <w:rPr>
      <w:sz w:val="20"/>
    </w:rPr>
  </w:style>
  <w:style w:type="character" w:styleId="ListLabel921">
    <w:name w:val="ListLabel 921"/>
    <w:qFormat/>
    <w:rPr>
      <w:sz w:val="20"/>
    </w:rPr>
  </w:style>
  <w:style w:type="character" w:styleId="ListLabel922">
    <w:name w:val="ListLabel 922"/>
    <w:qFormat/>
    <w:rPr>
      <w:sz w:val="20"/>
    </w:rPr>
  </w:style>
  <w:style w:type="character" w:styleId="ListLabel923">
    <w:name w:val="ListLabel 923"/>
    <w:qFormat/>
    <w:rPr>
      <w:sz w:val="20"/>
    </w:rPr>
  </w:style>
  <w:style w:type="character" w:styleId="ListLabel924">
    <w:name w:val="ListLabel 924"/>
    <w:qFormat/>
    <w:rPr>
      <w:rFonts w:ascii="Arial" w:hAnsi="Arial"/>
      <w:sz w:val="24"/>
    </w:rPr>
  </w:style>
  <w:style w:type="character" w:styleId="ListLabel925">
    <w:name w:val="ListLabel 925"/>
    <w:qFormat/>
    <w:rPr>
      <w:sz w:val="20"/>
    </w:rPr>
  </w:style>
  <w:style w:type="character" w:styleId="ListLabel926">
    <w:name w:val="ListLabel 926"/>
    <w:qFormat/>
    <w:rPr>
      <w:sz w:val="20"/>
    </w:rPr>
  </w:style>
  <w:style w:type="character" w:styleId="ListLabel927">
    <w:name w:val="ListLabel 927"/>
    <w:qFormat/>
    <w:rPr>
      <w:sz w:val="20"/>
    </w:rPr>
  </w:style>
  <w:style w:type="character" w:styleId="ListLabel928">
    <w:name w:val="ListLabel 928"/>
    <w:qFormat/>
    <w:rPr>
      <w:sz w:val="20"/>
    </w:rPr>
  </w:style>
  <w:style w:type="character" w:styleId="ListLabel929">
    <w:name w:val="ListLabel 929"/>
    <w:qFormat/>
    <w:rPr>
      <w:sz w:val="20"/>
    </w:rPr>
  </w:style>
  <w:style w:type="character" w:styleId="ListLabel930">
    <w:name w:val="ListLabel 930"/>
    <w:qFormat/>
    <w:rPr>
      <w:sz w:val="20"/>
    </w:rPr>
  </w:style>
  <w:style w:type="character" w:styleId="ListLabel931">
    <w:name w:val="ListLabel 931"/>
    <w:qFormat/>
    <w:rPr>
      <w:sz w:val="20"/>
    </w:rPr>
  </w:style>
  <w:style w:type="character" w:styleId="ListLabel932">
    <w:name w:val="ListLabel 932"/>
    <w:qFormat/>
    <w:rPr>
      <w:sz w:val="20"/>
    </w:rPr>
  </w:style>
  <w:style w:type="character" w:styleId="ListLabel933">
    <w:name w:val="ListLabel 933"/>
    <w:qFormat/>
    <w:rPr>
      <w:rFonts w:ascii="Arial" w:hAnsi="Arial"/>
      <w:sz w:val="24"/>
    </w:rPr>
  </w:style>
  <w:style w:type="character" w:styleId="ListLabel934">
    <w:name w:val="ListLabel 934"/>
    <w:qFormat/>
    <w:rPr>
      <w:sz w:val="20"/>
    </w:rPr>
  </w:style>
  <w:style w:type="character" w:styleId="ListLabel935">
    <w:name w:val="ListLabel 935"/>
    <w:qFormat/>
    <w:rPr>
      <w:sz w:val="20"/>
    </w:rPr>
  </w:style>
  <w:style w:type="character" w:styleId="ListLabel936">
    <w:name w:val="ListLabel 936"/>
    <w:qFormat/>
    <w:rPr>
      <w:sz w:val="20"/>
    </w:rPr>
  </w:style>
  <w:style w:type="character" w:styleId="ListLabel937">
    <w:name w:val="ListLabel 937"/>
    <w:qFormat/>
    <w:rPr>
      <w:sz w:val="20"/>
    </w:rPr>
  </w:style>
  <w:style w:type="character" w:styleId="ListLabel938">
    <w:name w:val="ListLabel 938"/>
    <w:qFormat/>
    <w:rPr>
      <w:sz w:val="20"/>
    </w:rPr>
  </w:style>
  <w:style w:type="character" w:styleId="ListLabel939">
    <w:name w:val="ListLabel 939"/>
    <w:qFormat/>
    <w:rPr>
      <w:sz w:val="20"/>
    </w:rPr>
  </w:style>
  <w:style w:type="character" w:styleId="ListLabel940">
    <w:name w:val="ListLabel 940"/>
    <w:qFormat/>
    <w:rPr>
      <w:sz w:val="20"/>
    </w:rPr>
  </w:style>
  <w:style w:type="character" w:styleId="ListLabel941">
    <w:name w:val="ListLabel 941"/>
    <w:qFormat/>
    <w:rPr>
      <w:sz w:val="20"/>
    </w:rPr>
  </w:style>
  <w:style w:type="character" w:styleId="ListLabel942">
    <w:name w:val="ListLabel 942"/>
    <w:qFormat/>
    <w:rPr>
      <w:rFonts w:ascii="Arial" w:hAnsi="Arial"/>
      <w:sz w:val="24"/>
    </w:rPr>
  </w:style>
  <w:style w:type="character" w:styleId="ListLabel943">
    <w:name w:val="ListLabel 943"/>
    <w:qFormat/>
    <w:rPr>
      <w:sz w:val="20"/>
    </w:rPr>
  </w:style>
  <w:style w:type="character" w:styleId="ListLabel944">
    <w:name w:val="ListLabel 944"/>
    <w:qFormat/>
    <w:rPr>
      <w:sz w:val="20"/>
    </w:rPr>
  </w:style>
  <w:style w:type="character" w:styleId="ListLabel945">
    <w:name w:val="ListLabel 945"/>
    <w:qFormat/>
    <w:rPr>
      <w:sz w:val="20"/>
    </w:rPr>
  </w:style>
  <w:style w:type="character" w:styleId="ListLabel946">
    <w:name w:val="ListLabel 946"/>
    <w:qFormat/>
    <w:rPr>
      <w:sz w:val="20"/>
    </w:rPr>
  </w:style>
  <w:style w:type="character" w:styleId="ListLabel947">
    <w:name w:val="ListLabel 947"/>
    <w:qFormat/>
    <w:rPr>
      <w:sz w:val="20"/>
    </w:rPr>
  </w:style>
  <w:style w:type="character" w:styleId="ListLabel948">
    <w:name w:val="ListLabel 948"/>
    <w:qFormat/>
    <w:rPr>
      <w:sz w:val="20"/>
    </w:rPr>
  </w:style>
  <w:style w:type="character" w:styleId="ListLabel949">
    <w:name w:val="ListLabel 949"/>
    <w:qFormat/>
    <w:rPr>
      <w:sz w:val="20"/>
    </w:rPr>
  </w:style>
  <w:style w:type="character" w:styleId="ListLabel950">
    <w:name w:val="ListLabel 950"/>
    <w:qFormat/>
    <w:rPr>
      <w:sz w:val="20"/>
    </w:rPr>
  </w:style>
  <w:style w:type="character" w:styleId="ListLabel951">
    <w:name w:val="ListLabel 951"/>
    <w:qFormat/>
    <w:rPr>
      <w:rFonts w:ascii="Arial" w:hAnsi="Arial"/>
      <w:sz w:val="24"/>
    </w:rPr>
  </w:style>
  <w:style w:type="character" w:styleId="ListLabel952">
    <w:name w:val="ListLabel 952"/>
    <w:qFormat/>
    <w:rPr>
      <w:sz w:val="20"/>
    </w:rPr>
  </w:style>
  <w:style w:type="character" w:styleId="ListLabel953">
    <w:name w:val="ListLabel 953"/>
    <w:qFormat/>
    <w:rPr>
      <w:sz w:val="20"/>
    </w:rPr>
  </w:style>
  <w:style w:type="character" w:styleId="ListLabel954">
    <w:name w:val="ListLabel 954"/>
    <w:qFormat/>
    <w:rPr>
      <w:sz w:val="20"/>
    </w:rPr>
  </w:style>
  <w:style w:type="character" w:styleId="ListLabel955">
    <w:name w:val="ListLabel 955"/>
    <w:qFormat/>
    <w:rPr>
      <w:sz w:val="20"/>
    </w:rPr>
  </w:style>
  <w:style w:type="character" w:styleId="ListLabel956">
    <w:name w:val="ListLabel 956"/>
    <w:qFormat/>
    <w:rPr>
      <w:sz w:val="20"/>
    </w:rPr>
  </w:style>
  <w:style w:type="character" w:styleId="ListLabel957">
    <w:name w:val="ListLabel 957"/>
    <w:qFormat/>
    <w:rPr>
      <w:sz w:val="20"/>
    </w:rPr>
  </w:style>
  <w:style w:type="character" w:styleId="ListLabel958">
    <w:name w:val="ListLabel 958"/>
    <w:qFormat/>
    <w:rPr>
      <w:sz w:val="20"/>
    </w:rPr>
  </w:style>
  <w:style w:type="character" w:styleId="ListLabel959">
    <w:name w:val="ListLabel 959"/>
    <w:qFormat/>
    <w:rPr>
      <w:sz w:val="20"/>
    </w:rPr>
  </w:style>
  <w:style w:type="character" w:styleId="ListLabel960">
    <w:name w:val="ListLabel 960"/>
    <w:qFormat/>
    <w:rPr>
      <w:rFonts w:ascii="Arial" w:hAnsi="Arial"/>
      <w:sz w:val="24"/>
    </w:rPr>
  </w:style>
  <w:style w:type="character" w:styleId="ListLabel961">
    <w:name w:val="ListLabel 961"/>
    <w:qFormat/>
    <w:rPr>
      <w:sz w:val="20"/>
    </w:rPr>
  </w:style>
  <w:style w:type="character" w:styleId="ListLabel962">
    <w:name w:val="ListLabel 962"/>
    <w:qFormat/>
    <w:rPr>
      <w:sz w:val="20"/>
    </w:rPr>
  </w:style>
  <w:style w:type="character" w:styleId="ListLabel963">
    <w:name w:val="ListLabel 963"/>
    <w:qFormat/>
    <w:rPr>
      <w:sz w:val="20"/>
    </w:rPr>
  </w:style>
  <w:style w:type="character" w:styleId="ListLabel964">
    <w:name w:val="ListLabel 964"/>
    <w:qFormat/>
    <w:rPr>
      <w:sz w:val="20"/>
    </w:rPr>
  </w:style>
  <w:style w:type="character" w:styleId="ListLabel965">
    <w:name w:val="ListLabel 965"/>
    <w:qFormat/>
    <w:rPr>
      <w:sz w:val="20"/>
    </w:rPr>
  </w:style>
  <w:style w:type="character" w:styleId="ListLabel966">
    <w:name w:val="ListLabel 966"/>
    <w:qFormat/>
    <w:rPr>
      <w:sz w:val="20"/>
    </w:rPr>
  </w:style>
  <w:style w:type="character" w:styleId="ListLabel967">
    <w:name w:val="ListLabel 967"/>
    <w:qFormat/>
    <w:rPr>
      <w:sz w:val="20"/>
    </w:rPr>
  </w:style>
  <w:style w:type="character" w:styleId="ListLabel968">
    <w:name w:val="ListLabel 968"/>
    <w:qFormat/>
    <w:rPr>
      <w:sz w:val="20"/>
    </w:rPr>
  </w:style>
  <w:style w:type="character" w:styleId="ListLabel969">
    <w:name w:val="ListLabel 969"/>
    <w:qFormat/>
    <w:rPr>
      <w:rFonts w:ascii="Proxima Nova" w:hAnsi="Proxima Nova"/>
      <w:sz w:val="27"/>
    </w:rPr>
  </w:style>
  <w:style w:type="character" w:styleId="ListLabel970">
    <w:name w:val="ListLabel 970"/>
    <w:qFormat/>
    <w:rPr>
      <w:sz w:val="20"/>
    </w:rPr>
  </w:style>
  <w:style w:type="character" w:styleId="ListLabel971">
    <w:name w:val="ListLabel 971"/>
    <w:qFormat/>
    <w:rPr>
      <w:sz w:val="20"/>
    </w:rPr>
  </w:style>
  <w:style w:type="character" w:styleId="ListLabel972">
    <w:name w:val="ListLabel 972"/>
    <w:qFormat/>
    <w:rPr>
      <w:sz w:val="20"/>
    </w:rPr>
  </w:style>
  <w:style w:type="character" w:styleId="ListLabel973">
    <w:name w:val="ListLabel 973"/>
    <w:qFormat/>
    <w:rPr>
      <w:sz w:val="20"/>
    </w:rPr>
  </w:style>
  <w:style w:type="character" w:styleId="ListLabel974">
    <w:name w:val="ListLabel 974"/>
    <w:qFormat/>
    <w:rPr>
      <w:sz w:val="20"/>
    </w:rPr>
  </w:style>
  <w:style w:type="character" w:styleId="ListLabel975">
    <w:name w:val="ListLabel 975"/>
    <w:qFormat/>
    <w:rPr>
      <w:sz w:val="20"/>
    </w:rPr>
  </w:style>
  <w:style w:type="character" w:styleId="ListLabel976">
    <w:name w:val="ListLabel 976"/>
    <w:qFormat/>
    <w:rPr>
      <w:sz w:val="20"/>
    </w:rPr>
  </w:style>
  <w:style w:type="character" w:styleId="ListLabel977">
    <w:name w:val="ListLabel 977"/>
    <w:qFormat/>
    <w:rPr>
      <w:sz w:val="20"/>
    </w:rPr>
  </w:style>
  <w:style w:type="character" w:styleId="ListLabel978">
    <w:name w:val="ListLabel 978"/>
    <w:qFormat/>
    <w:rPr>
      <w:rFonts w:ascii="Proxima Nova" w:hAnsi="Proxima Nova"/>
      <w:sz w:val="27"/>
    </w:rPr>
  </w:style>
  <w:style w:type="character" w:styleId="ListLabel979">
    <w:name w:val="ListLabel 979"/>
    <w:qFormat/>
    <w:rPr>
      <w:sz w:val="20"/>
    </w:rPr>
  </w:style>
  <w:style w:type="character" w:styleId="ListLabel980">
    <w:name w:val="ListLabel 980"/>
    <w:qFormat/>
    <w:rPr>
      <w:sz w:val="20"/>
    </w:rPr>
  </w:style>
  <w:style w:type="character" w:styleId="ListLabel981">
    <w:name w:val="ListLabel 981"/>
    <w:qFormat/>
    <w:rPr>
      <w:sz w:val="20"/>
    </w:rPr>
  </w:style>
  <w:style w:type="character" w:styleId="ListLabel982">
    <w:name w:val="ListLabel 982"/>
    <w:qFormat/>
    <w:rPr>
      <w:sz w:val="20"/>
    </w:rPr>
  </w:style>
  <w:style w:type="character" w:styleId="ListLabel983">
    <w:name w:val="ListLabel 983"/>
    <w:qFormat/>
    <w:rPr>
      <w:sz w:val="20"/>
    </w:rPr>
  </w:style>
  <w:style w:type="character" w:styleId="ListLabel984">
    <w:name w:val="ListLabel 984"/>
    <w:qFormat/>
    <w:rPr>
      <w:sz w:val="20"/>
    </w:rPr>
  </w:style>
  <w:style w:type="character" w:styleId="ListLabel985">
    <w:name w:val="ListLabel 985"/>
    <w:qFormat/>
    <w:rPr>
      <w:sz w:val="20"/>
    </w:rPr>
  </w:style>
  <w:style w:type="character" w:styleId="ListLabel986">
    <w:name w:val="ListLabel 986"/>
    <w:qFormat/>
    <w:rPr>
      <w:sz w:val="20"/>
    </w:rPr>
  </w:style>
  <w:style w:type="character" w:styleId="ListLabel987">
    <w:name w:val="ListLabel 987"/>
    <w:qFormat/>
    <w:rPr>
      <w:rFonts w:ascii="Proxima Nova" w:hAnsi="Proxima Nova"/>
      <w:sz w:val="27"/>
    </w:rPr>
  </w:style>
  <w:style w:type="character" w:styleId="ListLabel988">
    <w:name w:val="ListLabel 988"/>
    <w:qFormat/>
    <w:rPr>
      <w:sz w:val="20"/>
    </w:rPr>
  </w:style>
  <w:style w:type="character" w:styleId="ListLabel989">
    <w:name w:val="ListLabel 989"/>
    <w:qFormat/>
    <w:rPr>
      <w:sz w:val="20"/>
    </w:rPr>
  </w:style>
  <w:style w:type="character" w:styleId="ListLabel990">
    <w:name w:val="ListLabel 990"/>
    <w:qFormat/>
    <w:rPr>
      <w:sz w:val="20"/>
    </w:rPr>
  </w:style>
  <w:style w:type="character" w:styleId="ListLabel991">
    <w:name w:val="ListLabel 991"/>
    <w:qFormat/>
    <w:rPr>
      <w:sz w:val="20"/>
    </w:rPr>
  </w:style>
  <w:style w:type="character" w:styleId="ListLabel992">
    <w:name w:val="ListLabel 992"/>
    <w:qFormat/>
    <w:rPr>
      <w:sz w:val="20"/>
    </w:rPr>
  </w:style>
  <w:style w:type="character" w:styleId="ListLabel993">
    <w:name w:val="ListLabel 993"/>
    <w:qFormat/>
    <w:rPr>
      <w:sz w:val="20"/>
    </w:rPr>
  </w:style>
  <w:style w:type="character" w:styleId="ListLabel994">
    <w:name w:val="ListLabel 994"/>
    <w:qFormat/>
    <w:rPr>
      <w:sz w:val="20"/>
    </w:rPr>
  </w:style>
  <w:style w:type="character" w:styleId="ListLabel995">
    <w:name w:val="ListLabel 995"/>
    <w:qFormat/>
    <w:rPr>
      <w:sz w:val="20"/>
    </w:rPr>
  </w:style>
  <w:style w:type="character" w:styleId="ListLabel996">
    <w:name w:val="ListLabel 996"/>
    <w:qFormat/>
    <w:rPr>
      <w:rFonts w:ascii="Proxima Nova" w:hAnsi="Proxima Nova"/>
      <w:sz w:val="27"/>
    </w:rPr>
  </w:style>
  <w:style w:type="character" w:styleId="ListLabel997">
    <w:name w:val="ListLabel 997"/>
    <w:qFormat/>
    <w:rPr>
      <w:sz w:val="20"/>
    </w:rPr>
  </w:style>
  <w:style w:type="character" w:styleId="ListLabel998">
    <w:name w:val="ListLabel 998"/>
    <w:qFormat/>
    <w:rPr>
      <w:sz w:val="20"/>
    </w:rPr>
  </w:style>
  <w:style w:type="character" w:styleId="ListLabel999">
    <w:name w:val="ListLabel 999"/>
    <w:qFormat/>
    <w:rPr>
      <w:sz w:val="20"/>
    </w:rPr>
  </w:style>
  <w:style w:type="character" w:styleId="ListLabel1000">
    <w:name w:val="ListLabel 1000"/>
    <w:qFormat/>
    <w:rPr>
      <w:sz w:val="20"/>
    </w:rPr>
  </w:style>
  <w:style w:type="character" w:styleId="ListLabel1001">
    <w:name w:val="ListLabel 1001"/>
    <w:qFormat/>
    <w:rPr>
      <w:sz w:val="20"/>
    </w:rPr>
  </w:style>
  <w:style w:type="character" w:styleId="ListLabel1002">
    <w:name w:val="ListLabel 1002"/>
    <w:qFormat/>
    <w:rPr>
      <w:sz w:val="20"/>
    </w:rPr>
  </w:style>
  <w:style w:type="character" w:styleId="ListLabel1003">
    <w:name w:val="ListLabel 1003"/>
    <w:qFormat/>
    <w:rPr>
      <w:sz w:val="20"/>
    </w:rPr>
  </w:style>
  <w:style w:type="character" w:styleId="ListLabel1004">
    <w:name w:val="ListLabel 1004"/>
    <w:qFormat/>
    <w:rPr>
      <w:sz w:val="20"/>
    </w:rPr>
  </w:style>
  <w:style w:type="character" w:styleId="ListLabel1005">
    <w:name w:val="ListLabel 1005"/>
    <w:qFormat/>
    <w:rPr>
      <w:rFonts w:ascii="Proxima Nova" w:hAnsi="Proxima Nova"/>
      <w:sz w:val="27"/>
    </w:rPr>
  </w:style>
  <w:style w:type="character" w:styleId="ListLabel1006">
    <w:name w:val="ListLabel 1006"/>
    <w:qFormat/>
    <w:rPr>
      <w:sz w:val="20"/>
    </w:rPr>
  </w:style>
  <w:style w:type="character" w:styleId="ListLabel1007">
    <w:name w:val="ListLabel 1007"/>
    <w:qFormat/>
    <w:rPr>
      <w:sz w:val="20"/>
    </w:rPr>
  </w:style>
  <w:style w:type="character" w:styleId="ListLabel1008">
    <w:name w:val="ListLabel 1008"/>
    <w:qFormat/>
    <w:rPr>
      <w:sz w:val="20"/>
    </w:rPr>
  </w:style>
  <w:style w:type="character" w:styleId="ListLabel1009">
    <w:name w:val="ListLabel 1009"/>
    <w:qFormat/>
    <w:rPr>
      <w:sz w:val="20"/>
    </w:rPr>
  </w:style>
  <w:style w:type="character" w:styleId="ListLabel1010">
    <w:name w:val="ListLabel 1010"/>
    <w:qFormat/>
    <w:rPr>
      <w:sz w:val="20"/>
    </w:rPr>
  </w:style>
  <w:style w:type="character" w:styleId="ListLabel1011">
    <w:name w:val="ListLabel 1011"/>
    <w:qFormat/>
    <w:rPr>
      <w:sz w:val="20"/>
    </w:rPr>
  </w:style>
  <w:style w:type="character" w:styleId="ListLabel1012">
    <w:name w:val="ListLabel 1012"/>
    <w:qFormat/>
    <w:rPr>
      <w:sz w:val="20"/>
    </w:rPr>
  </w:style>
  <w:style w:type="character" w:styleId="ListLabel1013">
    <w:name w:val="ListLabel 1013"/>
    <w:qFormat/>
    <w:rPr>
      <w:sz w:val="20"/>
    </w:rPr>
  </w:style>
  <w:style w:type="character" w:styleId="ListLabel1014">
    <w:name w:val="ListLabel 1014"/>
    <w:qFormat/>
    <w:rPr>
      <w:rFonts w:ascii="Proxima Nova" w:hAnsi="Proxima Nova"/>
      <w:sz w:val="27"/>
    </w:rPr>
  </w:style>
  <w:style w:type="character" w:styleId="ListLabel1015">
    <w:name w:val="ListLabel 1015"/>
    <w:qFormat/>
    <w:rPr>
      <w:sz w:val="20"/>
    </w:rPr>
  </w:style>
  <w:style w:type="character" w:styleId="ListLabel1016">
    <w:name w:val="ListLabel 1016"/>
    <w:qFormat/>
    <w:rPr>
      <w:sz w:val="20"/>
    </w:rPr>
  </w:style>
  <w:style w:type="character" w:styleId="ListLabel1017">
    <w:name w:val="ListLabel 1017"/>
    <w:qFormat/>
    <w:rPr>
      <w:sz w:val="20"/>
    </w:rPr>
  </w:style>
  <w:style w:type="character" w:styleId="ListLabel1018">
    <w:name w:val="ListLabel 1018"/>
    <w:qFormat/>
    <w:rPr>
      <w:sz w:val="20"/>
    </w:rPr>
  </w:style>
  <w:style w:type="character" w:styleId="ListLabel1019">
    <w:name w:val="ListLabel 1019"/>
    <w:qFormat/>
    <w:rPr>
      <w:sz w:val="20"/>
    </w:rPr>
  </w:style>
  <w:style w:type="character" w:styleId="ListLabel1020">
    <w:name w:val="ListLabel 1020"/>
    <w:qFormat/>
    <w:rPr>
      <w:sz w:val="20"/>
    </w:rPr>
  </w:style>
  <w:style w:type="character" w:styleId="ListLabel1021">
    <w:name w:val="ListLabel 1021"/>
    <w:qFormat/>
    <w:rPr>
      <w:sz w:val="20"/>
    </w:rPr>
  </w:style>
  <w:style w:type="character" w:styleId="ListLabel1022">
    <w:name w:val="ListLabel 1022"/>
    <w:qFormat/>
    <w:rPr>
      <w:sz w:val="20"/>
    </w:rPr>
  </w:style>
  <w:style w:type="character" w:styleId="ListLabel1023">
    <w:name w:val="ListLabel 1023"/>
    <w:qFormat/>
    <w:rPr>
      <w:rFonts w:ascii="Proxima Nova" w:hAnsi="Proxima Nova"/>
      <w:sz w:val="27"/>
    </w:rPr>
  </w:style>
  <w:style w:type="character" w:styleId="ListLabel1024">
    <w:name w:val="ListLabel 1024"/>
    <w:qFormat/>
    <w:rPr>
      <w:sz w:val="20"/>
    </w:rPr>
  </w:style>
  <w:style w:type="character" w:styleId="ListLabel1025">
    <w:name w:val="ListLabel 1025"/>
    <w:qFormat/>
    <w:rPr>
      <w:sz w:val="20"/>
    </w:rPr>
  </w:style>
  <w:style w:type="character" w:styleId="ListLabel1026">
    <w:name w:val="ListLabel 1026"/>
    <w:qFormat/>
    <w:rPr>
      <w:sz w:val="20"/>
    </w:rPr>
  </w:style>
  <w:style w:type="character" w:styleId="ListLabel1027">
    <w:name w:val="ListLabel 1027"/>
    <w:qFormat/>
    <w:rPr>
      <w:sz w:val="20"/>
    </w:rPr>
  </w:style>
  <w:style w:type="character" w:styleId="ListLabel1028">
    <w:name w:val="ListLabel 1028"/>
    <w:qFormat/>
    <w:rPr>
      <w:sz w:val="20"/>
    </w:rPr>
  </w:style>
  <w:style w:type="character" w:styleId="ListLabel1029">
    <w:name w:val="ListLabel 1029"/>
    <w:qFormat/>
    <w:rPr>
      <w:sz w:val="20"/>
    </w:rPr>
  </w:style>
  <w:style w:type="character" w:styleId="ListLabel1030">
    <w:name w:val="ListLabel 1030"/>
    <w:qFormat/>
    <w:rPr>
      <w:sz w:val="20"/>
    </w:rPr>
  </w:style>
  <w:style w:type="character" w:styleId="ListLabel1031">
    <w:name w:val="ListLabel 1031"/>
    <w:qFormat/>
    <w:rPr>
      <w:sz w:val="20"/>
    </w:rPr>
  </w:style>
  <w:style w:type="character" w:styleId="ListLabel1032">
    <w:name w:val="ListLabel 1032"/>
    <w:qFormat/>
    <w:rPr>
      <w:rFonts w:ascii="Proxima Nova" w:hAnsi="Proxima Nova"/>
      <w:sz w:val="27"/>
    </w:rPr>
  </w:style>
  <w:style w:type="character" w:styleId="ListLabel1033">
    <w:name w:val="ListLabel 1033"/>
    <w:qFormat/>
    <w:rPr>
      <w:sz w:val="20"/>
    </w:rPr>
  </w:style>
  <w:style w:type="character" w:styleId="ListLabel1034">
    <w:name w:val="ListLabel 1034"/>
    <w:qFormat/>
    <w:rPr>
      <w:sz w:val="20"/>
    </w:rPr>
  </w:style>
  <w:style w:type="character" w:styleId="ListLabel1035">
    <w:name w:val="ListLabel 1035"/>
    <w:qFormat/>
    <w:rPr>
      <w:sz w:val="20"/>
    </w:rPr>
  </w:style>
  <w:style w:type="character" w:styleId="ListLabel1036">
    <w:name w:val="ListLabel 1036"/>
    <w:qFormat/>
    <w:rPr>
      <w:sz w:val="20"/>
    </w:rPr>
  </w:style>
  <w:style w:type="character" w:styleId="ListLabel1037">
    <w:name w:val="ListLabel 1037"/>
    <w:qFormat/>
    <w:rPr>
      <w:sz w:val="20"/>
    </w:rPr>
  </w:style>
  <w:style w:type="character" w:styleId="ListLabel1038">
    <w:name w:val="ListLabel 1038"/>
    <w:qFormat/>
    <w:rPr>
      <w:sz w:val="20"/>
    </w:rPr>
  </w:style>
  <w:style w:type="character" w:styleId="ListLabel1039">
    <w:name w:val="ListLabel 1039"/>
    <w:qFormat/>
    <w:rPr>
      <w:sz w:val="20"/>
    </w:rPr>
  </w:style>
  <w:style w:type="character" w:styleId="ListLabel1040">
    <w:name w:val="ListLabel 1040"/>
    <w:qFormat/>
    <w:rPr>
      <w:sz w:val="20"/>
    </w:rPr>
  </w:style>
  <w:style w:type="character" w:styleId="ListLabel1041">
    <w:name w:val="ListLabel 1041"/>
    <w:qFormat/>
    <w:rPr>
      <w:rFonts w:ascii="Proxima Nova" w:hAnsi="Proxima Nova"/>
      <w:sz w:val="27"/>
    </w:rPr>
  </w:style>
  <w:style w:type="character" w:styleId="ListLabel1042">
    <w:name w:val="ListLabel 1042"/>
    <w:qFormat/>
    <w:rPr>
      <w:sz w:val="20"/>
    </w:rPr>
  </w:style>
  <w:style w:type="character" w:styleId="ListLabel1043">
    <w:name w:val="ListLabel 1043"/>
    <w:qFormat/>
    <w:rPr>
      <w:sz w:val="20"/>
    </w:rPr>
  </w:style>
  <w:style w:type="character" w:styleId="ListLabel1044">
    <w:name w:val="ListLabel 1044"/>
    <w:qFormat/>
    <w:rPr>
      <w:sz w:val="20"/>
    </w:rPr>
  </w:style>
  <w:style w:type="character" w:styleId="ListLabel1045">
    <w:name w:val="ListLabel 1045"/>
    <w:qFormat/>
    <w:rPr>
      <w:sz w:val="20"/>
    </w:rPr>
  </w:style>
  <w:style w:type="character" w:styleId="ListLabel1046">
    <w:name w:val="ListLabel 1046"/>
    <w:qFormat/>
    <w:rPr>
      <w:sz w:val="20"/>
    </w:rPr>
  </w:style>
  <w:style w:type="character" w:styleId="ListLabel1047">
    <w:name w:val="ListLabel 1047"/>
    <w:qFormat/>
    <w:rPr>
      <w:sz w:val="20"/>
    </w:rPr>
  </w:style>
  <w:style w:type="character" w:styleId="ListLabel1048">
    <w:name w:val="ListLabel 1048"/>
    <w:qFormat/>
    <w:rPr>
      <w:sz w:val="20"/>
    </w:rPr>
  </w:style>
  <w:style w:type="character" w:styleId="ListLabel1049">
    <w:name w:val="ListLabel 1049"/>
    <w:qFormat/>
    <w:rPr>
      <w:sz w:val="20"/>
    </w:rPr>
  </w:style>
  <w:style w:type="character" w:styleId="ListLabel1050">
    <w:name w:val="ListLabel 1050"/>
    <w:qFormat/>
    <w:rPr>
      <w:rFonts w:ascii="Helvetica" w:hAnsi="Helvetica"/>
      <w:sz w:val="24"/>
    </w:rPr>
  </w:style>
  <w:style w:type="character" w:styleId="ListLabel1051">
    <w:name w:val="ListLabel 1051"/>
    <w:qFormat/>
    <w:rPr>
      <w:sz w:val="20"/>
    </w:rPr>
  </w:style>
  <w:style w:type="character" w:styleId="ListLabel1052">
    <w:name w:val="ListLabel 1052"/>
    <w:qFormat/>
    <w:rPr>
      <w:sz w:val="20"/>
    </w:rPr>
  </w:style>
  <w:style w:type="character" w:styleId="ListLabel1053">
    <w:name w:val="ListLabel 1053"/>
    <w:qFormat/>
    <w:rPr>
      <w:sz w:val="20"/>
    </w:rPr>
  </w:style>
  <w:style w:type="character" w:styleId="ListLabel1054">
    <w:name w:val="ListLabel 1054"/>
    <w:qFormat/>
    <w:rPr>
      <w:sz w:val="20"/>
    </w:rPr>
  </w:style>
  <w:style w:type="character" w:styleId="ListLabel1055">
    <w:name w:val="ListLabel 1055"/>
    <w:qFormat/>
    <w:rPr>
      <w:sz w:val="20"/>
    </w:rPr>
  </w:style>
  <w:style w:type="character" w:styleId="ListLabel1056">
    <w:name w:val="ListLabel 1056"/>
    <w:qFormat/>
    <w:rPr>
      <w:sz w:val="20"/>
    </w:rPr>
  </w:style>
  <w:style w:type="character" w:styleId="ListLabel1057">
    <w:name w:val="ListLabel 1057"/>
    <w:qFormat/>
    <w:rPr>
      <w:sz w:val="20"/>
    </w:rPr>
  </w:style>
  <w:style w:type="character" w:styleId="ListLabel1058">
    <w:name w:val="ListLabel 1058"/>
    <w:qFormat/>
    <w:rPr>
      <w:sz w:val="20"/>
    </w:rPr>
  </w:style>
  <w:style w:type="character" w:styleId="ListLabel1059">
    <w:name w:val="ListLabel 1059"/>
    <w:qFormat/>
    <w:rPr>
      <w:rFonts w:ascii="Helvetica" w:hAnsi="Helvetica"/>
      <w:sz w:val="24"/>
    </w:rPr>
  </w:style>
  <w:style w:type="character" w:styleId="ListLabel1060">
    <w:name w:val="ListLabel 1060"/>
    <w:qFormat/>
    <w:rPr>
      <w:sz w:val="20"/>
    </w:rPr>
  </w:style>
  <w:style w:type="character" w:styleId="ListLabel1061">
    <w:name w:val="ListLabel 1061"/>
    <w:qFormat/>
    <w:rPr>
      <w:sz w:val="20"/>
    </w:rPr>
  </w:style>
  <w:style w:type="character" w:styleId="ListLabel1062">
    <w:name w:val="ListLabel 1062"/>
    <w:qFormat/>
    <w:rPr>
      <w:sz w:val="20"/>
    </w:rPr>
  </w:style>
  <w:style w:type="character" w:styleId="ListLabel1063">
    <w:name w:val="ListLabel 1063"/>
    <w:qFormat/>
    <w:rPr>
      <w:sz w:val="20"/>
    </w:rPr>
  </w:style>
  <w:style w:type="character" w:styleId="ListLabel1064">
    <w:name w:val="ListLabel 1064"/>
    <w:qFormat/>
    <w:rPr>
      <w:sz w:val="20"/>
    </w:rPr>
  </w:style>
  <w:style w:type="character" w:styleId="ListLabel1065">
    <w:name w:val="ListLabel 1065"/>
    <w:qFormat/>
    <w:rPr>
      <w:sz w:val="20"/>
    </w:rPr>
  </w:style>
  <w:style w:type="character" w:styleId="ListLabel1066">
    <w:name w:val="ListLabel 1066"/>
    <w:qFormat/>
    <w:rPr>
      <w:sz w:val="20"/>
    </w:rPr>
  </w:style>
  <w:style w:type="character" w:styleId="ListLabel1067">
    <w:name w:val="ListLabel 1067"/>
    <w:qFormat/>
    <w:rPr>
      <w:sz w:val="20"/>
    </w:rPr>
  </w:style>
  <w:style w:type="character" w:styleId="ListLabel1068">
    <w:name w:val="ListLabel 1068"/>
    <w:qFormat/>
    <w:rPr>
      <w:rFonts w:ascii="Helvetica" w:hAnsi="Helvetica"/>
      <w:sz w:val="24"/>
    </w:rPr>
  </w:style>
  <w:style w:type="character" w:styleId="ListLabel1069">
    <w:name w:val="ListLabel 1069"/>
    <w:qFormat/>
    <w:rPr>
      <w:rFonts w:ascii="Helvetica" w:hAnsi="Helvetica"/>
      <w:sz w:val="24"/>
    </w:rPr>
  </w:style>
  <w:style w:type="character" w:styleId="ListLabel1070">
    <w:name w:val="ListLabel 1070"/>
    <w:qFormat/>
    <w:rPr>
      <w:sz w:val="20"/>
    </w:rPr>
  </w:style>
  <w:style w:type="character" w:styleId="ListLabel1071">
    <w:name w:val="ListLabel 1071"/>
    <w:qFormat/>
    <w:rPr>
      <w:sz w:val="20"/>
    </w:rPr>
  </w:style>
  <w:style w:type="character" w:styleId="ListLabel1072">
    <w:name w:val="ListLabel 1072"/>
    <w:qFormat/>
    <w:rPr>
      <w:sz w:val="20"/>
    </w:rPr>
  </w:style>
  <w:style w:type="character" w:styleId="ListLabel1073">
    <w:name w:val="ListLabel 1073"/>
    <w:qFormat/>
    <w:rPr>
      <w:sz w:val="20"/>
    </w:rPr>
  </w:style>
  <w:style w:type="character" w:styleId="ListLabel1074">
    <w:name w:val="ListLabel 1074"/>
    <w:qFormat/>
    <w:rPr>
      <w:sz w:val="20"/>
    </w:rPr>
  </w:style>
  <w:style w:type="character" w:styleId="ListLabel1075">
    <w:name w:val="ListLabel 1075"/>
    <w:qFormat/>
    <w:rPr>
      <w:sz w:val="20"/>
    </w:rPr>
  </w:style>
  <w:style w:type="character" w:styleId="ListLabel1076">
    <w:name w:val="ListLabel 1076"/>
    <w:qFormat/>
    <w:rPr>
      <w:sz w:val="20"/>
    </w:rPr>
  </w:style>
  <w:style w:type="character" w:styleId="ListLabel1077">
    <w:name w:val="ListLabel 1077"/>
    <w:qFormat/>
    <w:rPr>
      <w:rFonts w:ascii="Helvetica" w:hAnsi="Helvetica"/>
      <w:sz w:val="24"/>
    </w:rPr>
  </w:style>
  <w:style w:type="character" w:styleId="ListLabel1078">
    <w:name w:val="ListLabel 1078"/>
    <w:qFormat/>
    <w:rPr>
      <w:sz w:val="20"/>
    </w:rPr>
  </w:style>
  <w:style w:type="character" w:styleId="ListLabel1079">
    <w:name w:val="ListLabel 1079"/>
    <w:qFormat/>
    <w:rPr>
      <w:sz w:val="20"/>
    </w:rPr>
  </w:style>
  <w:style w:type="character" w:styleId="ListLabel1080">
    <w:name w:val="ListLabel 1080"/>
    <w:qFormat/>
    <w:rPr>
      <w:sz w:val="20"/>
    </w:rPr>
  </w:style>
  <w:style w:type="character" w:styleId="ListLabel1081">
    <w:name w:val="ListLabel 1081"/>
    <w:qFormat/>
    <w:rPr>
      <w:sz w:val="20"/>
    </w:rPr>
  </w:style>
  <w:style w:type="character" w:styleId="ListLabel1082">
    <w:name w:val="ListLabel 1082"/>
    <w:qFormat/>
    <w:rPr>
      <w:sz w:val="20"/>
    </w:rPr>
  </w:style>
  <w:style w:type="character" w:styleId="ListLabel1083">
    <w:name w:val="ListLabel 1083"/>
    <w:qFormat/>
    <w:rPr>
      <w:sz w:val="20"/>
    </w:rPr>
  </w:style>
  <w:style w:type="character" w:styleId="ListLabel1084">
    <w:name w:val="ListLabel 1084"/>
    <w:qFormat/>
    <w:rPr>
      <w:sz w:val="20"/>
    </w:rPr>
  </w:style>
  <w:style w:type="character" w:styleId="ListLabel1085">
    <w:name w:val="ListLabel 1085"/>
    <w:qFormat/>
    <w:rPr>
      <w:sz w:val="20"/>
    </w:rPr>
  </w:style>
  <w:style w:type="character" w:styleId="ListLabel1086">
    <w:name w:val="ListLabel 1086"/>
    <w:qFormat/>
    <w:rPr>
      <w:rFonts w:ascii="Helvetica" w:hAnsi="Helvetica"/>
      <w:sz w:val="24"/>
    </w:rPr>
  </w:style>
  <w:style w:type="character" w:styleId="ListLabel1087">
    <w:name w:val="ListLabel 1087"/>
    <w:qFormat/>
    <w:rPr>
      <w:sz w:val="20"/>
    </w:rPr>
  </w:style>
  <w:style w:type="character" w:styleId="ListLabel1088">
    <w:name w:val="ListLabel 1088"/>
    <w:qFormat/>
    <w:rPr>
      <w:sz w:val="20"/>
    </w:rPr>
  </w:style>
  <w:style w:type="character" w:styleId="ListLabel1089">
    <w:name w:val="ListLabel 1089"/>
    <w:qFormat/>
    <w:rPr>
      <w:sz w:val="20"/>
    </w:rPr>
  </w:style>
  <w:style w:type="character" w:styleId="ListLabel1090">
    <w:name w:val="ListLabel 1090"/>
    <w:qFormat/>
    <w:rPr>
      <w:sz w:val="20"/>
    </w:rPr>
  </w:style>
  <w:style w:type="character" w:styleId="ListLabel1091">
    <w:name w:val="ListLabel 1091"/>
    <w:qFormat/>
    <w:rPr>
      <w:sz w:val="20"/>
    </w:rPr>
  </w:style>
  <w:style w:type="character" w:styleId="ListLabel1092">
    <w:name w:val="ListLabel 1092"/>
    <w:qFormat/>
    <w:rPr>
      <w:sz w:val="20"/>
    </w:rPr>
  </w:style>
  <w:style w:type="character" w:styleId="ListLabel1093">
    <w:name w:val="ListLabel 1093"/>
    <w:qFormat/>
    <w:rPr>
      <w:sz w:val="20"/>
    </w:rPr>
  </w:style>
  <w:style w:type="character" w:styleId="ListLabel1094">
    <w:name w:val="ListLabel 1094"/>
    <w:qFormat/>
    <w:rPr>
      <w:sz w:val="20"/>
    </w:rPr>
  </w:style>
  <w:style w:type="character" w:styleId="ListLabel1095">
    <w:name w:val="ListLabel 1095"/>
    <w:qFormat/>
    <w:rPr>
      <w:rFonts w:ascii="Helvetica" w:hAnsi="Helvetica"/>
      <w:sz w:val="24"/>
    </w:rPr>
  </w:style>
  <w:style w:type="character" w:styleId="ListLabel1096">
    <w:name w:val="ListLabel 1096"/>
    <w:qFormat/>
    <w:rPr>
      <w:sz w:val="20"/>
    </w:rPr>
  </w:style>
  <w:style w:type="character" w:styleId="ListLabel1097">
    <w:name w:val="ListLabel 1097"/>
    <w:qFormat/>
    <w:rPr>
      <w:sz w:val="20"/>
    </w:rPr>
  </w:style>
  <w:style w:type="character" w:styleId="ListLabel1098">
    <w:name w:val="ListLabel 1098"/>
    <w:qFormat/>
    <w:rPr>
      <w:sz w:val="20"/>
    </w:rPr>
  </w:style>
  <w:style w:type="character" w:styleId="ListLabel1099">
    <w:name w:val="ListLabel 1099"/>
    <w:qFormat/>
    <w:rPr>
      <w:sz w:val="20"/>
    </w:rPr>
  </w:style>
  <w:style w:type="character" w:styleId="ListLabel1100">
    <w:name w:val="ListLabel 1100"/>
    <w:qFormat/>
    <w:rPr>
      <w:sz w:val="20"/>
    </w:rPr>
  </w:style>
  <w:style w:type="character" w:styleId="ListLabel1101">
    <w:name w:val="ListLabel 1101"/>
    <w:qFormat/>
    <w:rPr>
      <w:sz w:val="20"/>
    </w:rPr>
  </w:style>
  <w:style w:type="character" w:styleId="ListLabel1102">
    <w:name w:val="ListLabel 1102"/>
    <w:qFormat/>
    <w:rPr>
      <w:sz w:val="20"/>
    </w:rPr>
  </w:style>
  <w:style w:type="character" w:styleId="ListLabel1103">
    <w:name w:val="ListLabel 1103"/>
    <w:qFormat/>
    <w:rPr>
      <w:sz w:val="20"/>
    </w:rPr>
  </w:style>
  <w:style w:type="character" w:styleId="ListLabel1104">
    <w:name w:val="ListLabel 1104"/>
    <w:qFormat/>
    <w:rPr>
      <w:rFonts w:ascii="Helvetica" w:hAnsi="Helvetica"/>
      <w:sz w:val="24"/>
    </w:rPr>
  </w:style>
  <w:style w:type="character" w:styleId="ListLabel1105">
    <w:name w:val="ListLabel 1105"/>
    <w:qFormat/>
    <w:rPr>
      <w:sz w:val="20"/>
    </w:rPr>
  </w:style>
  <w:style w:type="character" w:styleId="ListLabel1106">
    <w:name w:val="ListLabel 1106"/>
    <w:qFormat/>
    <w:rPr>
      <w:sz w:val="20"/>
    </w:rPr>
  </w:style>
  <w:style w:type="character" w:styleId="ListLabel1107">
    <w:name w:val="ListLabel 1107"/>
    <w:qFormat/>
    <w:rPr>
      <w:sz w:val="20"/>
    </w:rPr>
  </w:style>
  <w:style w:type="character" w:styleId="ListLabel1108">
    <w:name w:val="ListLabel 1108"/>
    <w:qFormat/>
    <w:rPr>
      <w:sz w:val="20"/>
    </w:rPr>
  </w:style>
  <w:style w:type="character" w:styleId="ListLabel1109">
    <w:name w:val="ListLabel 1109"/>
    <w:qFormat/>
    <w:rPr>
      <w:sz w:val="20"/>
    </w:rPr>
  </w:style>
  <w:style w:type="character" w:styleId="ListLabel1110">
    <w:name w:val="ListLabel 1110"/>
    <w:qFormat/>
    <w:rPr>
      <w:sz w:val="20"/>
    </w:rPr>
  </w:style>
  <w:style w:type="character" w:styleId="ListLabel1111">
    <w:name w:val="ListLabel 1111"/>
    <w:qFormat/>
    <w:rPr>
      <w:sz w:val="20"/>
    </w:rPr>
  </w:style>
  <w:style w:type="character" w:styleId="ListLabel1112">
    <w:name w:val="ListLabel 1112"/>
    <w:qFormat/>
    <w:rPr>
      <w:sz w:val="20"/>
    </w:rPr>
  </w:style>
  <w:style w:type="character" w:styleId="ListLabel1113">
    <w:name w:val="ListLabel 1113"/>
    <w:qFormat/>
    <w:rPr>
      <w:rFonts w:ascii="Helvetica" w:hAnsi="Helvetica"/>
      <w:sz w:val="24"/>
    </w:rPr>
  </w:style>
  <w:style w:type="character" w:styleId="ListLabel1114">
    <w:name w:val="ListLabel 1114"/>
    <w:qFormat/>
    <w:rPr>
      <w:sz w:val="20"/>
    </w:rPr>
  </w:style>
  <w:style w:type="character" w:styleId="ListLabel1115">
    <w:name w:val="ListLabel 1115"/>
    <w:qFormat/>
    <w:rPr>
      <w:sz w:val="20"/>
    </w:rPr>
  </w:style>
  <w:style w:type="character" w:styleId="ListLabel1116">
    <w:name w:val="ListLabel 1116"/>
    <w:qFormat/>
    <w:rPr>
      <w:sz w:val="20"/>
    </w:rPr>
  </w:style>
  <w:style w:type="character" w:styleId="ListLabel1117">
    <w:name w:val="ListLabel 1117"/>
    <w:qFormat/>
    <w:rPr>
      <w:sz w:val="20"/>
    </w:rPr>
  </w:style>
  <w:style w:type="character" w:styleId="ListLabel1118">
    <w:name w:val="ListLabel 1118"/>
    <w:qFormat/>
    <w:rPr>
      <w:sz w:val="20"/>
    </w:rPr>
  </w:style>
  <w:style w:type="character" w:styleId="ListLabel1119">
    <w:name w:val="ListLabel 1119"/>
    <w:qFormat/>
    <w:rPr>
      <w:sz w:val="20"/>
    </w:rPr>
  </w:style>
  <w:style w:type="character" w:styleId="ListLabel1120">
    <w:name w:val="ListLabel 1120"/>
    <w:qFormat/>
    <w:rPr>
      <w:sz w:val="20"/>
    </w:rPr>
  </w:style>
  <w:style w:type="character" w:styleId="ListLabel1121">
    <w:name w:val="ListLabel 1121"/>
    <w:qFormat/>
    <w:rPr>
      <w:sz w:val="20"/>
    </w:rPr>
  </w:style>
  <w:style w:type="character" w:styleId="ListLabel1122">
    <w:name w:val="ListLabel 1122"/>
    <w:qFormat/>
    <w:rPr>
      <w:rFonts w:ascii="Helvetica" w:hAnsi="Helvetica"/>
      <w:sz w:val="24"/>
    </w:rPr>
  </w:style>
  <w:style w:type="character" w:styleId="ListLabel1123">
    <w:name w:val="ListLabel 1123"/>
    <w:qFormat/>
    <w:rPr>
      <w:sz w:val="20"/>
    </w:rPr>
  </w:style>
  <w:style w:type="character" w:styleId="ListLabel1124">
    <w:name w:val="ListLabel 1124"/>
    <w:qFormat/>
    <w:rPr>
      <w:sz w:val="20"/>
    </w:rPr>
  </w:style>
  <w:style w:type="character" w:styleId="ListLabel1125">
    <w:name w:val="ListLabel 1125"/>
    <w:qFormat/>
    <w:rPr>
      <w:sz w:val="20"/>
    </w:rPr>
  </w:style>
  <w:style w:type="character" w:styleId="ListLabel1126">
    <w:name w:val="ListLabel 1126"/>
    <w:qFormat/>
    <w:rPr>
      <w:sz w:val="20"/>
    </w:rPr>
  </w:style>
  <w:style w:type="character" w:styleId="ListLabel1127">
    <w:name w:val="ListLabel 1127"/>
    <w:qFormat/>
    <w:rPr>
      <w:sz w:val="20"/>
    </w:rPr>
  </w:style>
  <w:style w:type="character" w:styleId="ListLabel1128">
    <w:name w:val="ListLabel 1128"/>
    <w:qFormat/>
    <w:rPr>
      <w:sz w:val="20"/>
    </w:rPr>
  </w:style>
  <w:style w:type="character" w:styleId="ListLabel1129">
    <w:name w:val="ListLabel 1129"/>
    <w:qFormat/>
    <w:rPr>
      <w:sz w:val="20"/>
    </w:rPr>
  </w:style>
  <w:style w:type="character" w:styleId="ListLabel1130">
    <w:name w:val="ListLabel 1130"/>
    <w:qFormat/>
    <w:rPr>
      <w:sz w:val="20"/>
    </w:rPr>
  </w:style>
  <w:style w:type="character" w:styleId="ListLabel1131">
    <w:name w:val="ListLabel 1131"/>
    <w:qFormat/>
    <w:rPr>
      <w:rFonts w:ascii="Helvetica" w:hAnsi="Helvetica"/>
      <w:sz w:val="24"/>
    </w:rPr>
  </w:style>
  <w:style w:type="character" w:styleId="ListLabel1132">
    <w:name w:val="ListLabel 1132"/>
    <w:qFormat/>
    <w:rPr>
      <w:sz w:val="20"/>
    </w:rPr>
  </w:style>
  <w:style w:type="character" w:styleId="ListLabel1133">
    <w:name w:val="ListLabel 1133"/>
    <w:qFormat/>
    <w:rPr>
      <w:sz w:val="20"/>
    </w:rPr>
  </w:style>
  <w:style w:type="character" w:styleId="ListLabel1134">
    <w:name w:val="ListLabel 1134"/>
    <w:qFormat/>
    <w:rPr>
      <w:sz w:val="20"/>
    </w:rPr>
  </w:style>
  <w:style w:type="character" w:styleId="ListLabel1135">
    <w:name w:val="ListLabel 1135"/>
    <w:qFormat/>
    <w:rPr>
      <w:sz w:val="20"/>
    </w:rPr>
  </w:style>
  <w:style w:type="character" w:styleId="ListLabel1136">
    <w:name w:val="ListLabel 1136"/>
    <w:qFormat/>
    <w:rPr>
      <w:sz w:val="20"/>
    </w:rPr>
  </w:style>
  <w:style w:type="character" w:styleId="ListLabel1137">
    <w:name w:val="ListLabel 1137"/>
    <w:qFormat/>
    <w:rPr>
      <w:sz w:val="20"/>
    </w:rPr>
  </w:style>
  <w:style w:type="character" w:styleId="ListLabel1138">
    <w:name w:val="ListLabel 1138"/>
    <w:qFormat/>
    <w:rPr>
      <w:sz w:val="20"/>
    </w:rPr>
  </w:style>
  <w:style w:type="character" w:styleId="ListLabel1139">
    <w:name w:val="ListLabel 1139"/>
    <w:qFormat/>
    <w:rPr>
      <w:sz w:val="20"/>
    </w:rPr>
  </w:style>
  <w:style w:type="character" w:styleId="ListLabel1140">
    <w:name w:val="ListLabel 1140"/>
    <w:qFormat/>
    <w:rPr>
      <w:rFonts w:ascii="Helvetica" w:hAnsi="Helvetica"/>
      <w:sz w:val="24"/>
    </w:rPr>
  </w:style>
  <w:style w:type="character" w:styleId="ListLabel1141">
    <w:name w:val="ListLabel 1141"/>
    <w:qFormat/>
    <w:rPr>
      <w:sz w:val="20"/>
    </w:rPr>
  </w:style>
  <w:style w:type="character" w:styleId="ListLabel1142">
    <w:name w:val="ListLabel 1142"/>
    <w:qFormat/>
    <w:rPr>
      <w:sz w:val="20"/>
    </w:rPr>
  </w:style>
  <w:style w:type="character" w:styleId="ListLabel1143">
    <w:name w:val="ListLabel 1143"/>
    <w:qFormat/>
    <w:rPr>
      <w:sz w:val="20"/>
    </w:rPr>
  </w:style>
  <w:style w:type="character" w:styleId="ListLabel1144">
    <w:name w:val="ListLabel 1144"/>
    <w:qFormat/>
    <w:rPr>
      <w:sz w:val="20"/>
    </w:rPr>
  </w:style>
  <w:style w:type="character" w:styleId="ListLabel1145">
    <w:name w:val="ListLabel 1145"/>
    <w:qFormat/>
    <w:rPr>
      <w:sz w:val="20"/>
    </w:rPr>
  </w:style>
  <w:style w:type="character" w:styleId="ListLabel1146">
    <w:name w:val="ListLabel 1146"/>
    <w:qFormat/>
    <w:rPr>
      <w:sz w:val="20"/>
    </w:rPr>
  </w:style>
  <w:style w:type="character" w:styleId="ListLabel1147">
    <w:name w:val="ListLabel 1147"/>
    <w:qFormat/>
    <w:rPr>
      <w:sz w:val="20"/>
    </w:rPr>
  </w:style>
  <w:style w:type="character" w:styleId="ListLabel1148">
    <w:name w:val="ListLabel 1148"/>
    <w:qFormat/>
    <w:rPr>
      <w:sz w:val="20"/>
    </w:rPr>
  </w:style>
  <w:style w:type="character" w:styleId="ListLabel1149">
    <w:name w:val="ListLabel 1149"/>
    <w:qFormat/>
    <w:rPr>
      <w:rFonts w:ascii="Helvetica" w:hAnsi="Helvetica"/>
      <w:sz w:val="24"/>
    </w:rPr>
  </w:style>
  <w:style w:type="character" w:styleId="ListLabel1150">
    <w:name w:val="ListLabel 1150"/>
    <w:qFormat/>
    <w:rPr>
      <w:sz w:val="20"/>
    </w:rPr>
  </w:style>
  <w:style w:type="character" w:styleId="ListLabel1151">
    <w:name w:val="ListLabel 1151"/>
    <w:qFormat/>
    <w:rPr>
      <w:sz w:val="20"/>
    </w:rPr>
  </w:style>
  <w:style w:type="character" w:styleId="ListLabel1152">
    <w:name w:val="ListLabel 1152"/>
    <w:qFormat/>
    <w:rPr>
      <w:sz w:val="20"/>
    </w:rPr>
  </w:style>
  <w:style w:type="character" w:styleId="ListLabel1153">
    <w:name w:val="ListLabel 1153"/>
    <w:qFormat/>
    <w:rPr>
      <w:sz w:val="20"/>
    </w:rPr>
  </w:style>
  <w:style w:type="character" w:styleId="ListLabel1154">
    <w:name w:val="ListLabel 1154"/>
    <w:qFormat/>
    <w:rPr>
      <w:sz w:val="20"/>
    </w:rPr>
  </w:style>
  <w:style w:type="character" w:styleId="ListLabel1155">
    <w:name w:val="ListLabel 1155"/>
    <w:qFormat/>
    <w:rPr>
      <w:sz w:val="20"/>
    </w:rPr>
  </w:style>
  <w:style w:type="character" w:styleId="ListLabel1156">
    <w:name w:val="ListLabel 1156"/>
    <w:qFormat/>
    <w:rPr>
      <w:sz w:val="20"/>
    </w:rPr>
  </w:style>
  <w:style w:type="character" w:styleId="ListLabel1157">
    <w:name w:val="ListLabel 1157"/>
    <w:qFormat/>
    <w:rPr>
      <w:sz w:val="20"/>
    </w:rPr>
  </w:style>
  <w:style w:type="character" w:styleId="ListLabel1158">
    <w:name w:val="ListLabel 1158"/>
    <w:qFormat/>
    <w:rPr>
      <w:rFonts w:ascii="Helvetica" w:hAnsi="Helvetica"/>
      <w:sz w:val="24"/>
    </w:rPr>
  </w:style>
  <w:style w:type="character" w:styleId="ListLabel1159">
    <w:name w:val="ListLabel 1159"/>
    <w:qFormat/>
    <w:rPr>
      <w:sz w:val="20"/>
    </w:rPr>
  </w:style>
  <w:style w:type="character" w:styleId="ListLabel1160">
    <w:name w:val="ListLabel 1160"/>
    <w:qFormat/>
    <w:rPr>
      <w:sz w:val="20"/>
    </w:rPr>
  </w:style>
  <w:style w:type="character" w:styleId="ListLabel1161">
    <w:name w:val="ListLabel 1161"/>
    <w:qFormat/>
    <w:rPr>
      <w:sz w:val="20"/>
    </w:rPr>
  </w:style>
  <w:style w:type="character" w:styleId="ListLabel1162">
    <w:name w:val="ListLabel 1162"/>
    <w:qFormat/>
    <w:rPr>
      <w:sz w:val="20"/>
    </w:rPr>
  </w:style>
  <w:style w:type="character" w:styleId="ListLabel1163">
    <w:name w:val="ListLabel 1163"/>
    <w:qFormat/>
    <w:rPr>
      <w:sz w:val="20"/>
    </w:rPr>
  </w:style>
  <w:style w:type="character" w:styleId="ListLabel1164">
    <w:name w:val="ListLabel 1164"/>
    <w:qFormat/>
    <w:rPr>
      <w:sz w:val="20"/>
    </w:rPr>
  </w:style>
  <w:style w:type="character" w:styleId="ListLabel1165">
    <w:name w:val="ListLabel 1165"/>
    <w:qFormat/>
    <w:rPr>
      <w:sz w:val="20"/>
    </w:rPr>
  </w:style>
  <w:style w:type="character" w:styleId="ListLabel1166">
    <w:name w:val="ListLabel 1166"/>
    <w:qFormat/>
    <w:rPr>
      <w:sz w:val="20"/>
    </w:rPr>
  </w:style>
  <w:style w:type="character" w:styleId="ListLabel1167">
    <w:name w:val="ListLabel 1167"/>
    <w:qFormat/>
    <w:rPr>
      <w:rFonts w:ascii="Helvetica" w:hAnsi="Helvetica"/>
      <w:sz w:val="24"/>
    </w:rPr>
  </w:style>
  <w:style w:type="character" w:styleId="ListLabel1168">
    <w:name w:val="ListLabel 1168"/>
    <w:qFormat/>
    <w:rPr>
      <w:sz w:val="20"/>
    </w:rPr>
  </w:style>
  <w:style w:type="character" w:styleId="ListLabel1169">
    <w:name w:val="ListLabel 1169"/>
    <w:qFormat/>
    <w:rPr>
      <w:sz w:val="20"/>
    </w:rPr>
  </w:style>
  <w:style w:type="character" w:styleId="ListLabel1170">
    <w:name w:val="ListLabel 1170"/>
    <w:qFormat/>
    <w:rPr>
      <w:sz w:val="20"/>
    </w:rPr>
  </w:style>
  <w:style w:type="character" w:styleId="ListLabel1171">
    <w:name w:val="ListLabel 1171"/>
    <w:qFormat/>
    <w:rPr>
      <w:sz w:val="20"/>
    </w:rPr>
  </w:style>
  <w:style w:type="character" w:styleId="ListLabel1172">
    <w:name w:val="ListLabel 1172"/>
    <w:qFormat/>
    <w:rPr>
      <w:sz w:val="20"/>
    </w:rPr>
  </w:style>
  <w:style w:type="character" w:styleId="ListLabel1173">
    <w:name w:val="ListLabel 1173"/>
    <w:qFormat/>
    <w:rPr>
      <w:sz w:val="20"/>
    </w:rPr>
  </w:style>
  <w:style w:type="character" w:styleId="ListLabel1174">
    <w:name w:val="ListLabel 1174"/>
    <w:qFormat/>
    <w:rPr>
      <w:sz w:val="20"/>
    </w:rPr>
  </w:style>
  <w:style w:type="character" w:styleId="ListLabel1175">
    <w:name w:val="ListLabel 1175"/>
    <w:qFormat/>
    <w:rPr>
      <w:sz w:val="20"/>
    </w:rPr>
  </w:style>
  <w:style w:type="character" w:styleId="ListLabel1176">
    <w:name w:val="ListLabel 1176"/>
    <w:qFormat/>
    <w:rPr>
      <w:rFonts w:ascii="Helvetica" w:hAnsi="Helvetica"/>
      <w:sz w:val="24"/>
    </w:rPr>
  </w:style>
  <w:style w:type="character" w:styleId="ListLabel1177">
    <w:name w:val="ListLabel 1177"/>
    <w:qFormat/>
    <w:rPr>
      <w:sz w:val="20"/>
    </w:rPr>
  </w:style>
  <w:style w:type="character" w:styleId="ListLabel1178">
    <w:name w:val="ListLabel 1178"/>
    <w:qFormat/>
    <w:rPr>
      <w:sz w:val="20"/>
    </w:rPr>
  </w:style>
  <w:style w:type="character" w:styleId="ListLabel1179">
    <w:name w:val="ListLabel 1179"/>
    <w:qFormat/>
    <w:rPr>
      <w:sz w:val="20"/>
    </w:rPr>
  </w:style>
  <w:style w:type="character" w:styleId="ListLabel1180">
    <w:name w:val="ListLabel 1180"/>
    <w:qFormat/>
    <w:rPr>
      <w:sz w:val="20"/>
    </w:rPr>
  </w:style>
  <w:style w:type="character" w:styleId="ListLabel1181">
    <w:name w:val="ListLabel 1181"/>
    <w:qFormat/>
    <w:rPr>
      <w:sz w:val="20"/>
    </w:rPr>
  </w:style>
  <w:style w:type="character" w:styleId="ListLabel1182">
    <w:name w:val="ListLabel 1182"/>
    <w:qFormat/>
    <w:rPr>
      <w:sz w:val="20"/>
    </w:rPr>
  </w:style>
  <w:style w:type="character" w:styleId="ListLabel1183">
    <w:name w:val="ListLabel 1183"/>
    <w:qFormat/>
    <w:rPr>
      <w:sz w:val="20"/>
    </w:rPr>
  </w:style>
  <w:style w:type="character" w:styleId="ListLabel1184">
    <w:name w:val="ListLabel 1184"/>
    <w:qFormat/>
    <w:rPr>
      <w:sz w:val="20"/>
    </w:rPr>
  </w:style>
  <w:style w:type="character" w:styleId="ListLabel1185">
    <w:name w:val="ListLabel 1185"/>
    <w:qFormat/>
    <w:rPr>
      <w:rFonts w:ascii="Helvetica" w:hAnsi="Helvetica"/>
      <w:sz w:val="24"/>
    </w:rPr>
  </w:style>
  <w:style w:type="character" w:styleId="ListLabel1186">
    <w:name w:val="ListLabel 1186"/>
    <w:qFormat/>
    <w:rPr>
      <w:sz w:val="20"/>
    </w:rPr>
  </w:style>
  <w:style w:type="character" w:styleId="ListLabel1187">
    <w:name w:val="ListLabel 1187"/>
    <w:qFormat/>
    <w:rPr>
      <w:sz w:val="20"/>
    </w:rPr>
  </w:style>
  <w:style w:type="character" w:styleId="ListLabel1188">
    <w:name w:val="ListLabel 1188"/>
    <w:qFormat/>
    <w:rPr>
      <w:sz w:val="20"/>
    </w:rPr>
  </w:style>
  <w:style w:type="character" w:styleId="ListLabel1189">
    <w:name w:val="ListLabel 1189"/>
    <w:qFormat/>
    <w:rPr>
      <w:sz w:val="20"/>
    </w:rPr>
  </w:style>
  <w:style w:type="character" w:styleId="ListLabel1190">
    <w:name w:val="ListLabel 1190"/>
    <w:qFormat/>
    <w:rPr>
      <w:sz w:val="20"/>
    </w:rPr>
  </w:style>
  <w:style w:type="character" w:styleId="ListLabel1191">
    <w:name w:val="ListLabel 1191"/>
    <w:qFormat/>
    <w:rPr>
      <w:sz w:val="20"/>
    </w:rPr>
  </w:style>
  <w:style w:type="character" w:styleId="ListLabel1192">
    <w:name w:val="ListLabel 1192"/>
    <w:qFormat/>
    <w:rPr>
      <w:sz w:val="20"/>
    </w:rPr>
  </w:style>
  <w:style w:type="character" w:styleId="ListLabel1193">
    <w:name w:val="ListLabel 1193"/>
    <w:qFormat/>
    <w:rPr>
      <w:sz w:val="20"/>
    </w:rPr>
  </w:style>
  <w:style w:type="character" w:styleId="ListLabel1194">
    <w:name w:val="ListLabel 1194"/>
    <w:qFormat/>
    <w:rPr>
      <w:rFonts w:ascii="Helvetica" w:hAnsi="Helvetica"/>
      <w:sz w:val="24"/>
    </w:rPr>
  </w:style>
  <w:style w:type="character" w:styleId="ListLabel1195">
    <w:name w:val="ListLabel 1195"/>
    <w:qFormat/>
    <w:rPr>
      <w:sz w:val="20"/>
    </w:rPr>
  </w:style>
  <w:style w:type="character" w:styleId="ListLabel1196">
    <w:name w:val="ListLabel 1196"/>
    <w:qFormat/>
    <w:rPr>
      <w:sz w:val="20"/>
    </w:rPr>
  </w:style>
  <w:style w:type="character" w:styleId="ListLabel1197">
    <w:name w:val="ListLabel 1197"/>
    <w:qFormat/>
    <w:rPr>
      <w:sz w:val="20"/>
    </w:rPr>
  </w:style>
  <w:style w:type="character" w:styleId="ListLabel1198">
    <w:name w:val="ListLabel 1198"/>
    <w:qFormat/>
    <w:rPr>
      <w:sz w:val="20"/>
    </w:rPr>
  </w:style>
  <w:style w:type="character" w:styleId="ListLabel1199">
    <w:name w:val="ListLabel 1199"/>
    <w:qFormat/>
    <w:rPr>
      <w:sz w:val="20"/>
    </w:rPr>
  </w:style>
  <w:style w:type="character" w:styleId="ListLabel1200">
    <w:name w:val="ListLabel 1200"/>
    <w:qFormat/>
    <w:rPr>
      <w:sz w:val="20"/>
    </w:rPr>
  </w:style>
  <w:style w:type="character" w:styleId="ListLabel1201">
    <w:name w:val="ListLabel 1201"/>
    <w:qFormat/>
    <w:rPr>
      <w:sz w:val="20"/>
    </w:rPr>
  </w:style>
  <w:style w:type="character" w:styleId="ListLabel1202">
    <w:name w:val="ListLabel 1202"/>
    <w:qFormat/>
    <w:rPr>
      <w:sz w:val="20"/>
    </w:rPr>
  </w:style>
  <w:style w:type="character" w:styleId="ListLabel1203">
    <w:name w:val="ListLabel 1203"/>
    <w:qFormat/>
    <w:rPr>
      <w:rFonts w:ascii="Helvetica" w:hAnsi="Helvetica"/>
      <w:sz w:val="24"/>
    </w:rPr>
  </w:style>
  <w:style w:type="character" w:styleId="ListLabel1204">
    <w:name w:val="ListLabel 1204"/>
    <w:qFormat/>
    <w:rPr>
      <w:sz w:val="20"/>
    </w:rPr>
  </w:style>
  <w:style w:type="character" w:styleId="ListLabel1205">
    <w:name w:val="ListLabel 1205"/>
    <w:qFormat/>
    <w:rPr>
      <w:sz w:val="20"/>
    </w:rPr>
  </w:style>
  <w:style w:type="character" w:styleId="ListLabel1206">
    <w:name w:val="ListLabel 1206"/>
    <w:qFormat/>
    <w:rPr>
      <w:sz w:val="20"/>
    </w:rPr>
  </w:style>
  <w:style w:type="character" w:styleId="ListLabel1207">
    <w:name w:val="ListLabel 1207"/>
    <w:qFormat/>
    <w:rPr>
      <w:sz w:val="20"/>
    </w:rPr>
  </w:style>
  <w:style w:type="character" w:styleId="ListLabel1208">
    <w:name w:val="ListLabel 1208"/>
    <w:qFormat/>
    <w:rPr>
      <w:sz w:val="20"/>
    </w:rPr>
  </w:style>
  <w:style w:type="character" w:styleId="ListLabel1209">
    <w:name w:val="ListLabel 1209"/>
    <w:qFormat/>
    <w:rPr>
      <w:sz w:val="20"/>
    </w:rPr>
  </w:style>
  <w:style w:type="character" w:styleId="ListLabel1210">
    <w:name w:val="ListLabel 1210"/>
    <w:qFormat/>
    <w:rPr>
      <w:sz w:val="20"/>
    </w:rPr>
  </w:style>
  <w:style w:type="character" w:styleId="ListLabel1211">
    <w:name w:val="ListLabel 1211"/>
    <w:qFormat/>
    <w:rPr>
      <w:sz w:val="20"/>
    </w:rPr>
  </w:style>
  <w:style w:type="character" w:styleId="ListLabel1212">
    <w:name w:val="ListLabel 1212"/>
    <w:qFormat/>
    <w:rPr>
      <w:rFonts w:ascii="Helvetica" w:hAnsi="Helvetica"/>
      <w:sz w:val="24"/>
    </w:rPr>
  </w:style>
  <w:style w:type="character" w:styleId="ListLabel1213">
    <w:name w:val="ListLabel 1213"/>
    <w:qFormat/>
    <w:rPr>
      <w:sz w:val="20"/>
    </w:rPr>
  </w:style>
  <w:style w:type="character" w:styleId="ListLabel1214">
    <w:name w:val="ListLabel 1214"/>
    <w:qFormat/>
    <w:rPr>
      <w:sz w:val="20"/>
    </w:rPr>
  </w:style>
  <w:style w:type="character" w:styleId="ListLabel1215">
    <w:name w:val="ListLabel 1215"/>
    <w:qFormat/>
    <w:rPr>
      <w:sz w:val="20"/>
    </w:rPr>
  </w:style>
  <w:style w:type="character" w:styleId="ListLabel1216">
    <w:name w:val="ListLabel 1216"/>
    <w:qFormat/>
    <w:rPr>
      <w:sz w:val="20"/>
    </w:rPr>
  </w:style>
  <w:style w:type="character" w:styleId="ListLabel1217">
    <w:name w:val="ListLabel 1217"/>
    <w:qFormat/>
    <w:rPr>
      <w:sz w:val="20"/>
    </w:rPr>
  </w:style>
  <w:style w:type="character" w:styleId="ListLabel1218">
    <w:name w:val="ListLabel 1218"/>
    <w:qFormat/>
    <w:rPr>
      <w:sz w:val="20"/>
    </w:rPr>
  </w:style>
  <w:style w:type="character" w:styleId="ListLabel1219">
    <w:name w:val="ListLabel 1219"/>
    <w:qFormat/>
    <w:rPr>
      <w:sz w:val="20"/>
    </w:rPr>
  </w:style>
  <w:style w:type="character" w:styleId="ListLabel1220">
    <w:name w:val="ListLabel 1220"/>
    <w:qFormat/>
    <w:rPr>
      <w:sz w:val="20"/>
    </w:rPr>
  </w:style>
  <w:style w:type="character" w:styleId="ListLabel1221">
    <w:name w:val="ListLabel 1221"/>
    <w:qFormat/>
    <w:rPr>
      <w:rFonts w:ascii="Helvetica" w:hAnsi="Helvetica"/>
      <w:sz w:val="24"/>
    </w:rPr>
  </w:style>
  <w:style w:type="character" w:styleId="ListLabel1222">
    <w:name w:val="ListLabel 1222"/>
    <w:qFormat/>
    <w:rPr>
      <w:sz w:val="20"/>
    </w:rPr>
  </w:style>
  <w:style w:type="character" w:styleId="ListLabel1223">
    <w:name w:val="ListLabel 1223"/>
    <w:qFormat/>
    <w:rPr>
      <w:sz w:val="20"/>
    </w:rPr>
  </w:style>
  <w:style w:type="character" w:styleId="ListLabel1224">
    <w:name w:val="ListLabel 1224"/>
    <w:qFormat/>
    <w:rPr>
      <w:sz w:val="20"/>
    </w:rPr>
  </w:style>
  <w:style w:type="character" w:styleId="ListLabel1225">
    <w:name w:val="ListLabel 1225"/>
    <w:qFormat/>
    <w:rPr>
      <w:sz w:val="20"/>
    </w:rPr>
  </w:style>
  <w:style w:type="character" w:styleId="ListLabel1226">
    <w:name w:val="ListLabel 1226"/>
    <w:qFormat/>
    <w:rPr>
      <w:sz w:val="20"/>
    </w:rPr>
  </w:style>
  <w:style w:type="character" w:styleId="ListLabel1227">
    <w:name w:val="ListLabel 1227"/>
    <w:qFormat/>
    <w:rPr>
      <w:sz w:val="20"/>
    </w:rPr>
  </w:style>
  <w:style w:type="character" w:styleId="ListLabel1228">
    <w:name w:val="ListLabel 1228"/>
    <w:qFormat/>
    <w:rPr>
      <w:sz w:val="20"/>
    </w:rPr>
  </w:style>
  <w:style w:type="character" w:styleId="ListLabel1229">
    <w:name w:val="ListLabel 1229"/>
    <w:qFormat/>
    <w:rPr>
      <w:sz w:val="20"/>
    </w:rPr>
  </w:style>
  <w:style w:type="character" w:styleId="ListLabel1230">
    <w:name w:val="ListLabel 1230"/>
    <w:qFormat/>
    <w:rPr>
      <w:rFonts w:ascii="Helvetica" w:hAnsi="Helvetica"/>
      <w:sz w:val="24"/>
    </w:rPr>
  </w:style>
  <w:style w:type="character" w:styleId="ListLabel1231">
    <w:name w:val="ListLabel 1231"/>
    <w:qFormat/>
    <w:rPr>
      <w:sz w:val="20"/>
    </w:rPr>
  </w:style>
  <w:style w:type="character" w:styleId="ListLabel1232">
    <w:name w:val="ListLabel 1232"/>
    <w:qFormat/>
    <w:rPr>
      <w:sz w:val="20"/>
    </w:rPr>
  </w:style>
  <w:style w:type="character" w:styleId="ListLabel1233">
    <w:name w:val="ListLabel 1233"/>
    <w:qFormat/>
    <w:rPr>
      <w:sz w:val="20"/>
    </w:rPr>
  </w:style>
  <w:style w:type="character" w:styleId="ListLabel1234">
    <w:name w:val="ListLabel 1234"/>
    <w:qFormat/>
    <w:rPr>
      <w:sz w:val="20"/>
    </w:rPr>
  </w:style>
  <w:style w:type="character" w:styleId="ListLabel1235">
    <w:name w:val="ListLabel 1235"/>
    <w:qFormat/>
    <w:rPr>
      <w:sz w:val="20"/>
    </w:rPr>
  </w:style>
  <w:style w:type="character" w:styleId="ListLabel1236">
    <w:name w:val="ListLabel 1236"/>
    <w:qFormat/>
    <w:rPr>
      <w:sz w:val="20"/>
    </w:rPr>
  </w:style>
  <w:style w:type="character" w:styleId="ListLabel1237">
    <w:name w:val="ListLabel 1237"/>
    <w:qFormat/>
    <w:rPr>
      <w:sz w:val="20"/>
    </w:rPr>
  </w:style>
  <w:style w:type="character" w:styleId="ListLabel1238">
    <w:name w:val="ListLabel 1238"/>
    <w:qFormat/>
    <w:rPr>
      <w:sz w:val="20"/>
    </w:rPr>
  </w:style>
  <w:style w:type="character" w:styleId="ListLabel1239">
    <w:name w:val="ListLabel 1239"/>
    <w:qFormat/>
    <w:rPr>
      <w:rFonts w:ascii="Helvetica" w:hAnsi="Helvetica"/>
      <w:sz w:val="24"/>
    </w:rPr>
  </w:style>
  <w:style w:type="character" w:styleId="ListLabel1240">
    <w:name w:val="ListLabel 1240"/>
    <w:qFormat/>
    <w:rPr>
      <w:sz w:val="20"/>
    </w:rPr>
  </w:style>
  <w:style w:type="character" w:styleId="ListLabel1241">
    <w:name w:val="ListLabel 1241"/>
    <w:qFormat/>
    <w:rPr>
      <w:sz w:val="20"/>
    </w:rPr>
  </w:style>
  <w:style w:type="character" w:styleId="ListLabel1242">
    <w:name w:val="ListLabel 1242"/>
    <w:qFormat/>
    <w:rPr>
      <w:sz w:val="20"/>
    </w:rPr>
  </w:style>
  <w:style w:type="character" w:styleId="ListLabel1243">
    <w:name w:val="ListLabel 1243"/>
    <w:qFormat/>
    <w:rPr>
      <w:sz w:val="20"/>
    </w:rPr>
  </w:style>
  <w:style w:type="character" w:styleId="ListLabel1244">
    <w:name w:val="ListLabel 1244"/>
    <w:qFormat/>
    <w:rPr>
      <w:sz w:val="20"/>
    </w:rPr>
  </w:style>
  <w:style w:type="character" w:styleId="ListLabel1245">
    <w:name w:val="ListLabel 1245"/>
    <w:qFormat/>
    <w:rPr>
      <w:sz w:val="20"/>
    </w:rPr>
  </w:style>
  <w:style w:type="character" w:styleId="ListLabel1246">
    <w:name w:val="ListLabel 1246"/>
    <w:qFormat/>
    <w:rPr>
      <w:sz w:val="20"/>
    </w:rPr>
  </w:style>
  <w:style w:type="character" w:styleId="ListLabel1247">
    <w:name w:val="ListLabel 1247"/>
    <w:qFormat/>
    <w:rPr>
      <w:sz w:val="20"/>
    </w:rPr>
  </w:style>
  <w:style w:type="character" w:styleId="ListLabel1248">
    <w:name w:val="ListLabel 1248"/>
    <w:qFormat/>
    <w:rPr>
      <w:rFonts w:ascii="Helvetica" w:hAnsi="Helvetica"/>
      <w:sz w:val="24"/>
    </w:rPr>
  </w:style>
  <w:style w:type="character" w:styleId="ListLabel1249">
    <w:name w:val="ListLabel 1249"/>
    <w:qFormat/>
    <w:rPr>
      <w:sz w:val="20"/>
    </w:rPr>
  </w:style>
  <w:style w:type="character" w:styleId="ListLabel1250">
    <w:name w:val="ListLabel 1250"/>
    <w:qFormat/>
    <w:rPr>
      <w:sz w:val="20"/>
    </w:rPr>
  </w:style>
  <w:style w:type="character" w:styleId="ListLabel1251">
    <w:name w:val="ListLabel 1251"/>
    <w:qFormat/>
    <w:rPr>
      <w:sz w:val="20"/>
    </w:rPr>
  </w:style>
  <w:style w:type="character" w:styleId="ListLabel1252">
    <w:name w:val="ListLabel 1252"/>
    <w:qFormat/>
    <w:rPr>
      <w:sz w:val="20"/>
    </w:rPr>
  </w:style>
  <w:style w:type="character" w:styleId="ListLabel1253">
    <w:name w:val="ListLabel 1253"/>
    <w:qFormat/>
    <w:rPr>
      <w:sz w:val="20"/>
    </w:rPr>
  </w:style>
  <w:style w:type="character" w:styleId="ListLabel1254">
    <w:name w:val="ListLabel 1254"/>
    <w:qFormat/>
    <w:rPr>
      <w:sz w:val="20"/>
    </w:rPr>
  </w:style>
  <w:style w:type="character" w:styleId="ListLabel1255">
    <w:name w:val="ListLabel 1255"/>
    <w:qFormat/>
    <w:rPr>
      <w:sz w:val="20"/>
    </w:rPr>
  </w:style>
  <w:style w:type="character" w:styleId="ListLabel1256">
    <w:name w:val="ListLabel 1256"/>
    <w:qFormat/>
    <w:rPr>
      <w:sz w:val="20"/>
    </w:rPr>
  </w:style>
  <w:style w:type="character" w:styleId="ListLabel1257">
    <w:name w:val="ListLabel 1257"/>
    <w:qFormat/>
    <w:rPr>
      <w:rFonts w:ascii="Helvetica" w:hAnsi="Helvetica"/>
      <w:sz w:val="24"/>
    </w:rPr>
  </w:style>
  <w:style w:type="character" w:styleId="ListLabel1258">
    <w:name w:val="ListLabel 1258"/>
    <w:qFormat/>
    <w:rPr>
      <w:sz w:val="20"/>
    </w:rPr>
  </w:style>
  <w:style w:type="character" w:styleId="ListLabel1259">
    <w:name w:val="ListLabel 1259"/>
    <w:qFormat/>
    <w:rPr>
      <w:sz w:val="20"/>
    </w:rPr>
  </w:style>
  <w:style w:type="character" w:styleId="ListLabel1260">
    <w:name w:val="ListLabel 1260"/>
    <w:qFormat/>
    <w:rPr>
      <w:sz w:val="20"/>
    </w:rPr>
  </w:style>
  <w:style w:type="character" w:styleId="ListLabel1261">
    <w:name w:val="ListLabel 1261"/>
    <w:qFormat/>
    <w:rPr>
      <w:sz w:val="20"/>
    </w:rPr>
  </w:style>
  <w:style w:type="character" w:styleId="ListLabel1262">
    <w:name w:val="ListLabel 1262"/>
    <w:qFormat/>
    <w:rPr>
      <w:sz w:val="20"/>
    </w:rPr>
  </w:style>
  <w:style w:type="character" w:styleId="ListLabel1263">
    <w:name w:val="ListLabel 1263"/>
    <w:qFormat/>
    <w:rPr>
      <w:sz w:val="20"/>
    </w:rPr>
  </w:style>
  <w:style w:type="character" w:styleId="ListLabel1264">
    <w:name w:val="ListLabel 1264"/>
    <w:qFormat/>
    <w:rPr>
      <w:sz w:val="20"/>
    </w:rPr>
  </w:style>
  <w:style w:type="character" w:styleId="ListLabel1265">
    <w:name w:val="ListLabel 1265"/>
    <w:qFormat/>
    <w:rPr>
      <w:sz w:val="20"/>
    </w:rPr>
  </w:style>
  <w:style w:type="character" w:styleId="ListLabel1266">
    <w:name w:val="ListLabel 1266"/>
    <w:qFormat/>
    <w:rPr>
      <w:rFonts w:ascii="Helvetica" w:hAnsi="Helvetica"/>
      <w:sz w:val="24"/>
    </w:rPr>
  </w:style>
  <w:style w:type="character" w:styleId="ListLabel1267">
    <w:name w:val="ListLabel 1267"/>
    <w:qFormat/>
    <w:rPr>
      <w:sz w:val="20"/>
    </w:rPr>
  </w:style>
  <w:style w:type="character" w:styleId="ListLabel1268">
    <w:name w:val="ListLabel 1268"/>
    <w:qFormat/>
    <w:rPr>
      <w:sz w:val="20"/>
    </w:rPr>
  </w:style>
  <w:style w:type="character" w:styleId="ListLabel1269">
    <w:name w:val="ListLabel 1269"/>
    <w:qFormat/>
    <w:rPr>
      <w:sz w:val="20"/>
    </w:rPr>
  </w:style>
  <w:style w:type="character" w:styleId="ListLabel1270">
    <w:name w:val="ListLabel 1270"/>
    <w:qFormat/>
    <w:rPr>
      <w:sz w:val="20"/>
    </w:rPr>
  </w:style>
  <w:style w:type="character" w:styleId="ListLabel1271">
    <w:name w:val="ListLabel 1271"/>
    <w:qFormat/>
    <w:rPr>
      <w:sz w:val="20"/>
    </w:rPr>
  </w:style>
  <w:style w:type="character" w:styleId="ListLabel1272">
    <w:name w:val="ListLabel 1272"/>
    <w:qFormat/>
    <w:rPr>
      <w:sz w:val="20"/>
    </w:rPr>
  </w:style>
  <w:style w:type="character" w:styleId="ListLabel1273">
    <w:name w:val="ListLabel 1273"/>
    <w:qFormat/>
    <w:rPr>
      <w:sz w:val="20"/>
    </w:rPr>
  </w:style>
  <w:style w:type="character" w:styleId="ListLabel1274">
    <w:name w:val="ListLabel 1274"/>
    <w:qFormat/>
    <w:rPr>
      <w:sz w:val="20"/>
    </w:rPr>
  </w:style>
  <w:style w:type="character" w:styleId="ListLabel1275">
    <w:name w:val="ListLabel 1275"/>
    <w:qFormat/>
    <w:rPr>
      <w:rFonts w:ascii="Helvetica" w:hAnsi="Helvetica"/>
      <w:sz w:val="24"/>
    </w:rPr>
  </w:style>
  <w:style w:type="character" w:styleId="ListLabel1276">
    <w:name w:val="ListLabel 1276"/>
    <w:qFormat/>
    <w:rPr>
      <w:sz w:val="20"/>
    </w:rPr>
  </w:style>
  <w:style w:type="character" w:styleId="ListLabel1277">
    <w:name w:val="ListLabel 1277"/>
    <w:qFormat/>
    <w:rPr>
      <w:sz w:val="20"/>
    </w:rPr>
  </w:style>
  <w:style w:type="character" w:styleId="ListLabel1278">
    <w:name w:val="ListLabel 1278"/>
    <w:qFormat/>
    <w:rPr>
      <w:sz w:val="20"/>
    </w:rPr>
  </w:style>
  <w:style w:type="character" w:styleId="ListLabel1279">
    <w:name w:val="ListLabel 1279"/>
    <w:qFormat/>
    <w:rPr>
      <w:sz w:val="20"/>
    </w:rPr>
  </w:style>
  <w:style w:type="character" w:styleId="ListLabel1280">
    <w:name w:val="ListLabel 1280"/>
    <w:qFormat/>
    <w:rPr>
      <w:sz w:val="20"/>
    </w:rPr>
  </w:style>
  <w:style w:type="character" w:styleId="ListLabel1281">
    <w:name w:val="ListLabel 1281"/>
    <w:qFormat/>
    <w:rPr>
      <w:sz w:val="20"/>
    </w:rPr>
  </w:style>
  <w:style w:type="character" w:styleId="ListLabel1282">
    <w:name w:val="ListLabel 1282"/>
    <w:qFormat/>
    <w:rPr>
      <w:sz w:val="20"/>
    </w:rPr>
  </w:style>
  <w:style w:type="character" w:styleId="ListLabel1283">
    <w:name w:val="ListLabel 1283"/>
    <w:qFormat/>
    <w:rPr>
      <w:sz w:val="20"/>
    </w:rPr>
  </w:style>
  <w:style w:type="character" w:styleId="ListLabel1284">
    <w:name w:val="ListLabel 1284"/>
    <w:qFormat/>
    <w:rPr>
      <w:rFonts w:ascii="Helvetica" w:hAnsi="Helvetica"/>
      <w:sz w:val="24"/>
    </w:rPr>
  </w:style>
  <w:style w:type="character" w:styleId="ListLabel1285">
    <w:name w:val="ListLabel 1285"/>
    <w:qFormat/>
    <w:rPr>
      <w:sz w:val="20"/>
    </w:rPr>
  </w:style>
  <w:style w:type="character" w:styleId="ListLabel1286">
    <w:name w:val="ListLabel 1286"/>
    <w:qFormat/>
    <w:rPr>
      <w:sz w:val="20"/>
    </w:rPr>
  </w:style>
  <w:style w:type="character" w:styleId="ListLabel1287">
    <w:name w:val="ListLabel 1287"/>
    <w:qFormat/>
    <w:rPr>
      <w:sz w:val="20"/>
    </w:rPr>
  </w:style>
  <w:style w:type="character" w:styleId="ListLabel1288">
    <w:name w:val="ListLabel 1288"/>
    <w:qFormat/>
    <w:rPr>
      <w:sz w:val="20"/>
    </w:rPr>
  </w:style>
  <w:style w:type="character" w:styleId="ListLabel1289">
    <w:name w:val="ListLabel 1289"/>
    <w:qFormat/>
    <w:rPr>
      <w:sz w:val="20"/>
    </w:rPr>
  </w:style>
  <w:style w:type="character" w:styleId="ListLabel1290">
    <w:name w:val="ListLabel 1290"/>
    <w:qFormat/>
    <w:rPr>
      <w:sz w:val="20"/>
    </w:rPr>
  </w:style>
  <w:style w:type="character" w:styleId="ListLabel1291">
    <w:name w:val="ListLabel 1291"/>
    <w:qFormat/>
    <w:rPr>
      <w:sz w:val="20"/>
    </w:rPr>
  </w:style>
  <w:style w:type="character" w:styleId="ListLabel1292">
    <w:name w:val="ListLabel 1292"/>
    <w:qFormat/>
    <w:rPr>
      <w:sz w:val="20"/>
    </w:rPr>
  </w:style>
  <w:style w:type="character" w:styleId="ListLabel1293">
    <w:name w:val="ListLabel 1293"/>
    <w:qFormat/>
    <w:rPr>
      <w:rFonts w:ascii="Helvetica" w:hAnsi="Helvetica"/>
      <w:sz w:val="24"/>
    </w:rPr>
  </w:style>
  <w:style w:type="character" w:styleId="ListLabel1294">
    <w:name w:val="ListLabel 1294"/>
    <w:qFormat/>
    <w:rPr>
      <w:sz w:val="20"/>
    </w:rPr>
  </w:style>
  <w:style w:type="character" w:styleId="ListLabel1295">
    <w:name w:val="ListLabel 1295"/>
    <w:qFormat/>
    <w:rPr>
      <w:sz w:val="20"/>
    </w:rPr>
  </w:style>
  <w:style w:type="character" w:styleId="ListLabel1296">
    <w:name w:val="ListLabel 1296"/>
    <w:qFormat/>
    <w:rPr>
      <w:sz w:val="20"/>
    </w:rPr>
  </w:style>
  <w:style w:type="character" w:styleId="ListLabel1297">
    <w:name w:val="ListLabel 1297"/>
    <w:qFormat/>
    <w:rPr>
      <w:sz w:val="20"/>
    </w:rPr>
  </w:style>
  <w:style w:type="character" w:styleId="ListLabel1298">
    <w:name w:val="ListLabel 1298"/>
    <w:qFormat/>
    <w:rPr>
      <w:sz w:val="20"/>
    </w:rPr>
  </w:style>
  <w:style w:type="character" w:styleId="ListLabel1299">
    <w:name w:val="ListLabel 1299"/>
    <w:qFormat/>
    <w:rPr>
      <w:sz w:val="20"/>
    </w:rPr>
  </w:style>
  <w:style w:type="character" w:styleId="ListLabel1300">
    <w:name w:val="ListLabel 1300"/>
    <w:qFormat/>
    <w:rPr>
      <w:sz w:val="20"/>
    </w:rPr>
  </w:style>
  <w:style w:type="character" w:styleId="ListLabel1301">
    <w:name w:val="ListLabel 1301"/>
    <w:qFormat/>
    <w:rPr>
      <w:sz w:val="20"/>
    </w:rPr>
  </w:style>
  <w:style w:type="character" w:styleId="ListLabel1302">
    <w:name w:val="ListLabel 1302"/>
    <w:qFormat/>
    <w:rPr>
      <w:rFonts w:ascii="Helvetica" w:hAnsi="Helvetica"/>
      <w:sz w:val="24"/>
    </w:rPr>
  </w:style>
  <w:style w:type="character" w:styleId="ListLabel1303">
    <w:name w:val="ListLabel 1303"/>
    <w:qFormat/>
    <w:rPr>
      <w:sz w:val="20"/>
    </w:rPr>
  </w:style>
  <w:style w:type="character" w:styleId="ListLabel1304">
    <w:name w:val="ListLabel 1304"/>
    <w:qFormat/>
    <w:rPr>
      <w:sz w:val="20"/>
    </w:rPr>
  </w:style>
  <w:style w:type="character" w:styleId="ListLabel1305">
    <w:name w:val="ListLabel 1305"/>
    <w:qFormat/>
    <w:rPr>
      <w:sz w:val="20"/>
    </w:rPr>
  </w:style>
  <w:style w:type="character" w:styleId="ListLabel1306">
    <w:name w:val="ListLabel 1306"/>
    <w:qFormat/>
    <w:rPr>
      <w:sz w:val="20"/>
    </w:rPr>
  </w:style>
  <w:style w:type="character" w:styleId="ListLabel1307">
    <w:name w:val="ListLabel 1307"/>
    <w:qFormat/>
    <w:rPr>
      <w:sz w:val="20"/>
    </w:rPr>
  </w:style>
  <w:style w:type="character" w:styleId="ListLabel1308">
    <w:name w:val="ListLabel 1308"/>
    <w:qFormat/>
    <w:rPr>
      <w:sz w:val="20"/>
    </w:rPr>
  </w:style>
  <w:style w:type="character" w:styleId="ListLabel1309">
    <w:name w:val="ListLabel 1309"/>
    <w:qFormat/>
    <w:rPr>
      <w:sz w:val="20"/>
    </w:rPr>
  </w:style>
  <w:style w:type="character" w:styleId="ListLabel1310">
    <w:name w:val="ListLabel 1310"/>
    <w:qFormat/>
    <w:rPr>
      <w:sz w:val="20"/>
    </w:rPr>
  </w:style>
  <w:style w:type="character" w:styleId="ListLabel1311">
    <w:name w:val="ListLabel 1311"/>
    <w:qFormat/>
    <w:rPr>
      <w:rFonts w:ascii="Helvetica" w:hAnsi="Helvetica"/>
      <w:sz w:val="24"/>
    </w:rPr>
  </w:style>
  <w:style w:type="character" w:styleId="ListLabel1312">
    <w:name w:val="ListLabel 1312"/>
    <w:qFormat/>
    <w:rPr>
      <w:sz w:val="20"/>
    </w:rPr>
  </w:style>
  <w:style w:type="character" w:styleId="ListLabel1313">
    <w:name w:val="ListLabel 1313"/>
    <w:qFormat/>
    <w:rPr>
      <w:sz w:val="20"/>
    </w:rPr>
  </w:style>
  <w:style w:type="character" w:styleId="ListLabel1314">
    <w:name w:val="ListLabel 1314"/>
    <w:qFormat/>
    <w:rPr>
      <w:sz w:val="20"/>
    </w:rPr>
  </w:style>
  <w:style w:type="character" w:styleId="ListLabel1315">
    <w:name w:val="ListLabel 1315"/>
    <w:qFormat/>
    <w:rPr>
      <w:sz w:val="20"/>
    </w:rPr>
  </w:style>
  <w:style w:type="character" w:styleId="ListLabel1316">
    <w:name w:val="ListLabel 1316"/>
    <w:qFormat/>
    <w:rPr>
      <w:sz w:val="20"/>
    </w:rPr>
  </w:style>
  <w:style w:type="character" w:styleId="ListLabel1317">
    <w:name w:val="ListLabel 1317"/>
    <w:qFormat/>
    <w:rPr>
      <w:sz w:val="20"/>
    </w:rPr>
  </w:style>
  <w:style w:type="character" w:styleId="ListLabel1318">
    <w:name w:val="ListLabel 1318"/>
    <w:qFormat/>
    <w:rPr>
      <w:sz w:val="20"/>
    </w:rPr>
  </w:style>
  <w:style w:type="character" w:styleId="ListLabel1319">
    <w:name w:val="ListLabel 1319"/>
    <w:qFormat/>
    <w:rPr>
      <w:sz w:val="20"/>
    </w:rPr>
  </w:style>
  <w:style w:type="character" w:styleId="ListLabel1320">
    <w:name w:val="ListLabel 1320"/>
    <w:qFormat/>
    <w:rPr>
      <w:rFonts w:ascii="Arial" w:hAnsi="Arial"/>
      <w:sz w:val="20"/>
    </w:rPr>
  </w:style>
  <w:style w:type="character" w:styleId="ListLabel1321">
    <w:name w:val="ListLabel 1321"/>
    <w:qFormat/>
    <w:rPr>
      <w:sz w:val="20"/>
    </w:rPr>
  </w:style>
  <w:style w:type="character" w:styleId="ListLabel1322">
    <w:name w:val="ListLabel 1322"/>
    <w:qFormat/>
    <w:rPr>
      <w:sz w:val="20"/>
    </w:rPr>
  </w:style>
  <w:style w:type="character" w:styleId="ListLabel1323">
    <w:name w:val="ListLabel 1323"/>
    <w:qFormat/>
    <w:rPr>
      <w:sz w:val="20"/>
    </w:rPr>
  </w:style>
  <w:style w:type="character" w:styleId="ListLabel1324">
    <w:name w:val="ListLabel 1324"/>
    <w:qFormat/>
    <w:rPr>
      <w:sz w:val="20"/>
    </w:rPr>
  </w:style>
  <w:style w:type="character" w:styleId="ListLabel1325">
    <w:name w:val="ListLabel 1325"/>
    <w:qFormat/>
    <w:rPr>
      <w:sz w:val="20"/>
    </w:rPr>
  </w:style>
  <w:style w:type="character" w:styleId="ListLabel1326">
    <w:name w:val="ListLabel 1326"/>
    <w:qFormat/>
    <w:rPr>
      <w:sz w:val="20"/>
    </w:rPr>
  </w:style>
  <w:style w:type="character" w:styleId="ListLabel1327">
    <w:name w:val="ListLabel 1327"/>
    <w:qFormat/>
    <w:rPr>
      <w:sz w:val="20"/>
    </w:rPr>
  </w:style>
  <w:style w:type="character" w:styleId="ListLabel1328">
    <w:name w:val="ListLabel 1328"/>
    <w:qFormat/>
    <w:rPr>
      <w:sz w:val="20"/>
    </w:rPr>
  </w:style>
  <w:style w:type="character" w:styleId="ListLabel1329">
    <w:name w:val="ListLabel 1329"/>
    <w:qFormat/>
    <w:rPr>
      <w:rFonts w:ascii="Times New Roman" w:hAnsi="Times New Roman"/>
      <w:sz w:val="24"/>
    </w:rPr>
  </w:style>
  <w:style w:type="character" w:styleId="ListLabel1330">
    <w:name w:val="ListLabel 1330"/>
    <w:qFormat/>
    <w:rPr>
      <w:sz w:val="20"/>
    </w:rPr>
  </w:style>
  <w:style w:type="character" w:styleId="ListLabel1331">
    <w:name w:val="ListLabel 1331"/>
    <w:qFormat/>
    <w:rPr>
      <w:sz w:val="20"/>
    </w:rPr>
  </w:style>
  <w:style w:type="character" w:styleId="ListLabel1332">
    <w:name w:val="ListLabel 1332"/>
    <w:qFormat/>
    <w:rPr>
      <w:sz w:val="20"/>
    </w:rPr>
  </w:style>
  <w:style w:type="character" w:styleId="ListLabel1333">
    <w:name w:val="ListLabel 1333"/>
    <w:qFormat/>
    <w:rPr>
      <w:sz w:val="20"/>
    </w:rPr>
  </w:style>
  <w:style w:type="character" w:styleId="ListLabel1334">
    <w:name w:val="ListLabel 1334"/>
    <w:qFormat/>
    <w:rPr>
      <w:sz w:val="20"/>
    </w:rPr>
  </w:style>
  <w:style w:type="character" w:styleId="ListLabel1335">
    <w:name w:val="ListLabel 1335"/>
    <w:qFormat/>
    <w:rPr>
      <w:sz w:val="20"/>
    </w:rPr>
  </w:style>
  <w:style w:type="character" w:styleId="ListLabel1336">
    <w:name w:val="ListLabel 1336"/>
    <w:qFormat/>
    <w:rPr>
      <w:sz w:val="20"/>
    </w:rPr>
  </w:style>
  <w:style w:type="character" w:styleId="ListLabel1337">
    <w:name w:val="ListLabel 1337"/>
    <w:qFormat/>
    <w:rPr>
      <w:sz w:val="20"/>
    </w:rPr>
  </w:style>
  <w:style w:type="character" w:styleId="ListLabel1338">
    <w:name w:val="ListLabel 1338"/>
    <w:qFormat/>
    <w:rPr>
      <w:rFonts w:ascii="Times New Roman" w:hAnsi="Times New Roman"/>
      <w:sz w:val="24"/>
    </w:rPr>
  </w:style>
  <w:style w:type="character" w:styleId="ListLabel1339">
    <w:name w:val="ListLabel 1339"/>
    <w:qFormat/>
    <w:rPr>
      <w:sz w:val="20"/>
    </w:rPr>
  </w:style>
  <w:style w:type="character" w:styleId="ListLabel1340">
    <w:name w:val="ListLabel 1340"/>
    <w:qFormat/>
    <w:rPr>
      <w:sz w:val="20"/>
    </w:rPr>
  </w:style>
  <w:style w:type="character" w:styleId="ListLabel1341">
    <w:name w:val="ListLabel 1341"/>
    <w:qFormat/>
    <w:rPr>
      <w:sz w:val="20"/>
    </w:rPr>
  </w:style>
  <w:style w:type="character" w:styleId="ListLabel1342">
    <w:name w:val="ListLabel 1342"/>
    <w:qFormat/>
    <w:rPr>
      <w:sz w:val="20"/>
    </w:rPr>
  </w:style>
  <w:style w:type="character" w:styleId="ListLabel1343">
    <w:name w:val="ListLabel 1343"/>
    <w:qFormat/>
    <w:rPr>
      <w:sz w:val="20"/>
    </w:rPr>
  </w:style>
  <w:style w:type="character" w:styleId="ListLabel1344">
    <w:name w:val="ListLabel 1344"/>
    <w:qFormat/>
    <w:rPr>
      <w:sz w:val="20"/>
    </w:rPr>
  </w:style>
  <w:style w:type="character" w:styleId="ListLabel1345">
    <w:name w:val="ListLabel 1345"/>
    <w:qFormat/>
    <w:rPr>
      <w:sz w:val="20"/>
    </w:rPr>
  </w:style>
  <w:style w:type="character" w:styleId="ListLabel1346">
    <w:name w:val="ListLabel 1346"/>
    <w:qFormat/>
    <w:rPr>
      <w:sz w:val="20"/>
    </w:rPr>
  </w:style>
  <w:style w:type="character" w:styleId="ListLabel1347">
    <w:name w:val="ListLabel 1347"/>
    <w:qFormat/>
    <w:rPr>
      <w:rFonts w:ascii="Times New Roman" w:hAnsi="Times New Roman"/>
      <w:sz w:val="24"/>
    </w:rPr>
  </w:style>
  <w:style w:type="character" w:styleId="ListLabel1348">
    <w:name w:val="ListLabel 1348"/>
    <w:qFormat/>
    <w:rPr>
      <w:sz w:val="20"/>
    </w:rPr>
  </w:style>
  <w:style w:type="character" w:styleId="ListLabel1349">
    <w:name w:val="ListLabel 1349"/>
    <w:qFormat/>
    <w:rPr>
      <w:sz w:val="20"/>
    </w:rPr>
  </w:style>
  <w:style w:type="character" w:styleId="ListLabel1350">
    <w:name w:val="ListLabel 1350"/>
    <w:qFormat/>
    <w:rPr>
      <w:sz w:val="20"/>
    </w:rPr>
  </w:style>
  <w:style w:type="character" w:styleId="ListLabel1351">
    <w:name w:val="ListLabel 1351"/>
    <w:qFormat/>
    <w:rPr>
      <w:sz w:val="20"/>
    </w:rPr>
  </w:style>
  <w:style w:type="character" w:styleId="ListLabel1352">
    <w:name w:val="ListLabel 1352"/>
    <w:qFormat/>
    <w:rPr>
      <w:sz w:val="20"/>
    </w:rPr>
  </w:style>
  <w:style w:type="character" w:styleId="ListLabel1353">
    <w:name w:val="ListLabel 1353"/>
    <w:qFormat/>
    <w:rPr>
      <w:sz w:val="20"/>
    </w:rPr>
  </w:style>
  <w:style w:type="character" w:styleId="ListLabel1354">
    <w:name w:val="ListLabel 1354"/>
    <w:qFormat/>
    <w:rPr>
      <w:sz w:val="20"/>
    </w:rPr>
  </w:style>
  <w:style w:type="character" w:styleId="ListLabel1355">
    <w:name w:val="ListLabel 1355"/>
    <w:qFormat/>
    <w:rPr>
      <w:sz w:val="20"/>
    </w:rPr>
  </w:style>
  <w:style w:type="character" w:styleId="ListLabel1356">
    <w:name w:val="ListLabel 1356"/>
    <w:qFormat/>
    <w:rPr>
      <w:rFonts w:ascii="Times New Roman" w:hAnsi="Times New Roman"/>
      <w:sz w:val="24"/>
    </w:rPr>
  </w:style>
  <w:style w:type="character" w:styleId="ListLabel1357">
    <w:name w:val="ListLabel 1357"/>
    <w:qFormat/>
    <w:rPr>
      <w:sz w:val="20"/>
    </w:rPr>
  </w:style>
  <w:style w:type="character" w:styleId="ListLabel1358">
    <w:name w:val="ListLabel 1358"/>
    <w:qFormat/>
    <w:rPr>
      <w:sz w:val="20"/>
    </w:rPr>
  </w:style>
  <w:style w:type="character" w:styleId="ListLabel1359">
    <w:name w:val="ListLabel 1359"/>
    <w:qFormat/>
    <w:rPr>
      <w:sz w:val="20"/>
    </w:rPr>
  </w:style>
  <w:style w:type="character" w:styleId="ListLabel1360">
    <w:name w:val="ListLabel 1360"/>
    <w:qFormat/>
    <w:rPr>
      <w:sz w:val="20"/>
    </w:rPr>
  </w:style>
  <w:style w:type="character" w:styleId="ListLabel1361">
    <w:name w:val="ListLabel 1361"/>
    <w:qFormat/>
    <w:rPr>
      <w:sz w:val="20"/>
    </w:rPr>
  </w:style>
  <w:style w:type="character" w:styleId="ListLabel1362">
    <w:name w:val="ListLabel 1362"/>
    <w:qFormat/>
    <w:rPr>
      <w:sz w:val="20"/>
    </w:rPr>
  </w:style>
  <w:style w:type="character" w:styleId="ListLabel1363">
    <w:name w:val="ListLabel 1363"/>
    <w:qFormat/>
    <w:rPr>
      <w:sz w:val="20"/>
    </w:rPr>
  </w:style>
  <w:style w:type="character" w:styleId="ListLabel1364">
    <w:name w:val="ListLabel 1364"/>
    <w:qFormat/>
    <w:rPr>
      <w:sz w:val="20"/>
    </w:rPr>
  </w:style>
  <w:style w:type="character" w:styleId="ListLabel1365">
    <w:name w:val="ListLabel 1365"/>
    <w:qFormat/>
    <w:rPr>
      <w:rFonts w:ascii="Segoe UI" w:hAnsi="Segoe UI"/>
      <w:sz w:val="27"/>
    </w:rPr>
  </w:style>
  <w:style w:type="character" w:styleId="ListLabel1366">
    <w:name w:val="ListLabel 1366"/>
    <w:qFormat/>
    <w:rPr>
      <w:sz w:val="20"/>
    </w:rPr>
  </w:style>
  <w:style w:type="character" w:styleId="ListLabel1367">
    <w:name w:val="ListLabel 1367"/>
    <w:qFormat/>
    <w:rPr>
      <w:sz w:val="20"/>
    </w:rPr>
  </w:style>
  <w:style w:type="character" w:styleId="ListLabel1368">
    <w:name w:val="ListLabel 1368"/>
    <w:qFormat/>
    <w:rPr>
      <w:sz w:val="20"/>
    </w:rPr>
  </w:style>
  <w:style w:type="character" w:styleId="ListLabel1369">
    <w:name w:val="ListLabel 1369"/>
    <w:qFormat/>
    <w:rPr>
      <w:sz w:val="20"/>
    </w:rPr>
  </w:style>
  <w:style w:type="character" w:styleId="ListLabel1370">
    <w:name w:val="ListLabel 1370"/>
    <w:qFormat/>
    <w:rPr>
      <w:sz w:val="20"/>
    </w:rPr>
  </w:style>
  <w:style w:type="character" w:styleId="ListLabel1371">
    <w:name w:val="ListLabel 1371"/>
    <w:qFormat/>
    <w:rPr>
      <w:sz w:val="20"/>
    </w:rPr>
  </w:style>
  <w:style w:type="character" w:styleId="ListLabel1372">
    <w:name w:val="ListLabel 1372"/>
    <w:qFormat/>
    <w:rPr>
      <w:sz w:val="20"/>
    </w:rPr>
  </w:style>
  <w:style w:type="character" w:styleId="ListLabel1373">
    <w:name w:val="ListLabel 1373"/>
    <w:qFormat/>
    <w:rPr>
      <w:sz w:val="20"/>
    </w:rPr>
  </w:style>
  <w:style w:type="character" w:styleId="ListLabel1374">
    <w:name w:val="ListLabel 1374"/>
    <w:qFormat/>
    <w:rPr>
      <w:rFonts w:ascii="Segoe UI" w:hAnsi="Segoe UI"/>
      <w:sz w:val="27"/>
    </w:rPr>
  </w:style>
  <w:style w:type="character" w:styleId="ListLabel1375">
    <w:name w:val="ListLabel 1375"/>
    <w:qFormat/>
    <w:rPr>
      <w:sz w:val="20"/>
    </w:rPr>
  </w:style>
  <w:style w:type="character" w:styleId="ListLabel1376">
    <w:name w:val="ListLabel 1376"/>
    <w:qFormat/>
    <w:rPr>
      <w:sz w:val="20"/>
    </w:rPr>
  </w:style>
  <w:style w:type="character" w:styleId="ListLabel1377">
    <w:name w:val="ListLabel 1377"/>
    <w:qFormat/>
    <w:rPr>
      <w:sz w:val="20"/>
    </w:rPr>
  </w:style>
  <w:style w:type="character" w:styleId="ListLabel1378">
    <w:name w:val="ListLabel 1378"/>
    <w:qFormat/>
    <w:rPr>
      <w:sz w:val="20"/>
    </w:rPr>
  </w:style>
  <w:style w:type="character" w:styleId="ListLabel1379">
    <w:name w:val="ListLabel 1379"/>
    <w:qFormat/>
    <w:rPr>
      <w:sz w:val="20"/>
    </w:rPr>
  </w:style>
  <w:style w:type="character" w:styleId="ListLabel1380">
    <w:name w:val="ListLabel 1380"/>
    <w:qFormat/>
    <w:rPr>
      <w:sz w:val="20"/>
    </w:rPr>
  </w:style>
  <w:style w:type="character" w:styleId="ListLabel1381">
    <w:name w:val="ListLabel 1381"/>
    <w:qFormat/>
    <w:rPr>
      <w:sz w:val="20"/>
    </w:rPr>
  </w:style>
  <w:style w:type="character" w:styleId="ListLabel1382">
    <w:name w:val="ListLabel 1382"/>
    <w:qFormat/>
    <w:rPr>
      <w:sz w:val="20"/>
    </w:rPr>
  </w:style>
  <w:style w:type="character" w:styleId="ListLabel1383">
    <w:name w:val="ListLabel 1383"/>
    <w:qFormat/>
    <w:rPr>
      <w:rFonts w:ascii="Segoe UI" w:hAnsi="Segoe UI"/>
      <w:sz w:val="27"/>
    </w:rPr>
  </w:style>
  <w:style w:type="character" w:styleId="ListLabel1384">
    <w:name w:val="ListLabel 1384"/>
    <w:qFormat/>
    <w:rPr>
      <w:sz w:val="20"/>
    </w:rPr>
  </w:style>
  <w:style w:type="character" w:styleId="ListLabel1385">
    <w:name w:val="ListLabel 1385"/>
    <w:qFormat/>
    <w:rPr>
      <w:sz w:val="20"/>
    </w:rPr>
  </w:style>
  <w:style w:type="character" w:styleId="ListLabel1386">
    <w:name w:val="ListLabel 1386"/>
    <w:qFormat/>
    <w:rPr>
      <w:sz w:val="20"/>
    </w:rPr>
  </w:style>
  <w:style w:type="character" w:styleId="ListLabel1387">
    <w:name w:val="ListLabel 1387"/>
    <w:qFormat/>
    <w:rPr>
      <w:sz w:val="20"/>
    </w:rPr>
  </w:style>
  <w:style w:type="character" w:styleId="ListLabel1388">
    <w:name w:val="ListLabel 1388"/>
    <w:qFormat/>
    <w:rPr>
      <w:sz w:val="20"/>
    </w:rPr>
  </w:style>
  <w:style w:type="character" w:styleId="ListLabel1389">
    <w:name w:val="ListLabel 1389"/>
    <w:qFormat/>
    <w:rPr>
      <w:sz w:val="20"/>
    </w:rPr>
  </w:style>
  <w:style w:type="character" w:styleId="ListLabel1390">
    <w:name w:val="ListLabel 1390"/>
    <w:qFormat/>
    <w:rPr>
      <w:sz w:val="20"/>
    </w:rPr>
  </w:style>
  <w:style w:type="character" w:styleId="ListLabel1391">
    <w:name w:val="ListLabel 1391"/>
    <w:qFormat/>
    <w:rPr>
      <w:sz w:val="20"/>
    </w:rPr>
  </w:style>
  <w:style w:type="character" w:styleId="ListLabel1392">
    <w:name w:val="ListLabel 1392"/>
    <w:qFormat/>
    <w:rPr>
      <w:rFonts w:ascii="Segoe UI" w:hAnsi="Segoe UI"/>
      <w:sz w:val="27"/>
    </w:rPr>
  </w:style>
  <w:style w:type="character" w:styleId="ListLabel1393">
    <w:name w:val="ListLabel 1393"/>
    <w:qFormat/>
    <w:rPr>
      <w:sz w:val="20"/>
    </w:rPr>
  </w:style>
  <w:style w:type="character" w:styleId="ListLabel1394">
    <w:name w:val="ListLabel 1394"/>
    <w:qFormat/>
    <w:rPr>
      <w:sz w:val="20"/>
    </w:rPr>
  </w:style>
  <w:style w:type="character" w:styleId="ListLabel1395">
    <w:name w:val="ListLabel 1395"/>
    <w:qFormat/>
    <w:rPr>
      <w:sz w:val="20"/>
    </w:rPr>
  </w:style>
  <w:style w:type="character" w:styleId="ListLabel1396">
    <w:name w:val="ListLabel 1396"/>
    <w:qFormat/>
    <w:rPr>
      <w:sz w:val="20"/>
    </w:rPr>
  </w:style>
  <w:style w:type="character" w:styleId="ListLabel1397">
    <w:name w:val="ListLabel 1397"/>
    <w:qFormat/>
    <w:rPr>
      <w:sz w:val="20"/>
    </w:rPr>
  </w:style>
  <w:style w:type="character" w:styleId="ListLabel1398">
    <w:name w:val="ListLabel 1398"/>
    <w:qFormat/>
    <w:rPr>
      <w:sz w:val="20"/>
    </w:rPr>
  </w:style>
  <w:style w:type="character" w:styleId="ListLabel1399">
    <w:name w:val="ListLabel 1399"/>
    <w:qFormat/>
    <w:rPr>
      <w:sz w:val="20"/>
    </w:rPr>
  </w:style>
  <w:style w:type="character" w:styleId="ListLabel1400">
    <w:name w:val="ListLabel 1400"/>
    <w:qFormat/>
    <w:rPr>
      <w:sz w:val="20"/>
    </w:rPr>
  </w:style>
  <w:style w:type="character" w:styleId="ListLabel1401">
    <w:name w:val="ListLabel 1401"/>
    <w:qFormat/>
    <w:rPr>
      <w:rFonts w:ascii="Segoe UI" w:hAnsi="Segoe UI"/>
      <w:sz w:val="27"/>
    </w:rPr>
  </w:style>
  <w:style w:type="character" w:styleId="ListLabel1402">
    <w:name w:val="ListLabel 1402"/>
    <w:qFormat/>
    <w:rPr>
      <w:sz w:val="20"/>
    </w:rPr>
  </w:style>
  <w:style w:type="character" w:styleId="ListLabel1403">
    <w:name w:val="ListLabel 1403"/>
    <w:qFormat/>
    <w:rPr>
      <w:sz w:val="20"/>
    </w:rPr>
  </w:style>
  <w:style w:type="character" w:styleId="ListLabel1404">
    <w:name w:val="ListLabel 1404"/>
    <w:qFormat/>
    <w:rPr>
      <w:sz w:val="20"/>
    </w:rPr>
  </w:style>
  <w:style w:type="character" w:styleId="ListLabel1405">
    <w:name w:val="ListLabel 1405"/>
    <w:qFormat/>
    <w:rPr>
      <w:sz w:val="20"/>
    </w:rPr>
  </w:style>
  <w:style w:type="character" w:styleId="ListLabel1406">
    <w:name w:val="ListLabel 1406"/>
    <w:qFormat/>
    <w:rPr>
      <w:sz w:val="20"/>
    </w:rPr>
  </w:style>
  <w:style w:type="character" w:styleId="ListLabel1407">
    <w:name w:val="ListLabel 1407"/>
    <w:qFormat/>
    <w:rPr>
      <w:sz w:val="20"/>
    </w:rPr>
  </w:style>
  <w:style w:type="character" w:styleId="ListLabel1408">
    <w:name w:val="ListLabel 1408"/>
    <w:qFormat/>
    <w:rPr>
      <w:sz w:val="20"/>
    </w:rPr>
  </w:style>
  <w:style w:type="character" w:styleId="ListLabel1409">
    <w:name w:val="ListLabel 1409"/>
    <w:qFormat/>
    <w:rPr>
      <w:sz w:val="20"/>
    </w:rPr>
  </w:style>
  <w:style w:type="character" w:styleId="ListLabel1410">
    <w:name w:val="ListLabel 1410"/>
    <w:qFormat/>
    <w:rPr>
      <w:rFonts w:ascii="Times New Roman" w:hAnsi="Times New Roman"/>
      <w:sz w:val="24"/>
    </w:rPr>
  </w:style>
  <w:style w:type="character" w:styleId="ListLabel1411">
    <w:name w:val="ListLabel 1411"/>
    <w:qFormat/>
    <w:rPr>
      <w:sz w:val="20"/>
    </w:rPr>
  </w:style>
  <w:style w:type="character" w:styleId="ListLabel1412">
    <w:name w:val="ListLabel 1412"/>
    <w:qFormat/>
    <w:rPr>
      <w:sz w:val="20"/>
    </w:rPr>
  </w:style>
  <w:style w:type="character" w:styleId="ListLabel1413">
    <w:name w:val="ListLabel 1413"/>
    <w:qFormat/>
    <w:rPr>
      <w:sz w:val="20"/>
    </w:rPr>
  </w:style>
  <w:style w:type="character" w:styleId="ListLabel1414">
    <w:name w:val="ListLabel 1414"/>
    <w:qFormat/>
    <w:rPr>
      <w:sz w:val="20"/>
    </w:rPr>
  </w:style>
  <w:style w:type="character" w:styleId="ListLabel1415">
    <w:name w:val="ListLabel 1415"/>
    <w:qFormat/>
    <w:rPr>
      <w:sz w:val="20"/>
    </w:rPr>
  </w:style>
  <w:style w:type="character" w:styleId="ListLabel1416">
    <w:name w:val="ListLabel 1416"/>
    <w:qFormat/>
    <w:rPr>
      <w:sz w:val="20"/>
    </w:rPr>
  </w:style>
  <w:style w:type="character" w:styleId="ListLabel1417">
    <w:name w:val="ListLabel 1417"/>
    <w:qFormat/>
    <w:rPr>
      <w:sz w:val="20"/>
    </w:rPr>
  </w:style>
  <w:style w:type="character" w:styleId="ListLabel1418">
    <w:name w:val="ListLabel 1418"/>
    <w:qFormat/>
    <w:rPr>
      <w:sz w:val="20"/>
    </w:rPr>
  </w:style>
  <w:style w:type="character" w:styleId="ListLabel1419">
    <w:name w:val="ListLabel 1419"/>
    <w:qFormat/>
    <w:rPr>
      <w:rFonts w:ascii="Times New Roman" w:hAnsi="Times New Roman"/>
      <w:sz w:val="24"/>
    </w:rPr>
  </w:style>
  <w:style w:type="character" w:styleId="ListLabel1420">
    <w:name w:val="ListLabel 1420"/>
    <w:qFormat/>
    <w:rPr>
      <w:sz w:val="20"/>
    </w:rPr>
  </w:style>
  <w:style w:type="character" w:styleId="ListLabel1421">
    <w:name w:val="ListLabel 1421"/>
    <w:qFormat/>
    <w:rPr>
      <w:sz w:val="20"/>
    </w:rPr>
  </w:style>
  <w:style w:type="character" w:styleId="ListLabel1422">
    <w:name w:val="ListLabel 1422"/>
    <w:qFormat/>
    <w:rPr>
      <w:sz w:val="20"/>
    </w:rPr>
  </w:style>
  <w:style w:type="character" w:styleId="ListLabel1423">
    <w:name w:val="ListLabel 1423"/>
    <w:qFormat/>
    <w:rPr>
      <w:sz w:val="20"/>
    </w:rPr>
  </w:style>
  <w:style w:type="character" w:styleId="ListLabel1424">
    <w:name w:val="ListLabel 1424"/>
    <w:qFormat/>
    <w:rPr>
      <w:sz w:val="20"/>
    </w:rPr>
  </w:style>
  <w:style w:type="character" w:styleId="ListLabel1425">
    <w:name w:val="ListLabel 1425"/>
    <w:qFormat/>
    <w:rPr>
      <w:sz w:val="20"/>
    </w:rPr>
  </w:style>
  <w:style w:type="character" w:styleId="ListLabel1426">
    <w:name w:val="ListLabel 1426"/>
    <w:qFormat/>
    <w:rPr>
      <w:sz w:val="20"/>
    </w:rPr>
  </w:style>
  <w:style w:type="character" w:styleId="ListLabel1427">
    <w:name w:val="ListLabel 1427"/>
    <w:qFormat/>
    <w:rPr>
      <w:sz w:val="20"/>
    </w:rPr>
  </w:style>
  <w:style w:type="character" w:styleId="ListLabel1428">
    <w:name w:val="ListLabel 1428"/>
    <w:qFormat/>
    <w:rPr>
      <w:rFonts w:ascii="Times New Roman" w:hAnsi="Times New Roman"/>
      <w:sz w:val="24"/>
    </w:rPr>
  </w:style>
  <w:style w:type="character" w:styleId="ListLabel1429">
    <w:name w:val="ListLabel 1429"/>
    <w:qFormat/>
    <w:rPr>
      <w:sz w:val="20"/>
    </w:rPr>
  </w:style>
  <w:style w:type="character" w:styleId="ListLabel1430">
    <w:name w:val="ListLabel 1430"/>
    <w:qFormat/>
    <w:rPr>
      <w:sz w:val="20"/>
    </w:rPr>
  </w:style>
  <w:style w:type="character" w:styleId="ListLabel1431">
    <w:name w:val="ListLabel 1431"/>
    <w:qFormat/>
    <w:rPr>
      <w:sz w:val="20"/>
    </w:rPr>
  </w:style>
  <w:style w:type="character" w:styleId="ListLabel1432">
    <w:name w:val="ListLabel 1432"/>
    <w:qFormat/>
    <w:rPr>
      <w:sz w:val="20"/>
    </w:rPr>
  </w:style>
  <w:style w:type="character" w:styleId="ListLabel1433">
    <w:name w:val="ListLabel 1433"/>
    <w:qFormat/>
    <w:rPr>
      <w:sz w:val="20"/>
    </w:rPr>
  </w:style>
  <w:style w:type="character" w:styleId="ListLabel1434">
    <w:name w:val="ListLabel 1434"/>
    <w:qFormat/>
    <w:rPr>
      <w:sz w:val="20"/>
    </w:rPr>
  </w:style>
  <w:style w:type="character" w:styleId="ListLabel1435">
    <w:name w:val="ListLabel 1435"/>
    <w:qFormat/>
    <w:rPr>
      <w:sz w:val="20"/>
    </w:rPr>
  </w:style>
  <w:style w:type="character" w:styleId="ListLabel1436">
    <w:name w:val="ListLabel 1436"/>
    <w:qFormat/>
    <w:rPr>
      <w:sz w:val="20"/>
    </w:rPr>
  </w:style>
  <w:style w:type="character" w:styleId="ListLabel1437">
    <w:name w:val="ListLabel 1437"/>
    <w:qFormat/>
    <w:rPr>
      <w:rFonts w:ascii="Times New Roman" w:hAnsi="Times New Roman"/>
      <w:sz w:val="24"/>
    </w:rPr>
  </w:style>
  <w:style w:type="character" w:styleId="ListLabel1438">
    <w:name w:val="ListLabel 1438"/>
    <w:qFormat/>
    <w:rPr>
      <w:sz w:val="20"/>
    </w:rPr>
  </w:style>
  <w:style w:type="character" w:styleId="ListLabel1439">
    <w:name w:val="ListLabel 1439"/>
    <w:qFormat/>
    <w:rPr>
      <w:sz w:val="20"/>
    </w:rPr>
  </w:style>
  <w:style w:type="character" w:styleId="ListLabel1440">
    <w:name w:val="ListLabel 1440"/>
    <w:qFormat/>
    <w:rPr>
      <w:sz w:val="20"/>
    </w:rPr>
  </w:style>
  <w:style w:type="character" w:styleId="ListLabel1441">
    <w:name w:val="ListLabel 1441"/>
    <w:qFormat/>
    <w:rPr>
      <w:sz w:val="20"/>
    </w:rPr>
  </w:style>
  <w:style w:type="character" w:styleId="ListLabel1442">
    <w:name w:val="ListLabel 1442"/>
    <w:qFormat/>
    <w:rPr>
      <w:sz w:val="20"/>
    </w:rPr>
  </w:style>
  <w:style w:type="character" w:styleId="ListLabel1443">
    <w:name w:val="ListLabel 1443"/>
    <w:qFormat/>
    <w:rPr>
      <w:sz w:val="20"/>
    </w:rPr>
  </w:style>
  <w:style w:type="character" w:styleId="ListLabel1444">
    <w:name w:val="ListLabel 1444"/>
    <w:qFormat/>
    <w:rPr>
      <w:sz w:val="20"/>
    </w:rPr>
  </w:style>
  <w:style w:type="character" w:styleId="ListLabel1445">
    <w:name w:val="ListLabel 1445"/>
    <w:qFormat/>
    <w:rPr>
      <w:sz w:val="20"/>
    </w:rPr>
  </w:style>
  <w:style w:type="character" w:styleId="ListLabel1446">
    <w:name w:val="ListLabel 1446"/>
    <w:qFormat/>
    <w:rPr>
      <w:rFonts w:ascii="Times New Roman" w:hAnsi="Times New Roman"/>
      <w:sz w:val="24"/>
    </w:rPr>
  </w:style>
  <w:style w:type="character" w:styleId="ListLabel1447">
    <w:name w:val="ListLabel 1447"/>
    <w:qFormat/>
    <w:rPr>
      <w:sz w:val="20"/>
    </w:rPr>
  </w:style>
  <w:style w:type="character" w:styleId="ListLabel1448">
    <w:name w:val="ListLabel 1448"/>
    <w:qFormat/>
    <w:rPr>
      <w:sz w:val="20"/>
    </w:rPr>
  </w:style>
  <w:style w:type="character" w:styleId="ListLabel1449">
    <w:name w:val="ListLabel 1449"/>
    <w:qFormat/>
    <w:rPr>
      <w:sz w:val="20"/>
    </w:rPr>
  </w:style>
  <w:style w:type="character" w:styleId="ListLabel1450">
    <w:name w:val="ListLabel 1450"/>
    <w:qFormat/>
    <w:rPr>
      <w:sz w:val="20"/>
    </w:rPr>
  </w:style>
  <w:style w:type="character" w:styleId="ListLabel1451">
    <w:name w:val="ListLabel 1451"/>
    <w:qFormat/>
    <w:rPr>
      <w:sz w:val="20"/>
    </w:rPr>
  </w:style>
  <w:style w:type="character" w:styleId="ListLabel1452">
    <w:name w:val="ListLabel 1452"/>
    <w:qFormat/>
    <w:rPr>
      <w:sz w:val="20"/>
    </w:rPr>
  </w:style>
  <w:style w:type="character" w:styleId="ListLabel1453">
    <w:name w:val="ListLabel 1453"/>
    <w:qFormat/>
    <w:rPr>
      <w:sz w:val="20"/>
    </w:rPr>
  </w:style>
  <w:style w:type="character" w:styleId="ListLabel1454">
    <w:name w:val="ListLabel 1454"/>
    <w:qFormat/>
    <w:rPr>
      <w:sz w:val="20"/>
    </w:rPr>
  </w:style>
  <w:style w:type="character" w:styleId="ListLabel1455">
    <w:name w:val="ListLabel 1455"/>
    <w:qFormat/>
    <w:rPr>
      <w:rFonts w:ascii="Times New Roman" w:hAnsi="Times New Roman"/>
      <w:sz w:val="24"/>
    </w:rPr>
  </w:style>
  <w:style w:type="character" w:styleId="ListLabel1456">
    <w:name w:val="ListLabel 1456"/>
    <w:qFormat/>
    <w:rPr>
      <w:sz w:val="20"/>
    </w:rPr>
  </w:style>
  <w:style w:type="character" w:styleId="ListLabel1457">
    <w:name w:val="ListLabel 1457"/>
    <w:qFormat/>
    <w:rPr>
      <w:sz w:val="20"/>
    </w:rPr>
  </w:style>
  <w:style w:type="character" w:styleId="ListLabel1458">
    <w:name w:val="ListLabel 1458"/>
    <w:qFormat/>
    <w:rPr>
      <w:sz w:val="20"/>
    </w:rPr>
  </w:style>
  <w:style w:type="character" w:styleId="ListLabel1459">
    <w:name w:val="ListLabel 1459"/>
    <w:qFormat/>
    <w:rPr>
      <w:sz w:val="20"/>
    </w:rPr>
  </w:style>
  <w:style w:type="character" w:styleId="ListLabel1460">
    <w:name w:val="ListLabel 1460"/>
    <w:qFormat/>
    <w:rPr>
      <w:sz w:val="20"/>
    </w:rPr>
  </w:style>
  <w:style w:type="character" w:styleId="ListLabel1461">
    <w:name w:val="ListLabel 1461"/>
    <w:qFormat/>
    <w:rPr>
      <w:sz w:val="20"/>
    </w:rPr>
  </w:style>
  <w:style w:type="character" w:styleId="ListLabel1462">
    <w:name w:val="ListLabel 1462"/>
    <w:qFormat/>
    <w:rPr>
      <w:sz w:val="20"/>
    </w:rPr>
  </w:style>
  <w:style w:type="character" w:styleId="ListLabel1463">
    <w:name w:val="ListLabel 1463"/>
    <w:qFormat/>
    <w:rPr>
      <w:sz w:val="20"/>
    </w:rPr>
  </w:style>
  <w:style w:type="character" w:styleId="ListLabel1464">
    <w:name w:val="ListLabel 1464"/>
    <w:qFormat/>
    <w:rPr>
      <w:rFonts w:ascii="Times New Roman" w:hAnsi="Times New Roman"/>
      <w:sz w:val="24"/>
    </w:rPr>
  </w:style>
  <w:style w:type="character" w:styleId="ListLabel1465">
    <w:name w:val="ListLabel 1465"/>
    <w:qFormat/>
    <w:rPr>
      <w:sz w:val="20"/>
    </w:rPr>
  </w:style>
  <w:style w:type="character" w:styleId="ListLabel1466">
    <w:name w:val="ListLabel 1466"/>
    <w:qFormat/>
    <w:rPr>
      <w:sz w:val="20"/>
    </w:rPr>
  </w:style>
  <w:style w:type="character" w:styleId="ListLabel1467">
    <w:name w:val="ListLabel 1467"/>
    <w:qFormat/>
    <w:rPr>
      <w:sz w:val="20"/>
    </w:rPr>
  </w:style>
  <w:style w:type="character" w:styleId="ListLabel1468">
    <w:name w:val="ListLabel 1468"/>
    <w:qFormat/>
    <w:rPr>
      <w:sz w:val="20"/>
    </w:rPr>
  </w:style>
  <w:style w:type="character" w:styleId="ListLabel1469">
    <w:name w:val="ListLabel 1469"/>
    <w:qFormat/>
    <w:rPr>
      <w:sz w:val="20"/>
    </w:rPr>
  </w:style>
  <w:style w:type="character" w:styleId="ListLabel1470">
    <w:name w:val="ListLabel 1470"/>
    <w:qFormat/>
    <w:rPr>
      <w:sz w:val="20"/>
    </w:rPr>
  </w:style>
  <w:style w:type="character" w:styleId="ListLabel1471">
    <w:name w:val="ListLabel 1471"/>
    <w:qFormat/>
    <w:rPr>
      <w:sz w:val="20"/>
    </w:rPr>
  </w:style>
  <w:style w:type="character" w:styleId="ListLabel1472">
    <w:name w:val="ListLabel 1472"/>
    <w:qFormat/>
    <w:rPr>
      <w:sz w:val="20"/>
    </w:rPr>
  </w:style>
  <w:style w:type="character" w:styleId="ListLabel1473">
    <w:name w:val="ListLabel 1473"/>
    <w:qFormat/>
    <w:rPr>
      <w:rFonts w:ascii="Times New Roman" w:hAnsi="Times New Roman"/>
      <w:sz w:val="24"/>
    </w:rPr>
  </w:style>
  <w:style w:type="character" w:styleId="ListLabel1474">
    <w:name w:val="ListLabel 1474"/>
    <w:qFormat/>
    <w:rPr>
      <w:sz w:val="20"/>
    </w:rPr>
  </w:style>
  <w:style w:type="character" w:styleId="ListLabel1475">
    <w:name w:val="ListLabel 1475"/>
    <w:qFormat/>
    <w:rPr>
      <w:sz w:val="20"/>
    </w:rPr>
  </w:style>
  <w:style w:type="character" w:styleId="ListLabel1476">
    <w:name w:val="ListLabel 1476"/>
    <w:qFormat/>
    <w:rPr>
      <w:sz w:val="20"/>
    </w:rPr>
  </w:style>
  <w:style w:type="character" w:styleId="ListLabel1477">
    <w:name w:val="ListLabel 1477"/>
    <w:qFormat/>
    <w:rPr>
      <w:sz w:val="20"/>
    </w:rPr>
  </w:style>
  <w:style w:type="character" w:styleId="ListLabel1478">
    <w:name w:val="ListLabel 1478"/>
    <w:qFormat/>
    <w:rPr>
      <w:sz w:val="20"/>
    </w:rPr>
  </w:style>
  <w:style w:type="character" w:styleId="ListLabel1479">
    <w:name w:val="ListLabel 1479"/>
    <w:qFormat/>
    <w:rPr>
      <w:sz w:val="20"/>
    </w:rPr>
  </w:style>
  <w:style w:type="character" w:styleId="ListLabel1480">
    <w:name w:val="ListLabel 1480"/>
    <w:qFormat/>
    <w:rPr>
      <w:sz w:val="20"/>
    </w:rPr>
  </w:style>
  <w:style w:type="character" w:styleId="ListLabel1481">
    <w:name w:val="ListLabel 1481"/>
    <w:qFormat/>
    <w:rPr>
      <w:sz w:val="20"/>
    </w:rPr>
  </w:style>
  <w:style w:type="character" w:styleId="ListLabel1482">
    <w:name w:val="ListLabel 1482"/>
    <w:qFormat/>
    <w:rPr>
      <w:rFonts w:ascii="Times New Roman" w:hAnsi="Times New Roman"/>
      <w:sz w:val="24"/>
    </w:rPr>
  </w:style>
  <w:style w:type="character" w:styleId="ListLabel1483">
    <w:name w:val="ListLabel 1483"/>
    <w:qFormat/>
    <w:rPr>
      <w:sz w:val="20"/>
    </w:rPr>
  </w:style>
  <w:style w:type="character" w:styleId="ListLabel1484">
    <w:name w:val="ListLabel 1484"/>
    <w:qFormat/>
    <w:rPr>
      <w:sz w:val="20"/>
    </w:rPr>
  </w:style>
  <w:style w:type="character" w:styleId="ListLabel1485">
    <w:name w:val="ListLabel 1485"/>
    <w:qFormat/>
    <w:rPr>
      <w:sz w:val="20"/>
    </w:rPr>
  </w:style>
  <w:style w:type="character" w:styleId="ListLabel1486">
    <w:name w:val="ListLabel 1486"/>
    <w:qFormat/>
    <w:rPr>
      <w:sz w:val="20"/>
    </w:rPr>
  </w:style>
  <w:style w:type="character" w:styleId="ListLabel1487">
    <w:name w:val="ListLabel 1487"/>
    <w:qFormat/>
    <w:rPr>
      <w:sz w:val="20"/>
    </w:rPr>
  </w:style>
  <w:style w:type="character" w:styleId="ListLabel1488">
    <w:name w:val="ListLabel 1488"/>
    <w:qFormat/>
    <w:rPr>
      <w:sz w:val="20"/>
    </w:rPr>
  </w:style>
  <w:style w:type="character" w:styleId="ListLabel1489">
    <w:name w:val="ListLabel 1489"/>
    <w:qFormat/>
    <w:rPr>
      <w:sz w:val="20"/>
    </w:rPr>
  </w:style>
  <w:style w:type="character" w:styleId="ListLabel1490">
    <w:name w:val="ListLabel 1490"/>
    <w:qFormat/>
    <w:rPr>
      <w:sz w:val="20"/>
    </w:rPr>
  </w:style>
  <w:style w:type="character" w:styleId="ListLabel1491">
    <w:name w:val="ListLabel 1491"/>
    <w:qFormat/>
    <w:rPr>
      <w:rFonts w:ascii="Times New Roman" w:hAnsi="Times New Roman"/>
      <w:sz w:val="24"/>
    </w:rPr>
  </w:style>
  <w:style w:type="character" w:styleId="ListLabel1492">
    <w:name w:val="ListLabel 1492"/>
    <w:qFormat/>
    <w:rPr>
      <w:sz w:val="20"/>
    </w:rPr>
  </w:style>
  <w:style w:type="character" w:styleId="ListLabel1493">
    <w:name w:val="ListLabel 1493"/>
    <w:qFormat/>
    <w:rPr>
      <w:sz w:val="20"/>
    </w:rPr>
  </w:style>
  <w:style w:type="character" w:styleId="ListLabel1494">
    <w:name w:val="ListLabel 1494"/>
    <w:qFormat/>
    <w:rPr>
      <w:sz w:val="20"/>
    </w:rPr>
  </w:style>
  <w:style w:type="character" w:styleId="ListLabel1495">
    <w:name w:val="ListLabel 1495"/>
    <w:qFormat/>
    <w:rPr>
      <w:sz w:val="20"/>
    </w:rPr>
  </w:style>
  <w:style w:type="character" w:styleId="ListLabel1496">
    <w:name w:val="ListLabel 1496"/>
    <w:qFormat/>
    <w:rPr>
      <w:sz w:val="20"/>
    </w:rPr>
  </w:style>
  <w:style w:type="character" w:styleId="ListLabel1497">
    <w:name w:val="ListLabel 1497"/>
    <w:qFormat/>
    <w:rPr>
      <w:sz w:val="20"/>
    </w:rPr>
  </w:style>
  <w:style w:type="character" w:styleId="ListLabel1498">
    <w:name w:val="ListLabel 1498"/>
    <w:qFormat/>
    <w:rPr>
      <w:sz w:val="20"/>
    </w:rPr>
  </w:style>
  <w:style w:type="character" w:styleId="ListLabel1499">
    <w:name w:val="ListLabel 1499"/>
    <w:qFormat/>
    <w:rPr>
      <w:sz w:val="20"/>
    </w:rPr>
  </w:style>
  <w:style w:type="character" w:styleId="ListLabel1500">
    <w:name w:val="ListLabel 1500"/>
    <w:qFormat/>
    <w:rPr>
      <w:rFonts w:ascii="Roboto" w:hAnsi="Roboto"/>
      <w:sz w:val="24"/>
    </w:rPr>
  </w:style>
  <w:style w:type="character" w:styleId="ListLabel1501">
    <w:name w:val="ListLabel 1501"/>
    <w:qFormat/>
    <w:rPr>
      <w:rFonts w:ascii="Roboto" w:hAnsi="Roboto"/>
      <w:sz w:val="24"/>
    </w:rPr>
  </w:style>
  <w:style w:type="character" w:styleId="ListLabel1502">
    <w:name w:val="ListLabel 1502"/>
    <w:qFormat/>
    <w:rPr>
      <w:rFonts w:ascii="Verdana" w:hAnsi="Verdana"/>
      <w:sz w:val="20"/>
    </w:rPr>
  </w:style>
  <w:style w:type="character" w:styleId="ListLabel1503">
    <w:name w:val="ListLabel 1503"/>
    <w:qFormat/>
    <w:rPr>
      <w:sz w:val="20"/>
    </w:rPr>
  </w:style>
  <w:style w:type="character" w:styleId="ListLabel1504">
    <w:name w:val="ListLabel 1504"/>
    <w:qFormat/>
    <w:rPr>
      <w:sz w:val="20"/>
    </w:rPr>
  </w:style>
  <w:style w:type="character" w:styleId="ListLabel1505">
    <w:name w:val="ListLabel 1505"/>
    <w:qFormat/>
    <w:rPr>
      <w:sz w:val="20"/>
    </w:rPr>
  </w:style>
  <w:style w:type="character" w:styleId="ListLabel1506">
    <w:name w:val="ListLabel 1506"/>
    <w:qFormat/>
    <w:rPr>
      <w:sz w:val="20"/>
    </w:rPr>
  </w:style>
  <w:style w:type="character" w:styleId="ListLabel1507">
    <w:name w:val="ListLabel 1507"/>
    <w:qFormat/>
    <w:rPr>
      <w:sz w:val="20"/>
    </w:rPr>
  </w:style>
  <w:style w:type="character" w:styleId="ListLabel1508">
    <w:name w:val="ListLabel 1508"/>
    <w:qFormat/>
    <w:rPr>
      <w:sz w:val="20"/>
    </w:rPr>
  </w:style>
  <w:style w:type="character" w:styleId="ListLabel1509">
    <w:name w:val="ListLabel 1509"/>
    <w:qFormat/>
    <w:rPr>
      <w:sz w:val="20"/>
    </w:rPr>
  </w:style>
  <w:style w:type="character" w:styleId="ListLabel1510">
    <w:name w:val="ListLabel 1510"/>
    <w:qFormat/>
    <w:rPr>
      <w:sz w:val="20"/>
    </w:rPr>
  </w:style>
  <w:style w:type="character" w:styleId="ListLabel1511">
    <w:name w:val="ListLabel 1511"/>
    <w:qFormat/>
    <w:rPr>
      <w:rFonts w:ascii="Verdana" w:hAnsi="Verdana"/>
      <w:sz w:val="20"/>
    </w:rPr>
  </w:style>
  <w:style w:type="character" w:styleId="ListLabel1512">
    <w:name w:val="ListLabel 1512"/>
    <w:qFormat/>
    <w:rPr>
      <w:sz w:val="20"/>
    </w:rPr>
  </w:style>
  <w:style w:type="character" w:styleId="ListLabel1513">
    <w:name w:val="ListLabel 1513"/>
    <w:qFormat/>
    <w:rPr>
      <w:sz w:val="20"/>
    </w:rPr>
  </w:style>
  <w:style w:type="character" w:styleId="ListLabel1514">
    <w:name w:val="ListLabel 1514"/>
    <w:qFormat/>
    <w:rPr>
      <w:sz w:val="20"/>
    </w:rPr>
  </w:style>
  <w:style w:type="character" w:styleId="ListLabel1515">
    <w:name w:val="ListLabel 1515"/>
    <w:qFormat/>
    <w:rPr>
      <w:sz w:val="20"/>
    </w:rPr>
  </w:style>
  <w:style w:type="character" w:styleId="ListLabel1516">
    <w:name w:val="ListLabel 1516"/>
    <w:qFormat/>
    <w:rPr>
      <w:sz w:val="20"/>
    </w:rPr>
  </w:style>
  <w:style w:type="character" w:styleId="ListLabel1517">
    <w:name w:val="ListLabel 1517"/>
    <w:qFormat/>
    <w:rPr>
      <w:sz w:val="20"/>
    </w:rPr>
  </w:style>
  <w:style w:type="character" w:styleId="ListLabel1518">
    <w:name w:val="ListLabel 1518"/>
    <w:qFormat/>
    <w:rPr>
      <w:sz w:val="20"/>
    </w:rPr>
  </w:style>
  <w:style w:type="character" w:styleId="ListLabel1519">
    <w:name w:val="ListLabel 1519"/>
    <w:qFormat/>
    <w:rPr>
      <w:sz w:val="20"/>
    </w:rPr>
  </w:style>
  <w:style w:type="character" w:styleId="ListLabel1520">
    <w:name w:val="ListLabel 1520"/>
    <w:qFormat/>
    <w:rPr>
      <w:rFonts w:ascii="Verdana" w:hAnsi="Verdana"/>
      <w:sz w:val="20"/>
    </w:rPr>
  </w:style>
  <w:style w:type="character" w:styleId="ListLabel1521">
    <w:name w:val="ListLabel 1521"/>
    <w:qFormat/>
    <w:rPr>
      <w:sz w:val="20"/>
    </w:rPr>
  </w:style>
  <w:style w:type="character" w:styleId="ListLabel1522">
    <w:name w:val="ListLabel 1522"/>
    <w:qFormat/>
    <w:rPr>
      <w:sz w:val="20"/>
    </w:rPr>
  </w:style>
  <w:style w:type="character" w:styleId="ListLabel1523">
    <w:name w:val="ListLabel 1523"/>
    <w:qFormat/>
    <w:rPr>
      <w:sz w:val="20"/>
    </w:rPr>
  </w:style>
  <w:style w:type="character" w:styleId="ListLabel1524">
    <w:name w:val="ListLabel 1524"/>
    <w:qFormat/>
    <w:rPr>
      <w:sz w:val="20"/>
    </w:rPr>
  </w:style>
  <w:style w:type="character" w:styleId="ListLabel1525">
    <w:name w:val="ListLabel 1525"/>
    <w:qFormat/>
    <w:rPr>
      <w:sz w:val="20"/>
    </w:rPr>
  </w:style>
  <w:style w:type="character" w:styleId="ListLabel1526">
    <w:name w:val="ListLabel 1526"/>
    <w:qFormat/>
    <w:rPr>
      <w:sz w:val="20"/>
    </w:rPr>
  </w:style>
  <w:style w:type="character" w:styleId="ListLabel1527">
    <w:name w:val="ListLabel 1527"/>
    <w:qFormat/>
    <w:rPr>
      <w:sz w:val="20"/>
    </w:rPr>
  </w:style>
  <w:style w:type="character" w:styleId="ListLabel1528">
    <w:name w:val="ListLabel 1528"/>
    <w:qFormat/>
    <w:rPr>
      <w:sz w:val="20"/>
    </w:rPr>
  </w:style>
  <w:style w:type="character" w:styleId="ListLabel1529">
    <w:name w:val="ListLabel 1529"/>
    <w:qFormat/>
    <w:rPr>
      <w:rFonts w:ascii="Verdana" w:hAnsi="Verdana"/>
      <w:sz w:val="20"/>
    </w:rPr>
  </w:style>
  <w:style w:type="character" w:styleId="ListLabel1530">
    <w:name w:val="ListLabel 1530"/>
    <w:qFormat/>
    <w:rPr>
      <w:sz w:val="20"/>
    </w:rPr>
  </w:style>
  <w:style w:type="character" w:styleId="ListLabel1531">
    <w:name w:val="ListLabel 1531"/>
    <w:qFormat/>
    <w:rPr>
      <w:sz w:val="20"/>
    </w:rPr>
  </w:style>
  <w:style w:type="character" w:styleId="ListLabel1532">
    <w:name w:val="ListLabel 1532"/>
    <w:qFormat/>
    <w:rPr>
      <w:sz w:val="20"/>
    </w:rPr>
  </w:style>
  <w:style w:type="character" w:styleId="ListLabel1533">
    <w:name w:val="ListLabel 1533"/>
    <w:qFormat/>
    <w:rPr>
      <w:sz w:val="20"/>
    </w:rPr>
  </w:style>
  <w:style w:type="character" w:styleId="ListLabel1534">
    <w:name w:val="ListLabel 1534"/>
    <w:qFormat/>
    <w:rPr>
      <w:sz w:val="20"/>
    </w:rPr>
  </w:style>
  <w:style w:type="character" w:styleId="ListLabel1535">
    <w:name w:val="ListLabel 1535"/>
    <w:qFormat/>
    <w:rPr>
      <w:sz w:val="20"/>
    </w:rPr>
  </w:style>
  <w:style w:type="character" w:styleId="ListLabel1536">
    <w:name w:val="ListLabel 1536"/>
    <w:qFormat/>
    <w:rPr>
      <w:sz w:val="20"/>
    </w:rPr>
  </w:style>
  <w:style w:type="character" w:styleId="ListLabel1537">
    <w:name w:val="ListLabel 1537"/>
    <w:qFormat/>
    <w:rPr>
      <w:sz w:val="20"/>
    </w:rPr>
  </w:style>
  <w:style w:type="character" w:styleId="ListLabel1538">
    <w:name w:val="ListLabel 1538"/>
    <w:qFormat/>
    <w:rPr>
      <w:rFonts w:ascii="Verdana" w:hAnsi="Verdana"/>
      <w:sz w:val="20"/>
    </w:rPr>
  </w:style>
  <w:style w:type="character" w:styleId="ListLabel1539">
    <w:name w:val="ListLabel 1539"/>
    <w:qFormat/>
    <w:rPr>
      <w:sz w:val="20"/>
    </w:rPr>
  </w:style>
  <w:style w:type="character" w:styleId="ListLabel1540">
    <w:name w:val="ListLabel 1540"/>
    <w:qFormat/>
    <w:rPr>
      <w:sz w:val="20"/>
    </w:rPr>
  </w:style>
  <w:style w:type="character" w:styleId="ListLabel1541">
    <w:name w:val="ListLabel 1541"/>
    <w:qFormat/>
    <w:rPr>
      <w:sz w:val="20"/>
    </w:rPr>
  </w:style>
  <w:style w:type="character" w:styleId="ListLabel1542">
    <w:name w:val="ListLabel 1542"/>
    <w:qFormat/>
    <w:rPr>
      <w:sz w:val="20"/>
    </w:rPr>
  </w:style>
  <w:style w:type="character" w:styleId="ListLabel1543">
    <w:name w:val="ListLabel 1543"/>
    <w:qFormat/>
    <w:rPr>
      <w:sz w:val="20"/>
    </w:rPr>
  </w:style>
  <w:style w:type="character" w:styleId="ListLabel1544">
    <w:name w:val="ListLabel 1544"/>
    <w:qFormat/>
    <w:rPr>
      <w:sz w:val="20"/>
    </w:rPr>
  </w:style>
  <w:style w:type="character" w:styleId="ListLabel1545">
    <w:name w:val="ListLabel 1545"/>
    <w:qFormat/>
    <w:rPr>
      <w:sz w:val="20"/>
    </w:rPr>
  </w:style>
  <w:style w:type="character" w:styleId="ListLabel1546">
    <w:name w:val="ListLabel 1546"/>
    <w:qFormat/>
    <w:rPr>
      <w:sz w:val="20"/>
    </w:rPr>
  </w:style>
  <w:style w:type="character" w:styleId="ListLabel1547">
    <w:name w:val="ListLabel 1547"/>
    <w:qFormat/>
    <w:rPr>
      <w:rFonts w:ascii="Verdana" w:hAnsi="Verdana"/>
      <w:sz w:val="20"/>
    </w:rPr>
  </w:style>
  <w:style w:type="character" w:styleId="ListLabel1548">
    <w:name w:val="ListLabel 1548"/>
    <w:qFormat/>
    <w:rPr>
      <w:sz w:val="20"/>
    </w:rPr>
  </w:style>
  <w:style w:type="character" w:styleId="ListLabel1549">
    <w:name w:val="ListLabel 1549"/>
    <w:qFormat/>
    <w:rPr>
      <w:sz w:val="20"/>
    </w:rPr>
  </w:style>
  <w:style w:type="character" w:styleId="ListLabel1550">
    <w:name w:val="ListLabel 1550"/>
    <w:qFormat/>
    <w:rPr>
      <w:sz w:val="20"/>
    </w:rPr>
  </w:style>
  <w:style w:type="character" w:styleId="ListLabel1551">
    <w:name w:val="ListLabel 1551"/>
    <w:qFormat/>
    <w:rPr>
      <w:sz w:val="20"/>
    </w:rPr>
  </w:style>
  <w:style w:type="character" w:styleId="ListLabel1552">
    <w:name w:val="ListLabel 1552"/>
    <w:qFormat/>
    <w:rPr>
      <w:sz w:val="20"/>
    </w:rPr>
  </w:style>
  <w:style w:type="character" w:styleId="ListLabel1553">
    <w:name w:val="ListLabel 1553"/>
    <w:qFormat/>
    <w:rPr>
      <w:sz w:val="20"/>
    </w:rPr>
  </w:style>
  <w:style w:type="character" w:styleId="ListLabel1554">
    <w:name w:val="ListLabel 1554"/>
    <w:qFormat/>
    <w:rPr>
      <w:sz w:val="20"/>
    </w:rPr>
  </w:style>
  <w:style w:type="character" w:styleId="ListLabel1555">
    <w:name w:val="ListLabel 1555"/>
    <w:qFormat/>
    <w:rPr>
      <w:sz w:val="20"/>
    </w:rPr>
  </w:style>
  <w:style w:type="character" w:styleId="ListLabel1556">
    <w:name w:val="ListLabel 1556"/>
    <w:qFormat/>
    <w:rPr>
      <w:rFonts w:ascii="Roboto" w:hAnsi="Roboto"/>
      <w:sz w:val="27"/>
    </w:rPr>
  </w:style>
  <w:style w:type="character" w:styleId="ListLabel1557">
    <w:name w:val="ListLabel 1557"/>
    <w:qFormat/>
    <w:rPr>
      <w:sz w:val="20"/>
    </w:rPr>
  </w:style>
  <w:style w:type="character" w:styleId="ListLabel1558">
    <w:name w:val="ListLabel 1558"/>
    <w:qFormat/>
    <w:rPr>
      <w:sz w:val="20"/>
    </w:rPr>
  </w:style>
  <w:style w:type="character" w:styleId="ListLabel1559">
    <w:name w:val="ListLabel 1559"/>
    <w:qFormat/>
    <w:rPr>
      <w:sz w:val="20"/>
    </w:rPr>
  </w:style>
  <w:style w:type="character" w:styleId="ListLabel1560">
    <w:name w:val="ListLabel 1560"/>
    <w:qFormat/>
    <w:rPr>
      <w:sz w:val="20"/>
    </w:rPr>
  </w:style>
  <w:style w:type="character" w:styleId="ListLabel1561">
    <w:name w:val="ListLabel 1561"/>
    <w:qFormat/>
    <w:rPr>
      <w:sz w:val="20"/>
    </w:rPr>
  </w:style>
  <w:style w:type="character" w:styleId="ListLabel1562">
    <w:name w:val="ListLabel 1562"/>
    <w:qFormat/>
    <w:rPr>
      <w:sz w:val="20"/>
    </w:rPr>
  </w:style>
  <w:style w:type="character" w:styleId="ListLabel1563">
    <w:name w:val="ListLabel 1563"/>
    <w:qFormat/>
    <w:rPr>
      <w:sz w:val="20"/>
    </w:rPr>
  </w:style>
  <w:style w:type="character" w:styleId="ListLabel1564">
    <w:name w:val="ListLabel 1564"/>
    <w:qFormat/>
    <w:rPr>
      <w:sz w:val="20"/>
    </w:rPr>
  </w:style>
  <w:style w:type="character" w:styleId="ListLabel1565">
    <w:name w:val="ListLabel 1565"/>
    <w:qFormat/>
    <w:rPr>
      <w:rFonts w:ascii="Roboto" w:hAnsi="Roboto"/>
      <w:sz w:val="27"/>
    </w:rPr>
  </w:style>
  <w:style w:type="character" w:styleId="ListLabel1566">
    <w:name w:val="ListLabel 1566"/>
    <w:qFormat/>
    <w:rPr>
      <w:sz w:val="20"/>
    </w:rPr>
  </w:style>
  <w:style w:type="character" w:styleId="ListLabel1567">
    <w:name w:val="ListLabel 1567"/>
    <w:qFormat/>
    <w:rPr>
      <w:sz w:val="20"/>
    </w:rPr>
  </w:style>
  <w:style w:type="character" w:styleId="ListLabel1568">
    <w:name w:val="ListLabel 1568"/>
    <w:qFormat/>
    <w:rPr>
      <w:sz w:val="20"/>
    </w:rPr>
  </w:style>
  <w:style w:type="character" w:styleId="ListLabel1569">
    <w:name w:val="ListLabel 1569"/>
    <w:qFormat/>
    <w:rPr>
      <w:sz w:val="20"/>
    </w:rPr>
  </w:style>
  <w:style w:type="character" w:styleId="ListLabel1570">
    <w:name w:val="ListLabel 1570"/>
    <w:qFormat/>
    <w:rPr>
      <w:sz w:val="20"/>
    </w:rPr>
  </w:style>
  <w:style w:type="character" w:styleId="ListLabel1571">
    <w:name w:val="ListLabel 1571"/>
    <w:qFormat/>
    <w:rPr>
      <w:sz w:val="20"/>
    </w:rPr>
  </w:style>
  <w:style w:type="character" w:styleId="ListLabel1572">
    <w:name w:val="ListLabel 1572"/>
    <w:qFormat/>
    <w:rPr>
      <w:sz w:val="20"/>
    </w:rPr>
  </w:style>
  <w:style w:type="character" w:styleId="ListLabel1573">
    <w:name w:val="ListLabel 1573"/>
    <w:qFormat/>
    <w:rPr>
      <w:sz w:val="20"/>
    </w:rPr>
  </w:style>
  <w:style w:type="character" w:styleId="ListLabel1574">
    <w:name w:val="ListLabel 1574"/>
    <w:qFormat/>
    <w:rPr>
      <w:rFonts w:ascii="Roboto" w:hAnsi="Roboto"/>
      <w:sz w:val="27"/>
    </w:rPr>
  </w:style>
  <w:style w:type="character" w:styleId="ListLabel1575">
    <w:name w:val="ListLabel 1575"/>
    <w:qFormat/>
    <w:rPr>
      <w:sz w:val="20"/>
    </w:rPr>
  </w:style>
  <w:style w:type="character" w:styleId="ListLabel1576">
    <w:name w:val="ListLabel 1576"/>
    <w:qFormat/>
    <w:rPr>
      <w:sz w:val="20"/>
    </w:rPr>
  </w:style>
  <w:style w:type="character" w:styleId="ListLabel1577">
    <w:name w:val="ListLabel 1577"/>
    <w:qFormat/>
    <w:rPr>
      <w:sz w:val="20"/>
    </w:rPr>
  </w:style>
  <w:style w:type="character" w:styleId="ListLabel1578">
    <w:name w:val="ListLabel 1578"/>
    <w:qFormat/>
    <w:rPr>
      <w:sz w:val="20"/>
    </w:rPr>
  </w:style>
  <w:style w:type="character" w:styleId="ListLabel1579">
    <w:name w:val="ListLabel 1579"/>
    <w:qFormat/>
    <w:rPr>
      <w:sz w:val="20"/>
    </w:rPr>
  </w:style>
  <w:style w:type="character" w:styleId="ListLabel1580">
    <w:name w:val="ListLabel 1580"/>
    <w:qFormat/>
    <w:rPr>
      <w:sz w:val="20"/>
    </w:rPr>
  </w:style>
  <w:style w:type="character" w:styleId="ListLabel1581">
    <w:name w:val="ListLabel 1581"/>
    <w:qFormat/>
    <w:rPr>
      <w:sz w:val="20"/>
    </w:rPr>
  </w:style>
  <w:style w:type="character" w:styleId="ListLabel1582">
    <w:name w:val="ListLabel 1582"/>
    <w:qFormat/>
    <w:rPr>
      <w:sz w:val="20"/>
    </w:rPr>
  </w:style>
  <w:style w:type="character" w:styleId="ListLabel1583">
    <w:name w:val="ListLabel 1583"/>
    <w:qFormat/>
    <w:rPr>
      <w:rFonts w:ascii="Roboto" w:hAnsi="Roboto"/>
      <w:sz w:val="27"/>
    </w:rPr>
  </w:style>
  <w:style w:type="character" w:styleId="ListLabel1584">
    <w:name w:val="ListLabel 1584"/>
    <w:qFormat/>
    <w:rPr>
      <w:sz w:val="20"/>
    </w:rPr>
  </w:style>
  <w:style w:type="character" w:styleId="ListLabel1585">
    <w:name w:val="ListLabel 1585"/>
    <w:qFormat/>
    <w:rPr>
      <w:sz w:val="20"/>
    </w:rPr>
  </w:style>
  <w:style w:type="character" w:styleId="ListLabel1586">
    <w:name w:val="ListLabel 1586"/>
    <w:qFormat/>
    <w:rPr>
      <w:sz w:val="20"/>
    </w:rPr>
  </w:style>
  <w:style w:type="character" w:styleId="ListLabel1587">
    <w:name w:val="ListLabel 1587"/>
    <w:qFormat/>
    <w:rPr>
      <w:sz w:val="20"/>
    </w:rPr>
  </w:style>
  <w:style w:type="character" w:styleId="ListLabel1588">
    <w:name w:val="ListLabel 1588"/>
    <w:qFormat/>
    <w:rPr>
      <w:sz w:val="20"/>
    </w:rPr>
  </w:style>
  <w:style w:type="character" w:styleId="ListLabel1589">
    <w:name w:val="ListLabel 1589"/>
    <w:qFormat/>
    <w:rPr>
      <w:sz w:val="20"/>
    </w:rPr>
  </w:style>
  <w:style w:type="character" w:styleId="ListLabel1590">
    <w:name w:val="ListLabel 1590"/>
    <w:qFormat/>
    <w:rPr>
      <w:sz w:val="20"/>
    </w:rPr>
  </w:style>
  <w:style w:type="character" w:styleId="ListLabel1591">
    <w:name w:val="ListLabel 1591"/>
    <w:qFormat/>
    <w:rPr>
      <w:sz w:val="20"/>
    </w:rPr>
  </w:style>
  <w:style w:type="character" w:styleId="ListLabel1592">
    <w:name w:val="ListLabel 1592"/>
    <w:qFormat/>
    <w:rPr>
      <w:rFonts w:ascii="Roboto" w:hAnsi="Roboto"/>
      <w:sz w:val="27"/>
    </w:rPr>
  </w:style>
  <w:style w:type="character" w:styleId="ListLabel1593">
    <w:name w:val="ListLabel 1593"/>
    <w:qFormat/>
    <w:rPr>
      <w:sz w:val="20"/>
    </w:rPr>
  </w:style>
  <w:style w:type="character" w:styleId="ListLabel1594">
    <w:name w:val="ListLabel 1594"/>
    <w:qFormat/>
    <w:rPr>
      <w:sz w:val="20"/>
    </w:rPr>
  </w:style>
  <w:style w:type="character" w:styleId="ListLabel1595">
    <w:name w:val="ListLabel 1595"/>
    <w:qFormat/>
    <w:rPr>
      <w:sz w:val="20"/>
    </w:rPr>
  </w:style>
  <w:style w:type="character" w:styleId="ListLabel1596">
    <w:name w:val="ListLabel 1596"/>
    <w:qFormat/>
    <w:rPr>
      <w:sz w:val="20"/>
    </w:rPr>
  </w:style>
  <w:style w:type="character" w:styleId="ListLabel1597">
    <w:name w:val="ListLabel 1597"/>
    <w:qFormat/>
    <w:rPr>
      <w:sz w:val="20"/>
    </w:rPr>
  </w:style>
  <w:style w:type="character" w:styleId="ListLabel1598">
    <w:name w:val="ListLabel 1598"/>
    <w:qFormat/>
    <w:rPr>
      <w:sz w:val="20"/>
    </w:rPr>
  </w:style>
  <w:style w:type="character" w:styleId="ListLabel1599">
    <w:name w:val="ListLabel 1599"/>
    <w:qFormat/>
    <w:rPr>
      <w:sz w:val="20"/>
    </w:rPr>
  </w:style>
  <w:style w:type="character" w:styleId="ListLabel1600">
    <w:name w:val="ListLabel 1600"/>
    <w:qFormat/>
    <w:rPr>
      <w:sz w:val="20"/>
    </w:rPr>
  </w:style>
  <w:style w:type="character" w:styleId="ListLabel1601">
    <w:name w:val="ListLabel 1601"/>
    <w:qFormat/>
    <w:rPr>
      <w:rFonts w:ascii="Roboto" w:hAnsi="Roboto"/>
      <w:sz w:val="27"/>
    </w:rPr>
  </w:style>
  <w:style w:type="character" w:styleId="ListLabel1602">
    <w:name w:val="ListLabel 1602"/>
    <w:qFormat/>
    <w:rPr>
      <w:sz w:val="20"/>
    </w:rPr>
  </w:style>
  <w:style w:type="character" w:styleId="ListLabel1603">
    <w:name w:val="ListLabel 1603"/>
    <w:qFormat/>
    <w:rPr>
      <w:sz w:val="20"/>
    </w:rPr>
  </w:style>
  <w:style w:type="character" w:styleId="ListLabel1604">
    <w:name w:val="ListLabel 1604"/>
    <w:qFormat/>
    <w:rPr>
      <w:sz w:val="20"/>
    </w:rPr>
  </w:style>
  <w:style w:type="character" w:styleId="ListLabel1605">
    <w:name w:val="ListLabel 1605"/>
    <w:qFormat/>
    <w:rPr>
      <w:sz w:val="20"/>
    </w:rPr>
  </w:style>
  <w:style w:type="character" w:styleId="ListLabel1606">
    <w:name w:val="ListLabel 1606"/>
    <w:qFormat/>
    <w:rPr>
      <w:sz w:val="20"/>
    </w:rPr>
  </w:style>
  <w:style w:type="character" w:styleId="ListLabel1607">
    <w:name w:val="ListLabel 1607"/>
    <w:qFormat/>
    <w:rPr>
      <w:sz w:val="20"/>
    </w:rPr>
  </w:style>
  <w:style w:type="character" w:styleId="ListLabel1608">
    <w:name w:val="ListLabel 1608"/>
    <w:qFormat/>
    <w:rPr>
      <w:sz w:val="20"/>
    </w:rPr>
  </w:style>
  <w:style w:type="character" w:styleId="ListLabel1609">
    <w:name w:val="ListLabel 1609"/>
    <w:qFormat/>
    <w:rPr>
      <w:sz w:val="20"/>
    </w:rPr>
  </w:style>
  <w:style w:type="character" w:styleId="ListLabel1610">
    <w:name w:val="ListLabel 1610"/>
    <w:qFormat/>
    <w:rPr>
      <w:rFonts w:ascii="Roboto" w:hAnsi="Roboto"/>
      <w:sz w:val="27"/>
    </w:rPr>
  </w:style>
  <w:style w:type="character" w:styleId="ListLabel1611">
    <w:name w:val="ListLabel 1611"/>
    <w:qFormat/>
    <w:rPr>
      <w:sz w:val="20"/>
    </w:rPr>
  </w:style>
  <w:style w:type="character" w:styleId="ListLabel1612">
    <w:name w:val="ListLabel 1612"/>
    <w:qFormat/>
    <w:rPr>
      <w:sz w:val="20"/>
    </w:rPr>
  </w:style>
  <w:style w:type="character" w:styleId="ListLabel1613">
    <w:name w:val="ListLabel 1613"/>
    <w:qFormat/>
    <w:rPr>
      <w:sz w:val="20"/>
    </w:rPr>
  </w:style>
  <w:style w:type="character" w:styleId="ListLabel1614">
    <w:name w:val="ListLabel 1614"/>
    <w:qFormat/>
    <w:rPr>
      <w:sz w:val="20"/>
    </w:rPr>
  </w:style>
  <w:style w:type="character" w:styleId="ListLabel1615">
    <w:name w:val="ListLabel 1615"/>
    <w:qFormat/>
    <w:rPr>
      <w:sz w:val="20"/>
    </w:rPr>
  </w:style>
  <w:style w:type="character" w:styleId="ListLabel1616">
    <w:name w:val="ListLabel 1616"/>
    <w:qFormat/>
    <w:rPr>
      <w:sz w:val="20"/>
    </w:rPr>
  </w:style>
  <w:style w:type="character" w:styleId="ListLabel1617">
    <w:name w:val="ListLabel 1617"/>
    <w:qFormat/>
    <w:rPr>
      <w:sz w:val="20"/>
    </w:rPr>
  </w:style>
  <w:style w:type="character" w:styleId="ListLabel1618">
    <w:name w:val="ListLabel 1618"/>
    <w:qFormat/>
    <w:rPr>
      <w:sz w:val="20"/>
    </w:rPr>
  </w:style>
  <w:style w:type="character" w:styleId="ListLabel1619">
    <w:name w:val="ListLabel 1619"/>
    <w:qFormat/>
    <w:rPr>
      <w:rFonts w:ascii="Roboto" w:hAnsi="Roboto"/>
      <w:sz w:val="27"/>
    </w:rPr>
  </w:style>
  <w:style w:type="character" w:styleId="ListLabel1620">
    <w:name w:val="ListLabel 1620"/>
    <w:qFormat/>
    <w:rPr>
      <w:sz w:val="20"/>
    </w:rPr>
  </w:style>
  <w:style w:type="character" w:styleId="ListLabel1621">
    <w:name w:val="ListLabel 1621"/>
    <w:qFormat/>
    <w:rPr>
      <w:sz w:val="20"/>
    </w:rPr>
  </w:style>
  <w:style w:type="character" w:styleId="ListLabel1622">
    <w:name w:val="ListLabel 1622"/>
    <w:qFormat/>
    <w:rPr>
      <w:sz w:val="20"/>
    </w:rPr>
  </w:style>
  <w:style w:type="character" w:styleId="ListLabel1623">
    <w:name w:val="ListLabel 1623"/>
    <w:qFormat/>
    <w:rPr>
      <w:sz w:val="20"/>
    </w:rPr>
  </w:style>
  <w:style w:type="character" w:styleId="ListLabel1624">
    <w:name w:val="ListLabel 1624"/>
    <w:qFormat/>
    <w:rPr>
      <w:sz w:val="20"/>
    </w:rPr>
  </w:style>
  <w:style w:type="character" w:styleId="ListLabel1625">
    <w:name w:val="ListLabel 1625"/>
    <w:qFormat/>
    <w:rPr>
      <w:sz w:val="20"/>
    </w:rPr>
  </w:style>
  <w:style w:type="character" w:styleId="ListLabel1626">
    <w:name w:val="ListLabel 1626"/>
    <w:qFormat/>
    <w:rPr>
      <w:sz w:val="20"/>
    </w:rPr>
  </w:style>
  <w:style w:type="character" w:styleId="ListLabel1627">
    <w:name w:val="ListLabel 1627"/>
    <w:qFormat/>
    <w:rPr>
      <w:sz w:val="20"/>
    </w:rPr>
  </w:style>
  <w:style w:type="character" w:styleId="ListLabel1628">
    <w:name w:val="ListLabel 1628"/>
    <w:qFormat/>
    <w:rPr>
      <w:rFonts w:ascii="Roboto" w:hAnsi="Roboto"/>
      <w:sz w:val="21"/>
    </w:rPr>
  </w:style>
  <w:style w:type="character" w:styleId="ListLabel1629">
    <w:name w:val="ListLabel 1629"/>
    <w:qFormat/>
    <w:rPr>
      <w:sz w:val="20"/>
    </w:rPr>
  </w:style>
  <w:style w:type="character" w:styleId="ListLabel1630">
    <w:name w:val="ListLabel 1630"/>
    <w:qFormat/>
    <w:rPr>
      <w:sz w:val="20"/>
    </w:rPr>
  </w:style>
  <w:style w:type="character" w:styleId="ListLabel1631">
    <w:name w:val="ListLabel 1631"/>
    <w:qFormat/>
    <w:rPr>
      <w:sz w:val="20"/>
    </w:rPr>
  </w:style>
  <w:style w:type="character" w:styleId="ListLabel1632">
    <w:name w:val="ListLabel 1632"/>
    <w:qFormat/>
    <w:rPr>
      <w:sz w:val="20"/>
    </w:rPr>
  </w:style>
  <w:style w:type="character" w:styleId="ListLabel1633">
    <w:name w:val="ListLabel 1633"/>
    <w:qFormat/>
    <w:rPr>
      <w:sz w:val="20"/>
    </w:rPr>
  </w:style>
  <w:style w:type="character" w:styleId="ListLabel1634">
    <w:name w:val="ListLabel 1634"/>
    <w:qFormat/>
    <w:rPr>
      <w:sz w:val="20"/>
    </w:rPr>
  </w:style>
  <w:style w:type="character" w:styleId="ListLabel1635">
    <w:name w:val="ListLabel 1635"/>
    <w:qFormat/>
    <w:rPr>
      <w:sz w:val="20"/>
    </w:rPr>
  </w:style>
  <w:style w:type="character" w:styleId="ListLabel1636">
    <w:name w:val="ListLabel 1636"/>
    <w:qFormat/>
    <w:rPr>
      <w:sz w:val="20"/>
    </w:rPr>
  </w:style>
  <w:style w:type="character" w:styleId="ListLabel1637">
    <w:name w:val="ListLabel 1637"/>
    <w:qFormat/>
    <w:rPr>
      <w:rFonts w:ascii="Roboto" w:hAnsi="Roboto"/>
      <w:sz w:val="21"/>
    </w:rPr>
  </w:style>
  <w:style w:type="character" w:styleId="ListLabel1638">
    <w:name w:val="ListLabel 1638"/>
    <w:qFormat/>
    <w:rPr>
      <w:sz w:val="20"/>
    </w:rPr>
  </w:style>
  <w:style w:type="character" w:styleId="ListLabel1639">
    <w:name w:val="ListLabel 1639"/>
    <w:qFormat/>
    <w:rPr>
      <w:sz w:val="20"/>
    </w:rPr>
  </w:style>
  <w:style w:type="character" w:styleId="ListLabel1640">
    <w:name w:val="ListLabel 1640"/>
    <w:qFormat/>
    <w:rPr>
      <w:sz w:val="20"/>
    </w:rPr>
  </w:style>
  <w:style w:type="character" w:styleId="ListLabel1641">
    <w:name w:val="ListLabel 1641"/>
    <w:qFormat/>
    <w:rPr>
      <w:sz w:val="20"/>
    </w:rPr>
  </w:style>
  <w:style w:type="character" w:styleId="ListLabel1642">
    <w:name w:val="ListLabel 1642"/>
    <w:qFormat/>
    <w:rPr>
      <w:sz w:val="20"/>
    </w:rPr>
  </w:style>
  <w:style w:type="character" w:styleId="ListLabel1643">
    <w:name w:val="ListLabel 1643"/>
    <w:qFormat/>
    <w:rPr>
      <w:sz w:val="20"/>
    </w:rPr>
  </w:style>
  <w:style w:type="character" w:styleId="ListLabel1644">
    <w:name w:val="ListLabel 1644"/>
    <w:qFormat/>
    <w:rPr>
      <w:sz w:val="20"/>
    </w:rPr>
  </w:style>
  <w:style w:type="character" w:styleId="ListLabel1645">
    <w:name w:val="ListLabel 1645"/>
    <w:qFormat/>
    <w:rPr>
      <w:sz w:val="20"/>
    </w:rPr>
  </w:style>
  <w:style w:type="character" w:styleId="ListLabel1646">
    <w:name w:val="ListLabel 1646"/>
    <w:qFormat/>
    <w:rPr>
      <w:rFonts w:ascii="Roboto" w:hAnsi="Roboto"/>
      <w:sz w:val="21"/>
    </w:rPr>
  </w:style>
  <w:style w:type="character" w:styleId="ListLabel1647">
    <w:name w:val="ListLabel 1647"/>
    <w:qFormat/>
    <w:rPr>
      <w:sz w:val="20"/>
    </w:rPr>
  </w:style>
  <w:style w:type="character" w:styleId="ListLabel1648">
    <w:name w:val="ListLabel 1648"/>
    <w:qFormat/>
    <w:rPr>
      <w:sz w:val="20"/>
    </w:rPr>
  </w:style>
  <w:style w:type="character" w:styleId="ListLabel1649">
    <w:name w:val="ListLabel 1649"/>
    <w:qFormat/>
    <w:rPr>
      <w:sz w:val="20"/>
    </w:rPr>
  </w:style>
  <w:style w:type="character" w:styleId="ListLabel1650">
    <w:name w:val="ListLabel 1650"/>
    <w:qFormat/>
    <w:rPr>
      <w:sz w:val="20"/>
    </w:rPr>
  </w:style>
  <w:style w:type="character" w:styleId="ListLabel1651">
    <w:name w:val="ListLabel 1651"/>
    <w:qFormat/>
    <w:rPr>
      <w:sz w:val="20"/>
    </w:rPr>
  </w:style>
  <w:style w:type="character" w:styleId="ListLabel1652">
    <w:name w:val="ListLabel 1652"/>
    <w:qFormat/>
    <w:rPr>
      <w:sz w:val="20"/>
    </w:rPr>
  </w:style>
  <w:style w:type="character" w:styleId="ListLabel1653">
    <w:name w:val="ListLabel 1653"/>
    <w:qFormat/>
    <w:rPr>
      <w:sz w:val="20"/>
    </w:rPr>
  </w:style>
  <w:style w:type="character" w:styleId="ListLabel1654">
    <w:name w:val="ListLabel 1654"/>
    <w:qFormat/>
    <w:rPr>
      <w:sz w:val="20"/>
    </w:rPr>
  </w:style>
  <w:style w:type="character" w:styleId="ListLabel1655">
    <w:name w:val="ListLabel 1655"/>
    <w:qFormat/>
    <w:rPr>
      <w:rFonts w:ascii="Roboto" w:hAnsi="Roboto"/>
      <w:sz w:val="21"/>
    </w:rPr>
  </w:style>
  <w:style w:type="character" w:styleId="ListLabel1656">
    <w:name w:val="ListLabel 1656"/>
    <w:qFormat/>
    <w:rPr>
      <w:sz w:val="20"/>
    </w:rPr>
  </w:style>
  <w:style w:type="character" w:styleId="ListLabel1657">
    <w:name w:val="ListLabel 1657"/>
    <w:qFormat/>
    <w:rPr>
      <w:sz w:val="20"/>
    </w:rPr>
  </w:style>
  <w:style w:type="character" w:styleId="ListLabel1658">
    <w:name w:val="ListLabel 1658"/>
    <w:qFormat/>
    <w:rPr>
      <w:sz w:val="20"/>
    </w:rPr>
  </w:style>
  <w:style w:type="character" w:styleId="ListLabel1659">
    <w:name w:val="ListLabel 1659"/>
    <w:qFormat/>
    <w:rPr>
      <w:sz w:val="20"/>
    </w:rPr>
  </w:style>
  <w:style w:type="character" w:styleId="ListLabel1660">
    <w:name w:val="ListLabel 1660"/>
    <w:qFormat/>
    <w:rPr>
      <w:sz w:val="20"/>
    </w:rPr>
  </w:style>
  <w:style w:type="character" w:styleId="ListLabel1661">
    <w:name w:val="ListLabel 1661"/>
    <w:qFormat/>
    <w:rPr>
      <w:sz w:val="20"/>
    </w:rPr>
  </w:style>
  <w:style w:type="character" w:styleId="ListLabel1662">
    <w:name w:val="ListLabel 1662"/>
    <w:qFormat/>
    <w:rPr>
      <w:sz w:val="20"/>
    </w:rPr>
  </w:style>
  <w:style w:type="character" w:styleId="ListLabel1663">
    <w:name w:val="ListLabel 1663"/>
    <w:qFormat/>
    <w:rPr>
      <w:sz w:val="20"/>
    </w:rPr>
  </w:style>
  <w:style w:type="character" w:styleId="ListLabel1664">
    <w:name w:val="ListLabel 1664"/>
    <w:qFormat/>
    <w:rPr>
      <w:rFonts w:ascii="Roboto" w:hAnsi="Roboto"/>
      <w:sz w:val="21"/>
    </w:rPr>
  </w:style>
  <w:style w:type="character" w:styleId="ListLabel1665">
    <w:name w:val="ListLabel 1665"/>
    <w:qFormat/>
    <w:rPr>
      <w:sz w:val="20"/>
    </w:rPr>
  </w:style>
  <w:style w:type="character" w:styleId="ListLabel1666">
    <w:name w:val="ListLabel 1666"/>
    <w:qFormat/>
    <w:rPr>
      <w:sz w:val="20"/>
    </w:rPr>
  </w:style>
  <w:style w:type="character" w:styleId="ListLabel1667">
    <w:name w:val="ListLabel 1667"/>
    <w:qFormat/>
    <w:rPr>
      <w:sz w:val="20"/>
    </w:rPr>
  </w:style>
  <w:style w:type="character" w:styleId="ListLabel1668">
    <w:name w:val="ListLabel 1668"/>
    <w:qFormat/>
    <w:rPr>
      <w:sz w:val="20"/>
    </w:rPr>
  </w:style>
  <w:style w:type="character" w:styleId="ListLabel1669">
    <w:name w:val="ListLabel 1669"/>
    <w:qFormat/>
    <w:rPr>
      <w:sz w:val="20"/>
    </w:rPr>
  </w:style>
  <w:style w:type="character" w:styleId="ListLabel1670">
    <w:name w:val="ListLabel 1670"/>
    <w:qFormat/>
    <w:rPr>
      <w:sz w:val="20"/>
    </w:rPr>
  </w:style>
  <w:style w:type="character" w:styleId="ListLabel1671">
    <w:name w:val="ListLabel 1671"/>
    <w:qFormat/>
    <w:rPr>
      <w:sz w:val="20"/>
    </w:rPr>
  </w:style>
  <w:style w:type="character" w:styleId="ListLabel1672">
    <w:name w:val="ListLabel 1672"/>
    <w:qFormat/>
    <w:rPr>
      <w:sz w:val="20"/>
    </w:rPr>
  </w:style>
  <w:style w:type="character" w:styleId="ListLabel1673">
    <w:name w:val="ListLabel 1673"/>
    <w:qFormat/>
    <w:rPr>
      <w:rFonts w:ascii="Roboto" w:hAnsi="Roboto"/>
      <w:sz w:val="21"/>
    </w:rPr>
  </w:style>
  <w:style w:type="character" w:styleId="ListLabel1674">
    <w:name w:val="ListLabel 1674"/>
    <w:qFormat/>
    <w:rPr>
      <w:sz w:val="20"/>
    </w:rPr>
  </w:style>
  <w:style w:type="character" w:styleId="ListLabel1675">
    <w:name w:val="ListLabel 1675"/>
    <w:qFormat/>
    <w:rPr>
      <w:sz w:val="20"/>
    </w:rPr>
  </w:style>
  <w:style w:type="character" w:styleId="ListLabel1676">
    <w:name w:val="ListLabel 1676"/>
    <w:qFormat/>
    <w:rPr>
      <w:sz w:val="20"/>
    </w:rPr>
  </w:style>
  <w:style w:type="character" w:styleId="ListLabel1677">
    <w:name w:val="ListLabel 1677"/>
    <w:qFormat/>
    <w:rPr>
      <w:sz w:val="20"/>
    </w:rPr>
  </w:style>
  <w:style w:type="character" w:styleId="ListLabel1678">
    <w:name w:val="ListLabel 1678"/>
    <w:qFormat/>
    <w:rPr>
      <w:sz w:val="20"/>
    </w:rPr>
  </w:style>
  <w:style w:type="character" w:styleId="ListLabel1679">
    <w:name w:val="ListLabel 1679"/>
    <w:qFormat/>
    <w:rPr>
      <w:sz w:val="20"/>
    </w:rPr>
  </w:style>
  <w:style w:type="character" w:styleId="ListLabel1680">
    <w:name w:val="ListLabel 1680"/>
    <w:qFormat/>
    <w:rPr>
      <w:sz w:val="20"/>
    </w:rPr>
  </w:style>
  <w:style w:type="character" w:styleId="ListLabel1681">
    <w:name w:val="ListLabel 1681"/>
    <w:qFormat/>
    <w:rPr>
      <w:sz w:val="20"/>
    </w:rPr>
  </w:style>
  <w:style w:type="character" w:styleId="ListLabel1682">
    <w:name w:val="ListLabel 1682"/>
    <w:qFormat/>
    <w:rPr>
      <w:rFonts w:ascii="Roboto" w:hAnsi="Roboto"/>
      <w:sz w:val="21"/>
    </w:rPr>
  </w:style>
  <w:style w:type="character" w:styleId="ListLabel1683">
    <w:name w:val="ListLabel 1683"/>
    <w:qFormat/>
    <w:rPr>
      <w:sz w:val="20"/>
    </w:rPr>
  </w:style>
  <w:style w:type="character" w:styleId="ListLabel1684">
    <w:name w:val="ListLabel 1684"/>
    <w:qFormat/>
    <w:rPr>
      <w:sz w:val="20"/>
    </w:rPr>
  </w:style>
  <w:style w:type="character" w:styleId="ListLabel1685">
    <w:name w:val="ListLabel 1685"/>
    <w:qFormat/>
    <w:rPr>
      <w:sz w:val="20"/>
    </w:rPr>
  </w:style>
  <w:style w:type="character" w:styleId="ListLabel1686">
    <w:name w:val="ListLabel 1686"/>
    <w:qFormat/>
    <w:rPr>
      <w:sz w:val="20"/>
    </w:rPr>
  </w:style>
  <w:style w:type="character" w:styleId="ListLabel1687">
    <w:name w:val="ListLabel 1687"/>
    <w:qFormat/>
    <w:rPr>
      <w:sz w:val="20"/>
    </w:rPr>
  </w:style>
  <w:style w:type="character" w:styleId="ListLabel1688">
    <w:name w:val="ListLabel 1688"/>
    <w:qFormat/>
    <w:rPr>
      <w:sz w:val="20"/>
    </w:rPr>
  </w:style>
  <w:style w:type="character" w:styleId="ListLabel1689">
    <w:name w:val="ListLabel 1689"/>
    <w:qFormat/>
    <w:rPr>
      <w:sz w:val="20"/>
    </w:rPr>
  </w:style>
  <w:style w:type="character" w:styleId="ListLabel1690">
    <w:name w:val="ListLabel 1690"/>
    <w:qFormat/>
    <w:rPr>
      <w:sz w:val="20"/>
    </w:rPr>
  </w:style>
  <w:style w:type="character" w:styleId="ListLabel1691">
    <w:name w:val="ListLabel 1691"/>
    <w:qFormat/>
    <w:rPr>
      <w:rFonts w:ascii="Roboto" w:hAnsi="Roboto"/>
      <w:sz w:val="21"/>
    </w:rPr>
  </w:style>
  <w:style w:type="character" w:styleId="ListLabel1692">
    <w:name w:val="ListLabel 1692"/>
    <w:qFormat/>
    <w:rPr>
      <w:sz w:val="20"/>
    </w:rPr>
  </w:style>
  <w:style w:type="character" w:styleId="ListLabel1693">
    <w:name w:val="ListLabel 1693"/>
    <w:qFormat/>
    <w:rPr>
      <w:sz w:val="20"/>
    </w:rPr>
  </w:style>
  <w:style w:type="character" w:styleId="ListLabel1694">
    <w:name w:val="ListLabel 1694"/>
    <w:qFormat/>
    <w:rPr>
      <w:sz w:val="20"/>
    </w:rPr>
  </w:style>
  <w:style w:type="character" w:styleId="ListLabel1695">
    <w:name w:val="ListLabel 1695"/>
    <w:qFormat/>
    <w:rPr>
      <w:sz w:val="20"/>
    </w:rPr>
  </w:style>
  <w:style w:type="character" w:styleId="ListLabel1696">
    <w:name w:val="ListLabel 1696"/>
    <w:qFormat/>
    <w:rPr>
      <w:sz w:val="20"/>
    </w:rPr>
  </w:style>
  <w:style w:type="character" w:styleId="ListLabel1697">
    <w:name w:val="ListLabel 1697"/>
    <w:qFormat/>
    <w:rPr>
      <w:sz w:val="20"/>
    </w:rPr>
  </w:style>
  <w:style w:type="character" w:styleId="ListLabel1698">
    <w:name w:val="ListLabel 1698"/>
    <w:qFormat/>
    <w:rPr>
      <w:sz w:val="20"/>
    </w:rPr>
  </w:style>
  <w:style w:type="character" w:styleId="ListLabel1699">
    <w:name w:val="ListLabel 1699"/>
    <w:qFormat/>
    <w:rPr>
      <w:sz w:val="20"/>
    </w:rPr>
  </w:style>
  <w:style w:type="character" w:styleId="ListLabel1700">
    <w:name w:val="ListLabel 1700"/>
    <w:qFormat/>
    <w:rPr>
      <w:rFonts w:ascii="Roboto" w:hAnsi="Roboto"/>
      <w:sz w:val="21"/>
    </w:rPr>
  </w:style>
  <w:style w:type="character" w:styleId="ListLabel1701">
    <w:name w:val="ListLabel 1701"/>
    <w:qFormat/>
    <w:rPr>
      <w:sz w:val="20"/>
    </w:rPr>
  </w:style>
  <w:style w:type="character" w:styleId="ListLabel1702">
    <w:name w:val="ListLabel 1702"/>
    <w:qFormat/>
    <w:rPr>
      <w:sz w:val="20"/>
    </w:rPr>
  </w:style>
  <w:style w:type="character" w:styleId="ListLabel1703">
    <w:name w:val="ListLabel 1703"/>
    <w:qFormat/>
    <w:rPr>
      <w:sz w:val="20"/>
    </w:rPr>
  </w:style>
  <w:style w:type="character" w:styleId="ListLabel1704">
    <w:name w:val="ListLabel 1704"/>
    <w:qFormat/>
    <w:rPr>
      <w:sz w:val="20"/>
    </w:rPr>
  </w:style>
  <w:style w:type="character" w:styleId="ListLabel1705">
    <w:name w:val="ListLabel 1705"/>
    <w:qFormat/>
    <w:rPr>
      <w:sz w:val="20"/>
    </w:rPr>
  </w:style>
  <w:style w:type="character" w:styleId="ListLabel1706">
    <w:name w:val="ListLabel 1706"/>
    <w:qFormat/>
    <w:rPr>
      <w:sz w:val="20"/>
    </w:rPr>
  </w:style>
  <w:style w:type="character" w:styleId="ListLabel1707">
    <w:name w:val="ListLabel 1707"/>
    <w:qFormat/>
    <w:rPr>
      <w:sz w:val="20"/>
    </w:rPr>
  </w:style>
  <w:style w:type="character" w:styleId="ListLabel1708">
    <w:name w:val="ListLabel 1708"/>
    <w:qFormat/>
    <w:rPr>
      <w:sz w:val="20"/>
    </w:rPr>
  </w:style>
  <w:style w:type="character" w:styleId="ListLabel1709">
    <w:name w:val="ListLabel 1709"/>
    <w:qFormat/>
    <w:rPr>
      <w:rFonts w:ascii="Roboto" w:hAnsi="Roboto"/>
      <w:sz w:val="21"/>
    </w:rPr>
  </w:style>
  <w:style w:type="character" w:styleId="ListLabel1710">
    <w:name w:val="ListLabel 1710"/>
    <w:qFormat/>
    <w:rPr>
      <w:sz w:val="20"/>
    </w:rPr>
  </w:style>
  <w:style w:type="character" w:styleId="ListLabel1711">
    <w:name w:val="ListLabel 1711"/>
    <w:qFormat/>
    <w:rPr>
      <w:sz w:val="20"/>
    </w:rPr>
  </w:style>
  <w:style w:type="character" w:styleId="ListLabel1712">
    <w:name w:val="ListLabel 1712"/>
    <w:qFormat/>
    <w:rPr>
      <w:sz w:val="20"/>
    </w:rPr>
  </w:style>
  <w:style w:type="character" w:styleId="ListLabel1713">
    <w:name w:val="ListLabel 1713"/>
    <w:qFormat/>
    <w:rPr>
      <w:sz w:val="20"/>
    </w:rPr>
  </w:style>
  <w:style w:type="character" w:styleId="ListLabel1714">
    <w:name w:val="ListLabel 1714"/>
    <w:qFormat/>
    <w:rPr>
      <w:sz w:val="20"/>
    </w:rPr>
  </w:style>
  <w:style w:type="character" w:styleId="ListLabel1715">
    <w:name w:val="ListLabel 1715"/>
    <w:qFormat/>
    <w:rPr>
      <w:sz w:val="20"/>
    </w:rPr>
  </w:style>
  <w:style w:type="character" w:styleId="ListLabel1716">
    <w:name w:val="ListLabel 1716"/>
    <w:qFormat/>
    <w:rPr>
      <w:sz w:val="20"/>
    </w:rPr>
  </w:style>
  <w:style w:type="character" w:styleId="ListLabel1717">
    <w:name w:val="ListLabel 1717"/>
    <w:qFormat/>
    <w:rPr>
      <w:sz w:val="20"/>
    </w:rPr>
  </w:style>
  <w:style w:type="character" w:styleId="ListLabel1718">
    <w:name w:val="ListLabel 1718"/>
    <w:qFormat/>
    <w:rPr>
      <w:rFonts w:ascii="Roboto" w:hAnsi="Roboto"/>
      <w:sz w:val="21"/>
    </w:rPr>
  </w:style>
  <w:style w:type="character" w:styleId="ListLabel1719">
    <w:name w:val="ListLabel 1719"/>
    <w:qFormat/>
    <w:rPr>
      <w:sz w:val="20"/>
    </w:rPr>
  </w:style>
  <w:style w:type="character" w:styleId="ListLabel1720">
    <w:name w:val="ListLabel 1720"/>
    <w:qFormat/>
    <w:rPr>
      <w:sz w:val="20"/>
    </w:rPr>
  </w:style>
  <w:style w:type="character" w:styleId="ListLabel1721">
    <w:name w:val="ListLabel 1721"/>
    <w:qFormat/>
    <w:rPr>
      <w:sz w:val="20"/>
    </w:rPr>
  </w:style>
  <w:style w:type="character" w:styleId="ListLabel1722">
    <w:name w:val="ListLabel 1722"/>
    <w:qFormat/>
    <w:rPr>
      <w:sz w:val="20"/>
    </w:rPr>
  </w:style>
  <w:style w:type="character" w:styleId="ListLabel1723">
    <w:name w:val="ListLabel 1723"/>
    <w:qFormat/>
    <w:rPr>
      <w:sz w:val="20"/>
    </w:rPr>
  </w:style>
  <w:style w:type="character" w:styleId="ListLabel1724">
    <w:name w:val="ListLabel 1724"/>
    <w:qFormat/>
    <w:rPr>
      <w:sz w:val="20"/>
    </w:rPr>
  </w:style>
  <w:style w:type="character" w:styleId="ListLabel1725">
    <w:name w:val="ListLabel 1725"/>
    <w:qFormat/>
    <w:rPr>
      <w:sz w:val="20"/>
    </w:rPr>
  </w:style>
  <w:style w:type="character" w:styleId="ListLabel1726">
    <w:name w:val="ListLabel 1726"/>
    <w:qFormat/>
    <w:rPr>
      <w:sz w:val="20"/>
    </w:rPr>
  </w:style>
  <w:style w:type="character" w:styleId="ListLabel1727">
    <w:name w:val="ListLabel 1727"/>
    <w:qFormat/>
    <w:rPr>
      <w:rFonts w:ascii="Roboto" w:hAnsi="Roboto"/>
      <w:sz w:val="21"/>
    </w:rPr>
  </w:style>
  <w:style w:type="character" w:styleId="ListLabel1728">
    <w:name w:val="ListLabel 1728"/>
    <w:qFormat/>
    <w:rPr>
      <w:sz w:val="20"/>
    </w:rPr>
  </w:style>
  <w:style w:type="character" w:styleId="ListLabel1729">
    <w:name w:val="ListLabel 1729"/>
    <w:qFormat/>
    <w:rPr>
      <w:sz w:val="20"/>
    </w:rPr>
  </w:style>
  <w:style w:type="character" w:styleId="ListLabel1730">
    <w:name w:val="ListLabel 1730"/>
    <w:qFormat/>
    <w:rPr>
      <w:sz w:val="20"/>
    </w:rPr>
  </w:style>
  <w:style w:type="character" w:styleId="ListLabel1731">
    <w:name w:val="ListLabel 1731"/>
    <w:qFormat/>
    <w:rPr>
      <w:sz w:val="20"/>
    </w:rPr>
  </w:style>
  <w:style w:type="character" w:styleId="ListLabel1732">
    <w:name w:val="ListLabel 1732"/>
    <w:qFormat/>
    <w:rPr>
      <w:sz w:val="20"/>
    </w:rPr>
  </w:style>
  <w:style w:type="character" w:styleId="ListLabel1733">
    <w:name w:val="ListLabel 1733"/>
    <w:qFormat/>
    <w:rPr>
      <w:sz w:val="20"/>
    </w:rPr>
  </w:style>
  <w:style w:type="character" w:styleId="ListLabel1734">
    <w:name w:val="ListLabel 1734"/>
    <w:qFormat/>
    <w:rPr>
      <w:sz w:val="20"/>
    </w:rPr>
  </w:style>
  <w:style w:type="character" w:styleId="ListLabel1735">
    <w:name w:val="ListLabel 1735"/>
    <w:qFormat/>
    <w:rPr>
      <w:sz w:val="20"/>
    </w:rPr>
  </w:style>
  <w:style w:type="character" w:styleId="ListLabel1736">
    <w:name w:val="ListLabel 1736"/>
    <w:qFormat/>
    <w:rPr>
      <w:rFonts w:ascii="Roboto" w:hAnsi="Roboto"/>
      <w:sz w:val="21"/>
    </w:rPr>
  </w:style>
  <w:style w:type="character" w:styleId="ListLabel1737">
    <w:name w:val="ListLabel 1737"/>
    <w:qFormat/>
    <w:rPr>
      <w:sz w:val="20"/>
    </w:rPr>
  </w:style>
  <w:style w:type="character" w:styleId="ListLabel1738">
    <w:name w:val="ListLabel 1738"/>
    <w:qFormat/>
    <w:rPr>
      <w:sz w:val="20"/>
    </w:rPr>
  </w:style>
  <w:style w:type="character" w:styleId="ListLabel1739">
    <w:name w:val="ListLabel 1739"/>
    <w:qFormat/>
    <w:rPr>
      <w:sz w:val="20"/>
    </w:rPr>
  </w:style>
  <w:style w:type="character" w:styleId="ListLabel1740">
    <w:name w:val="ListLabel 1740"/>
    <w:qFormat/>
    <w:rPr>
      <w:sz w:val="20"/>
    </w:rPr>
  </w:style>
  <w:style w:type="character" w:styleId="ListLabel1741">
    <w:name w:val="ListLabel 1741"/>
    <w:qFormat/>
    <w:rPr>
      <w:sz w:val="20"/>
    </w:rPr>
  </w:style>
  <w:style w:type="character" w:styleId="ListLabel1742">
    <w:name w:val="ListLabel 1742"/>
    <w:qFormat/>
    <w:rPr>
      <w:sz w:val="20"/>
    </w:rPr>
  </w:style>
  <w:style w:type="character" w:styleId="ListLabel1743">
    <w:name w:val="ListLabel 1743"/>
    <w:qFormat/>
    <w:rPr>
      <w:sz w:val="20"/>
    </w:rPr>
  </w:style>
  <w:style w:type="character" w:styleId="ListLabel1744">
    <w:name w:val="ListLabel 1744"/>
    <w:qFormat/>
    <w:rPr>
      <w:sz w:val="20"/>
    </w:rPr>
  </w:style>
  <w:style w:type="character" w:styleId="ListLabel1745">
    <w:name w:val="ListLabel 1745"/>
    <w:qFormat/>
    <w:rPr>
      <w:rFonts w:ascii="Roboto" w:hAnsi="Roboto"/>
      <w:sz w:val="21"/>
    </w:rPr>
  </w:style>
  <w:style w:type="character" w:styleId="ListLabel1746">
    <w:name w:val="ListLabel 1746"/>
    <w:qFormat/>
    <w:rPr>
      <w:sz w:val="20"/>
    </w:rPr>
  </w:style>
  <w:style w:type="character" w:styleId="ListLabel1747">
    <w:name w:val="ListLabel 1747"/>
    <w:qFormat/>
    <w:rPr>
      <w:sz w:val="20"/>
    </w:rPr>
  </w:style>
  <w:style w:type="character" w:styleId="ListLabel1748">
    <w:name w:val="ListLabel 1748"/>
    <w:qFormat/>
    <w:rPr>
      <w:sz w:val="20"/>
    </w:rPr>
  </w:style>
  <w:style w:type="character" w:styleId="ListLabel1749">
    <w:name w:val="ListLabel 1749"/>
    <w:qFormat/>
    <w:rPr>
      <w:sz w:val="20"/>
    </w:rPr>
  </w:style>
  <w:style w:type="character" w:styleId="ListLabel1750">
    <w:name w:val="ListLabel 1750"/>
    <w:qFormat/>
    <w:rPr>
      <w:sz w:val="20"/>
    </w:rPr>
  </w:style>
  <w:style w:type="character" w:styleId="ListLabel1751">
    <w:name w:val="ListLabel 1751"/>
    <w:qFormat/>
    <w:rPr>
      <w:sz w:val="20"/>
    </w:rPr>
  </w:style>
  <w:style w:type="character" w:styleId="ListLabel1752">
    <w:name w:val="ListLabel 1752"/>
    <w:qFormat/>
    <w:rPr>
      <w:sz w:val="20"/>
    </w:rPr>
  </w:style>
  <w:style w:type="character" w:styleId="ListLabel1753">
    <w:name w:val="ListLabel 1753"/>
    <w:qFormat/>
    <w:rPr>
      <w:sz w:val="20"/>
    </w:rPr>
  </w:style>
  <w:style w:type="character" w:styleId="ListLabel1754">
    <w:name w:val="ListLabel 1754"/>
    <w:qFormat/>
    <w:rPr>
      <w:rFonts w:ascii="Roboto" w:hAnsi="Roboto"/>
      <w:sz w:val="21"/>
    </w:rPr>
  </w:style>
  <w:style w:type="character" w:styleId="ListLabel1755">
    <w:name w:val="ListLabel 1755"/>
    <w:qFormat/>
    <w:rPr>
      <w:sz w:val="20"/>
    </w:rPr>
  </w:style>
  <w:style w:type="character" w:styleId="ListLabel1756">
    <w:name w:val="ListLabel 1756"/>
    <w:qFormat/>
    <w:rPr>
      <w:sz w:val="20"/>
    </w:rPr>
  </w:style>
  <w:style w:type="character" w:styleId="ListLabel1757">
    <w:name w:val="ListLabel 1757"/>
    <w:qFormat/>
    <w:rPr>
      <w:sz w:val="20"/>
    </w:rPr>
  </w:style>
  <w:style w:type="character" w:styleId="ListLabel1758">
    <w:name w:val="ListLabel 1758"/>
    <w:qFormat/>
    <w:rPr>
      <w:sz w:val="20"/>
    </w:rPr>
  </w:style>
  <w:style w:type="character" w:styleId="ListLabel1759">
    <w:name w:val="ListLabel 1759"/>
    <w:qFormat/>
    <w:rPr>
      <w:sz w:val="20"/>
    </w:rPr>
  </w:style>
  <w:style w:type="character" w:styleId="ListLabel1760">
    <w:name w:val="ListLabel 1760"/>
    <w:qFormat/>
    <w:rPr>
      <w:sz w:val="20"/>
    </w:rPr>
  </w:style>
  <w:style w:type="character" w:styleId="ListLabel1761">
    <w:name w:val="ListLabel 1761"/>
    <w:qFormat/>
    <w:rPr>
      <w:sz w:val="20"/>
    </w:rPr>
  </w:style>
  <w:style w:type="character" w:styleId="ListLabel1762">
    <w:name w:val="ListLabel 1762"/>
    <w:qFormat/>
    <w:rPr>
      <w:sz w:val="20"/>
    </w:rPr>
  </w:style>
  <w:style w:type="character" w:styleId="ListLabel1763">
    <w:name w:val="ListLabel 1763"/>
    <w:qFormat/>
    <w:rPr>
      <w:rFonts w:ascii="Roboto" w:hAnsi="Roboto"/>
      <w:sz w:val="21"/>
    </w:rPr>
  </w:style>
  <w:style w:type="character" w:styleId="ListLabel1764">
    <w:name w:val="ListLabel 1764"/>
    <w:qFormat/>
    <w:rPr>
      <w:sz w:val="20"/>
    </w:rPr>
  </w:style>
  <w:style w:type="character" w:styleId="ListLabel1765">
    <w:name w:val="ListLabel 1765"/>
    <w:qFormat/>
    <w:rPr>
      <w:sz w:val="20"/>
    </w:rPr>
  </w:style>
  <w:style w:type="character" w:styleId="ListLabel1766">
    <w:name w:val="ListLabel 1766"/>
    <w:qFormat/>
    <w:rPr>
      <w:sz w:val="20"/>
    </w:rPr>
  </w:style>
  <w:style w:type="character" w:styleId="ListLabel1767">
    <w:name w:val="ListLabel 1767"/>
    <w:qFormat/>
    <w:rPr>
      <w:sz w:val="20"/>
    </w:rPr>
  </w:style>
  <w:style w:type="character" w:styleId="ListLabel1768">
    <w:name w:val="ListLabel 1768"/>
    <w:qFormat/>
    <w:rPr>
      <w:sz w:val="20"/>
    </w:rPr>
  </w:style>
  <w:style w:type="character" w:styleId="ListLabel1769">
    <w:name w:val="ListLabel 1769"/>
    <w:qFormat/>
    <w:rPr>
      <w:sz w:val="20"/>
    </w:rPr>
  </w:style>
  <w:style w:type="character" w:styleId="ListLabel1770">
    <w:name w:val="ListLabel 1770"/>
    <w:qFormat/>
    <w:rPr>
      <w:sz w:val="20"/>
    </w:rPr>
  </w:style>
  <w:style w:type="character" w:styleId="ListLabel1771">
    <w:name w:val="ListLabel 1771"/>
    <w:qFormat/>
    <w:rPr>
      <w:sz w:val="20"/>
    </w:rPr>
  </w:style>
  <w:style w:type="character" w:styleId="ListLabel1772">
    <w:name w:val="ListLabel 1772"/>
    <w:qFormat/>
    <w:rPr>
      <w:rFonts w:ascii="Roboto" w:hAnsi="Roboto"/>
      <w:sz w:val="21"/>
    </w:rPr>
  </w:style>
  <w:style w:type="character" w:styleId="ListLabel1773">
    <w:name w:val="ListLabel 1773"/>
    <w:qFormat/>
    <w:rPr>
      <w:sz w:val="20"/>
    </w:rPr>
  </w:style>
  <w:style w:type="character" w:styleId="ListLabel1774">
    <w:name w:val="ListLabel 1774"/>
    <w:qFormat/>
    <w:rPr>
      <w:sz w:val="20"/>
    </w:rPr>
  </w:style>
  <w:style w:type="character" w:styleId="ListLabel1775">
    <w:name w:val="ListLabel 1775"/>
    <w:qFormat/>
    <w:rPr>
      <w:sz w:val="20"/>
    </w:rPr>
  </w:style>
  <w:style w:type="character" w:styleId="ListLabel1776">
    <w:name w:val="ListLabel 1776"/>
    <w:qFormat/>
    <w:rPr>
      <w:sz w:val="20"/>
    </w:rPr>
  </w:style>
  <w:style w:type="character" w:styleId="ListLabel1777">
    <w:name w:val="ListLabel 1777"/>
    <w:qFormat/>
    <w:rPr>
      <w:sz w:val="20"/>
    </w:rPr>
  </w:style>
  <w:style w:type="character" w:styleId="ListLabel1778">
    <w:name w:val="ListLabel 1778"/>
    <w:qFormat/>
    <w:rPr>
      <w:sz w:val="20"/>
    </w:rPr>
  </w:style>
  <w:style w:type="character" w:styleId="ListLabel1779">
    <w:name w:val="ListLabel 1779"/>
    <w:qFormat/>
    <w:rPr>
      <w:sz w:val="20"/>
    </w:rPr>
  </w:style>
  <w:style w:type="character" w:styleId="ListLabel1780">
    <w:name w:val="ListLabel 1780"/>
    <w:qFormat/>
    <w:rPr>
      <w:sz w:val="20"/>
    </w:rPr>
  </w:style>
  <w:style w:type="character" w:styleId="ListLabel1781">
    <w:name w:val="ListLabel 1781"/>
    <w:qFormat/>
    <w:rPr>
      <w:rFonts w:ascii="Roboto" w:hAnsi="Roboto"/>
      <w:sz w:val="21"/>
    </w:rPr>
  </w:style>
  <w:style w:type="character" w:styleId="ListLabel1782">
    <w:name w:val="ListLabel 1782"/>
    <w:qFormat/>
    <w:rPr>
      <w:sz w:val="20"/>
    </w:rPr>
  </w:style>
  <w:style w:type="character" w:styleId="ListLabel1783">
    <w:name w:val="ListLabel 1783"/>
    <w:qFormat/>
    <w:rPr>
      <w:sz w:val="20"/>
    </w:rPr>
  </w:style>
  <w:style w:type="character" w:styleId="ListLabel1784">
    <w:name w:val="ListLabel 1784"/>
    <w:qFormat/>
    <w:rPr>
      <w:sz w:val="20"/>
    </w:rPr>
  </w:style>
  <w:style w:type="character" w:styleId="ListLabel1785">
    <w:name w:val="ListLabel 1785"/>
    <w:qFormat/>
    <w:rPr>
      <w:sz w:val="20"/>
    </w:rPr>
  </w:style>
  <w:style w:type="character" w:styleId="ListLabel1786">
    <w:name w:val="ListLabel 1786"/>
    <w:qFormat/>
    <w:rPr>
      <w:sz w:val="20"/>
    </w:rPr>
  </w:style>
  <w:style w:type="character" w:styleId="ListLabel1787">
    <w:name w:val="ListLabel 1787"/>
    <w:qFormat/>
    <w:rPr>
      <w:sz w:val="20"/>
    </w:rPr>
  </w:style>
  <w:style w:type="character" w:styleId="ListLabel1788">
    <w:name w:val="ListLabel 1788"/>
    <w:qFormat/>
    <w:rPr>
      <w:sz w:val="20"/>
    </w:rPr>
  </w:style>
  <w:style w:type="character" w:styleId="ListLabel1789">
    <w:name w:val="ListLabel 1789"/>
    <w:qFormat/>
    <w:rPr>
      <w:sz w:val="20"/>
    </w:rPr>
  </w:style>
  <w:style w:type="character" w:styleId="ListLabel1790">
    <w:name w:val="ListLabel 1790"/>
    <w:qFormat/>
    <w:rPr>
      <w:rFonts w:ascii="Roboto" w:hAnsi="Roboto"/>
      <w:sz w:val="21"/>
    </w:rPr>
  </w:style>
  <w:style w:type="character" w:styleId="ListLabel1791">
    <w:name w:val="ListLabel 1791"/>
    <w:qFormat/>
    <w:rPr>
      <w:sz w:val="20"/>
    </w:rPr>
  </w:style>
  <w:style w:type="character" w:styleId="ListLabel1792">
    <w:name w:val="ListLabel 1792"/>
    <w:qFormat/>
    <w:rPr>
      <w:sz w:val="20"/>
    </w:rPr>
  </w:style>
  <w:style w:type="character" w:styleId="ListLabel1793">
    <w:name w:val="ListLabel 1793"/>
    <w:qFormat/>
    <w:rPr>
      <w:sz w:val="20"/>
    </w:rPr>
  </w:style>
  <w:style w:type="character" w:styleId="ListLabel1794">
    <w:name w:val="ListLabel 1794"/>
    <w:qFormat/>
    <w:rPr>
      <w:sz w:val="20"/>
    </w:rPr>
  </w:style>
  <w:style w:type="character" w:styleId="ListLabel1795">
    <w:name w:val="ListLabel 1795"/>
    <w:qFormat/>
    <w:rPr>
      <w:sz w:val="20"/>
    </w:rPr>
  </w:style>
  <w:style w:type="character" w:styleId="ListLabel1796">
    <w:name w:val="ListLabel 1796"/>
    <w:qFormat/>
    <w:rPr>
      <w:sz w:val="20"/>
    </w:rPr>
  </w:style>
  <w:style w:type="character" w:styleId="ListLabel1797">
    <w:name w:val="ListLabel 1797"/>
    <w:qFormat/>
    <w:rPr>
      <w:sz w:val="20"/>
    </w:rPr>
  </w:style>
  <w:style w:type="character" w:styleId="ListLabel1798">
    <w:name w:val="ListLabel 1798"/>
    <w:qFormat/>
    <w:rPr>
      <w:sz w:val="20"/>
    </w:rPr>
  </w:style>
  <w:style w:type="character" w:styleId="ListLabel1799">
    <w:name w:val="ListLabel 1799"/>
    <w:qFormat/>
    <w:rPr>
      <w:rFonts w:ascii="Roboto" w:hAnsi="Roboto"/>
      <w:sz w:val="21"/>
    </w:rPr>
  </w:style>
  <w:style w:type="character" w:styleId="ListLabel1800">
    <w:name w:val="ListLabel 1800"/>
    <w:qFormat/>
    <w:rPr>
      <w:sz w:val="20"/>
    </w:rPr>
  </w:style>
  <w:style w:type="character" w:styleId="ListLabel1801">
    <w:name w:val="ListLabel 1801"/>
    <w:qFormat/>
    <w:rPr>
      <w:sz w:val="20"/>
    </w:rPr>
  </w:style>
  <w:style w:type="character" w:styleId="ListLabel1802">
    <w:name w:val="ListLabel 1802"/>
    <w:qFormat/>
    <w:rPr>
      <w:sz w:val="20"/>
    </w:rPr>
  </w:style>
  <w:style w:type="character" w:styleId="ListLabel1803">
    <w:name w:val="ListLabel 1803"/>
    <w:qFormat/>
    <w:rPr>
      <w:sz w:val="20"/>
    </w:rPr>
  </w:style>
  <w:style w:type="character" w:styleId="ListLabel1804">
    <w:name w:val="ListLabel 1804"/>
    <w:qFormat/>
    <w:rPr>
      <w:sz w:val="20"/>
    </w:rPr>
  </w:style>
  <w:style w:type="character" w:styleId="ListLabel1805">
    <w:name w:val="ListLabel 1805"/>
    <w:qFormat/>
    <w:rPr>
      <w:sz w:val="20"/>
    </w:rPr>
  </w:style>
  <w:style w:type="character" w:styleId="ListLabel1806">
    <w:name w:val="ListLabel 1806"/>
    <w:qFormat/>
    <w:rPr>
      <w:sz w:val="20"/>
    </w:rPr>
  </w:style>
  <w:style w:type="character" w:styleId="ListLabel1807">
    <w:name w:val="ListLabel 1807"/>
    <w:qFormat/>
    <w:rPr>
      <w:sz w:val="20"/>
    </w:rPr>
  </w:style>
  <w:style w:type="character" w:styleId="ListLabel1808">
    <w:name w:val="ListLabel 1808"/>
    <w:qFormat/>
    <w:rPr>
      <w:rFonts w:ascii="Roboto" w:hAnsi="Roboto"/>
      <w:sz w:val="21"/>
    </w:rPr>
  </w:style>
  <w:style w:type="character" w:styleId="ListLabel1809">
    <w:name w:val="ListLabel 1809"/>
    <w:qFormat/>
    <w:rPr>
      <w:sz w:val="20"/>
    </w:rPr>
  </w:style>
  <w:style w:type="character" w:styleId="ListLabel1810">
    <w:name w:val="ListLabel 1810"/>
    <w:qFormat/>
    <w:rPr>
      <w:sz w:val="20"/>
    </w:rPr>
  </w:style>
  <w:style w:type="character" w:styleId="ListLabel1811">
    <w:name w:val="ListLabel 1811"/>
    <w:qFormat/>
    <w:rPr>
      <w:sz w:val="20"/>
    </w:rPr>
  </w:style>
  <w:style w:type="character" w:styleId="ListLabel1812">
    <w:name w:val="ListLabel 1812"/>
    <w:qFormat/>
    <w:rPr>
      <w:sz w:val="20"/>
    </w:rPr>
  </w:style>
  <w:style w:type="character" w:styleId="ListLabel1813">
    <w:name w:val="ListLabel 1813"/>
    <w:qFormat/>
    <w:rPr>
      <w:sz w:val="20"/>
    </w:rPr>
  </w:style>
  <w:style w:type="character" w:styleId="ListLabel1814">
    <w:name w:val="ListLabel 1814"/>
    <w:qFormat/>
    <w:rPr>
      <w:sz w:val="20"/>
    </w:rPr>
  </w:style>
  <w:style w:type="character" w:styleId="ListLabel1815">
    <w:name w:val="ListLabel 1815"/>
    <w:qFormat/>
    <w:rPr>
      <w:sz w:val="20"/>
    </w:rPr>
  </w:style>
  <w:style w:type="character" w:styleId="ListLabel1816">
    <w:name w:val="ListLabel 1816"/>
    <w:qFormat/>
    <w:rPr>
      <w:sz w:val="20"/>
    </w:rPr>
  </w:style>
  <w:style w:type="character" w:styleId="ListLabel1817">
    <w:name w:val="ListLabel 1817"/>
    <w:qFormat/>
    <w:rPr>
      <w:rFonts w:ascii="Roboto" w:hAnsi="Roboto"/>
      <w:sz w:val="21"/>
    </w:rPr>
  </w:style>
  <w:style w:type="character" w:styleId="ListLabel1818">
    <w:name w:val="ListLabel 1818"/>
    <w:qFormat/>
    <w:rPr>
      <w:sz w:val="20"/>
    </w:rPr>
  </w:style>
  <w:style w:type="character" w:styleId="ListLabel1819">
    <w:name w:val="ListLabel 1819"/>
    <w:qFormat/>
    <w:rPr>
      <w:sz w:val="20"/>
    </w:rPr>
  </w:style>
  <w:style w:type="character" w:styleId="ListLabel1820">
    <w:name w:val="ListLabel 1820"/>
    <w:qFormat/>
    <w:rPr>
      <w:sz w:val="20"/>
    </w:rPr>
  </w:style>
  <w:style w:type="character" w:styleId="ListLabel1821">
    <w:name w:val="ListLabel 1821"/>
    <w:qFormat/>
    <w:rPr>
      <w:sz w:val="20"/>
    </w:rPr>
  </w:style>
  <w:style w:type="character" w:styleId="ListLabel1822">
    <w:name w:val="ListLabel 1822"/>
    <w:qFormat/>
    <w:rPr>
      <w:sz w:val="20"/>
    </w:rPr>
  </w:style>
  <w:style w:type="character" w:styleId="ListLabel1823">
    <w:name w:val="ListLabel 1823"/>
    <w:qFormat/>
    <w:rPr>
      <w:sz w:val="20"/>
    </w:rPr>
  </w:style>
  <w:style w:type="character" w:styleId="ListLabel1824">
    <w:name w:val="ListLabel 1824"/>
    <w:qFormat/>
    <w:rPr>
      <w:sz w:val="20"/>
    </w:rPr>
  </w:style>
  <w:style w:type="character" w:styleId="ListLabel1825">
    <w:name w:val="ListLabel 1825"/>
    <w:qFormat/>
    <w:rPr>
      <w:sz w:val="20"/>
    </w:rPr>
  </w:style>
  <w:style w:type="character" w:styleId="ListLabel1826">
    <w:name w:val="ListLabel 1826"/>
    <w:qFormat/>
    <w:rPr>
      <w:rFonts w:ascii="Roboto" w:hAnsi="Roboto"/>
      <w:sz w:val="21"/>
    </w:rPr>
  </w:style>
  <w:style w:type="character" w:styleId="ListLabel1827">
    <w:name w:val="ListLabel 1827"/>
    <w:qFormat/>
    <w:rPr>
      <w:sz w:val="20"/>
    </w:rPr>
  </w:style>
  <w:style w:type="character" w:styleId="ListLabel1828">
    <w:name w:val="ListLabel 1828"/>
    <w:qFormat/>
    <w:rPr>
      <w:sz w:val="20"/>
    </w:rPr>
  </w:style>
  <w:style w:type="character" w:styleId="ListLabel1829">
    <w:name w:val="ListLabel 1829"/>
    <w:qFormat/>
    <w:rPr>
      <w:sz w:val="20"/>
    </w:rPr>
  </w:style>
  <w:style w:type="character" w:styleId="ListLabel1830">
    <w:name w:val="ListLabel 1830"/>
    <w:qFormat/>
    <w:rPr>
      <w:sz w:val="20"/>
    </w:rPr>
  </w:style>
  <w:style w:type="character" w:styleId="ListLabel1831">
    <w:name w:val="ListLabel 1831"/>
    <w:qFormat/>
    <w:rPr>
      <w:sz w:val="20"/>
    </w:rPr>
  </w:style>
  <w:style w:type="character" w:styleId="ListLabel1832">
    <w:name w:val="ListLabel 1832"/>
    <w:qFormat/>
    <w:rPr>
      <w:sz w:val="20"/>
    </w:rPr>
  </w:style>
  <w:style w:type="character" w:styleId="ListLabel1833">
    <w:name w:val="ListLabel 1833"/>
    <w:qFormat/>
    <w:rPr>
      <w:sz w:val="20"/>
    </w:rPr>
  </w:style>
  <w:style w:type="character" w:styleId="ListLabel1834">
    <w:name w:val="ListLabel 1834"/>
    <w:qFormat/>
    <w:rPr>
      <w:sz w:val="20"/>
    </w:rPr>
  </w:style>
  <w:style w:type="character" w:styleId="ListLabel1835">
    <w:name w:val="ListLabel 1835"/>
    <w:qFormat/>
    <w:rPr>
      <w:rFonts w:ascii="Roboto" w:hAnsi="Roboto"/>
      <w:sz w:val="21"/>
    </w:rPr>
  </w:style>
  <w:style w:type="character" w:styleId="ListLabel1836">
    <w:name w:val="ListLabel 1836"/>
    <w:qFormat/>
    <w:rPr>
      <w:sz w:val="20"/>
    </w:rPr>
  </w:style>
  <w:style w:type="character" w:styleId="ListLabel1837">
    <w:name w:val="ListLabel 1837"/>
    <w:qFormat/>
    <w:rPr>
      <w:sz w:val="20"/>
    </w:rPr>
  </w:style>
  <w:style w:type="character" w:styleId="ListLabel1838">
    <w:name w:val="ListLabel 1838"/>
    <w:qFormat/>
    <w:rPr>
      <w:sz w:val="20"/>
    </w:rPr>
  </w:style>
  <w:style w:type="character" w:styleId="ListLabel1839">
    <w:name w:val="ListLabel 1839"/>
    <w:qFormat/>
    <w:rPr>
      <w:sz w:val="20"/>
    </w:rPr>
  </w:style>
  <w:style w:type="character" w:styleId="ListLabel1840">
    <w:name w:val="ListLabel 1840"/>
    <w:qFormat/>
    <w:rPr>
      <w:sz w:val="20"/>
    </w:rPr>
  </w:style>
  <w:style w:type="character" w:styleId="ListLabel1841">
    <w:name w:val="ListLabel 1841"/>
    <w:qFormat/>
    <w:rPr>
      <w:sz w:val="20"/>
    </w:rPr>
  </w:style>
  <w:style w:type="character" w:styleId="ListLabel1842">
    <w:name w:val="ListLabel 1842"/>
    <w:qFormat/>
    <w:rPr>
      <w:sz w:val="20"/>
    </w:rPr>
  </w:style>
  <w:style w:type="character" w:styleId="ListLabel1843">
    <w:name w:val="ListLabel 1843"/>
    <w:qFormat/>
    <w:rPr>
      <w:sz w:val="20"/>
    </w:rPr>
  </w:style>
  <w:style w:type="character" w:styleId="ListLabel1844">
    <w:name w:val="ListLabel 1844"/>
    <w:qFormat/>
    <w:rPr>
      <w:rFonts w:ascii="Roboto" w:hAnsi="Roboto"/>
      <w:sz w:val="24"/>
    </w:rPr>
  </w:style>
  <w:style w:type="character" w:styleId="ListLabel1845">
    <w:name w:val="ListLabel 1845"/>
    <w:qFormat/>
    <w:rPr>
      <w:rFonts w:ascii="Roboto" w:hAnsi="Roboto"/>
      <w:sz w:val="24"/>
    </w:rPr>
  </w:style>
  <w:style w:type="character" w:styleId="ListLabel1846">
    <w:name w:val="ListLabel 1846"/>
    <w:qFormat/>
    <w:rPr>
      <w:rFonts w:ascii="Roboto" w:hAnsi="Roboto"/>
      <w:sz w:val="24"/>
    </w:rPr>
  </w:style>
  <w:style w:type="character" w:styleId="ListLabel1847">
    <w:name w:val="ListLabel 1847"/>
    <w:qFormat/>
    <w:rPr>
      <w:rFonts w:ascii="Roboto" w:hAnsi="Roboto"/>
      <w:sz w:val="24"/>
    </w:rPr>
  </w:style>
  <w:style w:type="character" w:styleId="ListLabel1848">
    <w:name w:val="ListLabel 1848"/>
    <w:qFormat/>
    <w:rPr>
      <w:sz w:val="20"/>
    </w:rPr>
  </w:style>
  <w:style w:type="character" w:styleId="ListLabel1849">
    <w:name w:val="ListLabel 1849"/>
    <w:qFormat/>
    <w:rPr>
      <w:sz w:val="20"/>
    </w:rPr>
  </w:style>
  <w:style w:type="character" w:styleId="ListLabel1850">
    <w:name w:val="ListLabel 1850"/>
    <w:qFormat/>
    <w:rPr>
      <w:sz w:val="20"/>
    </w:rPr>
  </w:style>
  <w:style w:type="character" w:styleId="ListLabel1851">
    <w:name w:val="ListLabel 1851"/>
    <w:qFormat/>
    <w:rPr>
      <w:sz w:val="20"/>
    </w:rPr>
  </w:style>
  <w:style w:type="character" w:styleId="ListLabel1852">
    <w:name w:val="ListLabel 1852"/>
    <w:qFormat/>
    <w:rPr>
      <w:sz w:val="20"/>
    </w:rPr>
  </w:style>
  <w:style w:type="character" w:styleId="ListLabel1853">
    <w:name w:val="ListLabel 1853"/>
    <w:qFormat/>
    <w:rPr>
      <w:sz w:val="20"/>
    </w:rPr>
  </w:style>
  <w:style w:type="character" w:styleId="ListLabel1854">
    <w:name w:val="ListLabel 1854"/>
    <w:qFormat/>
    <w:rPr>
      <w:sz w:val="20"/>
    </w:rPr>
  </w:style>
  <w:style w:type="character" w:styleId="ListLabel1855">
    <w:name w:val="ListLabel 1855"/>
    <w:qFormat/>
    <w:rPr>
      <w:sz w:val="20"/>
    </w:rPr>
  </w:style>
  <w:style w:type="character" w:styleId="ListLabel1856">
    <w:name w:val="ListLabel 1856"/>
    <w:qFormat/>
    <w:rPr>
      <w:rFonts w:ascii="Roboto" w:hAnsi="Roboto"/>
      <w:sz w:val="24"/>
    </w:rPr>
  </w:style>
  <w:style w:type="character" w:styleId="ListLabel1857">
    <w:name w:val="ListLabel 1857"/>
    <w:qFormat/>
    <w:rPr>
      <w:sz w:val="20"/>
    </w:rPr>
  </w:style>
  <w:style w:type="character" w:styleId="ListLabel1858">
    <w:name w:val="ListLabel 1858"/>
    <w:qFormat/>
    <w:rPr>
      <w:sz w:val="20"/>
    </w:rPr>
  </w:style>
  <w:style w:type="character" w:styleId="ListLabel1859">
    <w:name w:val="ListLabel 1859"/>
    <w:qFormat/>
    <w:rPr>
      <w:sz w:val="20"/>
    </w:rPr>
  </w:style>
  <w:style w:type="character" w:styleId="ListLabel1860">
    <w:name w:val="ListLabel 1860"/>
    <w:qFormat/>
    <w:rPr>
      <w:sz w:val="20"/>
    </w:rPr>
  </w:style>
  <w:style w:type="character" w:styleId="ListLabel1861">
    <w:name w:val="ListLabel 1861"/>
    <w:qFormat/>
    <w:rPr>
      <w:sz w:val="20"/>
    </w:rPr>
  </w:style>
  <w:style w:type="character" w:styleId="ListLabel1862">
    <w:name w:val="ListLabel 1862"/>
    <w:qFormat/>
    <w:rPr>
      <w:sz w:val="20"/>
    </w:rPr>
  </w:style>
  <w:style w:type="character" w:styleId="ListLabel1863">
    <w:name w:val="ListLabel 1863"/>
    <w:qFormat/>
    <w:rPr>
      <w:sz w:val="20"/>
    </w:rPr>
  </w:style>
  <w:style w:type="character" w:styleId="ListLabel1864">
    <w:name w:val="ListLabel 1864"/>
    <w:qFormat/>
    <w:rPr>
      <w:sz w:val="20"/>
    </w:rPr>
  </w:style>
  <w:style w:type="character" w:styleId="ListLabel1865">
    <w:name w:val="ListLabel 1865"/>
    <w:qFormat/>
    <w:rPr>
      <w:rFonts w:ascii="Roboto" w:hAnsi="Roboto"/>
      <w:sz w:val="24"/>
    </w:rPr>
  </w:style>
  <w:style w:type="character" w:styleId="ListLabel1866">
    <w:name w:val="ListLabel 1866"/>
    <w:qFormat/>
    <w:rPr>
      <w:sz w:val="20"/>
    </w:rPr>
  </w:style>
  <w:style w:type="character" w:styleId="ListLabel1867">
    <w:name w:val="ListLabel 1867"/>
    <w:qFormat/>
    <w:rPr>
      <w:sz w:val="20"/>
    </w:rPr>
  </w:style>
  <w:style w:type="character" w:styleId="ListLabel1868">
    <w:name w:val="ListLabel 1868"/>
    <w:qFormat/>
    <w:rPr>
      <w:sz w:val="20"/>
    </w:rPr>
  </w:style>
  <w:style w:type="character" w:styleId="ListLabel1869">
    <w:name w:val="ListLabel 1869"/>
    <w:qFormat/>
    <w:rPr>
      <w:sz w:val="20"/>
    </w:rPr>
  </w:style>
  <w:style w:type="character" w:styleId="ListLabel1870">
    <w:name w:val="ListLabel 1870"/>
    <w:qFormat/>
    <w:rPr>
      <w:sz w:val="20"/>
    </w:rPr>
  </w:style>
  <w:style w:type="character" w:styleId="ListLabel1871">
    <w:name w:val="ListLabel 1871"/>
    <w:qFormat/>
    <w:rPr>
      <w:sz w:val="20"/>
    </w:rPr>
  </w:style>
  <w:style w:type="character" w:styleId="ListLabel1872">
    <w:name w:val="ListLabel 1872"/>
    <w:qFormat/>
    <w:rPr>
      <w:sz w:val="20"/>
    </w:rPr>
  </w:style>
  <w:style w:type="character" w:styleId="ListLabel1873">
    <w:name w:val="ListLabel 1873"/>
    <w:qFormat/>
    <w:rPr>
      <w:sz w:val="20"/>
    </w:rPr>
  </w:style>
  <w:style w:type="character" w:styleId="ListLabel1874">
    <w:name w:val="ListLabel 1874"/>
    <w:qFormat/>
    <w:rPr>
      <w:rFonts w:ascii="Times New Roman" w:hAnsi="Times New Roman"/>
      <w:sz w:val="24"/>
    </w:rPr>
  </w:style>
  <w:style w:type="character" w:styleId="ListLabel1875">
    <w:name w:val="ListLabel 1875"/>
    <w:qFormat/>
    <w:rPr>
      <w:sz w:val="20"/>
    </w:rPr>
  </w:style>
  <w:style w:type="character" w:styleId="ListLabel1876">
    <w:name w:val="ListLabel 1876"/>
    <w:qFormat/>
    <w:rPr>
      <w:sz w:val="20"/>
    </w:rPr>
  </w:style>
  <w:style w:type="character" w:styleId="ListLabel1877">
    <w:name w:val="ListLabel 1877"/>
    <w:qFormat/>
    <w:rPr>
      <w:sz w:val="20"/>
    </w:rPr>
  </w:style>
  <w:style w:type="character" w:styleId="ListLabel1878">
    <w:name w:val="ListLabel 1878"/>
    <w:qFormat/>
    <w:rPr>
      <w:sz w:val="20"/>
    </w:rPr>
  </w:style>
  <w:style w:type="character" w:styleId="ListLabel1879">
    <w:name w:val="ListLabel 1879"/>
    <w:qFormat/>
    <w:rPr>
      <w:sz w:val="20"/>
    </w:rPr>
  </w:style>
  <w:style w:type="character" w:styleId="ListLabel1880">
    <w:name w:val="ListLabel 1880"/>
    <w:qFormat/>
    <w:rPr>
      <w:sz w:val="20"/>
    </w:rPr>
  </w:style>
  <w:style w:type="character" w:styleId="ListLabel1881">
    <w:name w:val="ListLabel 1881"/>
    <w:qFormat/>
    <w:rPr>
      <w:sz w:val="20"/>
    </w:rPr>
  </w:style>
  <w:style w:type="character" w:styleId="ListLabel1882">
    <w:name w:val="ListLabel 1882"/>
    <w:qFormat/>
    <w:rPr>
      <w:sz w:val="20"/>
    </w:rPr>
  </w:style>
  <w:style w:type="character" w:styleId="ListLabel1883">
    <w:name w:val="ListLabel 1883"/>
    <w:qFormat/>
    <w:rPr>
      <w:rFonts w:ascii="Verdana" w:hAnsi="Verdana"/>
      <w:sz w:val="20"/>
    </w:rPr>
  </w:style>
  <w:style w:type="character" w:styleId="ListLabel1884">
    <w:name w:val="ListLabel 1884"/>
    <w:qFormat/>
    <w:rPr>
      <w:sz w:val="20"/>
    </w:rPr>
  </w:style>
  <w:style w:type="character" w:styleId="ListLabel1885">
    <w:name w:val="ListLabel 1885"/>
    <w:qFormat/>
    <w:rPr>
      <w:sz w:val="20"/>
    </w:rPr>
  </w:style>
  <w:style w:type="character" w:styleId="ListLabel1886">
    <w:name w:val="ListLabel 1886"/>
    <w:qFormat/>
    <w:rPr>
      <w:sz w:val="20"/>
    </w:rPr>
  </w:style>
  <w:style w:type="character" w:styleId="ListLabel1887">
    <w:name w:val="ListLabel 1887"/>
    <w:qFormat/>
    <w:rPr>
      <w:sz w:val="20"/>
    </w:rPr>
  </w:style>
  <w:style w:type="character" w:styleId="ListLabel1888">
    <w:name w:val="ListLabel 1888"/>
    <w:qFormat/>
    <w:rPr>
      <w:sz w:val="20"/>
    </w:rPr>
  </w:style>
  <w:style w:type="character" w:styleId="ListLabel1889">
    <w:name w:val="ListLabel 1889"/>
    <w:qFormat/>
    <w:rPr>
      <w:sz w:val="20"/>
    </w:rPr>
  </w:style>
  <w:style w:type="character" w:styleId="ListLabel1890">
    <w:name w:val="ListLabel 1890"/>
    <w:qFormat/>
    <w:rPr>
      <w:sz w:val="20"/>
    </w:rPr>
  </w:style>
  <w:style w:type="character" w:styleId="ListLabel1891">
    <w:name w:val="ListLabel 1891"/>
    <w:qFormat/>
    <w:rPr>
      <w:sz w:val="20"/>
    </w:rPr>
  </w:style>
  <w:style w:type="character" w:styleId="ListLabel1892">
    <w:name w:val="ListLabel 1892"/>
    <w:qFormat/>
    <w:rPr>
      <w:rFonts w:ascii="Verdana" w:hAnsi="Verdana"/>
      <w:sz w:val="20"/>
    </w:rPr>
  </w:style>
  <w:style w:type="character" w:styleId="ListLabel1893">
    <w:name w:val="ListLabel 1893"/>
    <w:qFormat/>
    <w:rPr>
      <w:sz w:val="20"/>
    </w:rPr>
  </w:style>
  <w:style w:type="character" w:styleId="ListLabel1894">
    <w:name w:val="ListLabel 1894"/>
    <w:qFormat/>
    <w:rPr>
      <w:sz w:val="20"/>
    </w:rPr>
  </w:style>
  <w:style w:type="character" w:styleId="ListLabel1895">
    <w:name w:val="ListLabel 1895"/>
    <w:qFormat/>
    <w:rPr>
      <w:sz w:val="20"/>
    </w:rPr>
  </w:style>
  <w:style w:type="character" w:styleId="ListLabel1896">
    <w:name w:val="ListLabel 1896"/>
    <w:qFormat/>
    <w:rPr>
      <w:sz w:val="20"/>
    </w:rPr>
  </w:style>
  <w:style w:type="character" w:styleId="ListLabel1897">
    <w:name w:val="ListLabel 1897"/>
    <w:qFormat/>
    <w:rPr>
      <w:sz w:val="20"/>
    </w:rPr>
  </w:style>
  <w:style w:type="character" w:styleId="ListLabel1898">
    <w:name w:val="ListLabel 1898"/>
    <w:qFormat/>
    <w:rPr>
      <w:sz w:val="20"/>
    </w:rPr>
  </w:style>
  <w:style w:type="character" w:styleId="ListLabel1899">
    <w:name w:val="ListLabel 1899"/>
    <w:qFormat/>
    <w:rPr>
      <w:sz w:val="20"/>
    </w:rPr>
  </w:style>
  <w:style w:type="character" w:styleId="ListLabel1900">
    <w:name w:val="ListLabel 1900"/>
    <w:qFormat/>
    <w:rPr>
      <w:sz w:val="20"/>
    </w:rPr>
  </w:style>
  <w:style w:type="character" w:styleId="ListLabel1901">
    <w:name w:val="ListLabel 1901"/>
    <w:qFormat/>
    <w:rPr>
      <w:rFonts w:ascii="Verdana" w:hAnsi="Verdana"/>
      <w:sz w:val="20"/>
    </w:rPr>
  </w:style>
  <w:style w:type="character" w:styleId="ListLabel1902">
    <w:name w:val="ListLabel 1902"/>
    <w:qFormat/>
    <w:rPr>
      <w:sz w:val="20"/>
    </w:rPr>
  </w:style>
  <w:style w:type="character" w:styleId="ListLabel1903">
    <w:name w:val="ListLabel 1903"/>
    <w:qFormat/>
    <w:rPr>
      <w:sz w:val="20"/>
    </w:rPr>
  </w:style>
  <w:style w:type="character" w:styleId="ListLabel1904">
    <w:name w:val="ListLabel 1904"/>
    <w:qFormat/>
    <w:rPr>
      <w:sz w:val="20"/>
    </w:rPr>
  </w:style>
  <w:style w:type="character" w:styleId="ListLabel1905">
    <w:name w:val="ListLabel 1905"/>
    <w:qFormat/>
    <w:rPr>
      <w:sz w:val="20"/>
    </w:rPr>
  </w:style>
  <w:style w:type="character" w:styleId="ListLabel1906">
    <w:name w:val="ListLabel 1906"/>
    <w:qFormat/>
    <w:rPr>
      <w:sz w:val="20"/>
    </w:rPr>
  </w:style>
  <w:style w:type="character" w:styleId="ListLabel1907">
    <w:name w:val="ListLabel 1907"/>
    <w:qFormat/>
    <w:rPr>
      <w:sz w:val="20"/>
    </w:rPr>
  </w:style>
  <w:style w:type="character" w:styleId="ListLabel1908">
    <w:name w:val="ListLabel 1908"/>
    <w:qFormat/>
    <w:rPr>
      <w:sz w:val="20"/>
    </w:rPr>
  </w:style>
  <w:style w:type="character" w:styleId="ListLabel1909">
    <w:name w:val="ListLabel 1909"/>
    <w:qFormat/>
    <w:rPr>
      <w:sz w:val="20"/>
    </w:rPr>
  </w:style>
  <w:style w:type="character" w:styleId="ListLabel1910">
    <w:name w:val="ListLabel 1910"/>
    <w:qFormat/>
    <w:rPr>
      <w:rFonts w:ascii="Verdana" w:hAnsi="Verdana"/>
      <w:sz w:val="20"/>
    </w:rPr>
  </w:style>
  <w:style w:type="character" w:styleId="ListLabel1911">
    <w:name w:val="ListLabel 1911"/>
    <w:qFormat/>
    <w:rPr>
      <w:sz w:val="20"/>
    </w:rPr>
  </w:style>
  <w:style w:type="character" w:styleId="ListLabel1912">
    <w:name w:val="ListLabel 1912"/>
    <w:qFormat/>
    <w:rPr>
      <w:sz w:val="20"/>
    </w:rPr>
  </w:style>
  <w:style w:type="character" w:styleId="ListLabel1913">
    <w:name w:val="ListLabel 1913"/>
    <w:qFormat/>
    <w:rPr>
      <w:sz w:val="20"/>
    </w:rPr>
  </w:style>
  <w:style w:type="character" w:styleId="ListLabel1914">
    <w:name w:val="ListLabel 1914"/>
    <w:qFormat/>
    <w:rPr>
      <w:sz w:val="20"/>
    </w:rPr>
  </w:style>
  <w:style w:type="character" w:styleId="ListLabel1915">
    <w:name w:val="ListLabel 1915"/>
    <w:qFormat/>
    <w:rPr>
      <w:sz w:val="20"/>
    </w:rPr>
  </w:style>
  <w:style w:type="character" w:styleId="ListLabel1916">
    <w:name w:val="ListLabel 1916"/>
    <w:qFormat/>
    <w:rPr>
      <w:sz w:val="20"/>
    </w:rPr>
  </w:style>
  <w:style w:type="character" w:styleId="ListLabel1917">
    <w:name w:val="ListLabel 1917"/>
    <w:qFormat/>
    <w:rPr>
      <w:sz w:val="20"/>
    </w:rPr>
  </w:style>
  <w:style w:type="character" w:styleId="ListLabel1918">
    <w:name w:val="ListLabel 1918"/>
    <w:qFormat/>
    <w:rPr>
      <w:sz w:val="20"/>
    </w:rPr>
  </w:style>
  <w:style w:type="character" w:styleId="ListLabel1919">
    <w:name w:val="ListLabel 1919"/>
    <w:qFormat/>
    <w:rPr>
      <w:rFonts w:ascii="Verdana" w:hAnsi="Verdana"/>
      <w:sz w:val="20"/>
    </w:rPr>
  </w:style>
  <w:style w:type="character" w:styleId="ListLabel1920">
    <w:name w:val="ListLabel 1920"/>
    <w:qFormat/>
    <w:rPr>
      <w:sz w:val="20"/>
    </w:rPr>
  </w:style>
  <w:style w:type="character" w:styleId="ListLabel1921">
    <w:name w:val="ListLabel 1921"/>
    <w:qFormat/>
    <w:rPr>
      <w:sz w:val="20"/>
    </w:rPr>
  </w:style>
  <w:style w:type="character" w:styleId="ListLabel1922">
    <w:name w:val="ListLabel 1922"/>
    <w:qFormat/>
    <w:rPr>
      <w:sz w:val="20"/>
    </w:rPr>
  </w:style>
  <w:style w:type="character" w:styleId="ListLabel1923">
    <w:name w:val="ListLabel 1923"/>
    <w:qFormat/>
    <w:rPr>
      <w:sz w:val="20"/>
    </w:rPr>
  </w:style>
  <w:style w:type="character" w:styleId="ListLabel1924">
    <w:name w:val="ListLabel 1924"/>
    <w:qFormat/>
    <w:rPr>
      <w:sz w:val="20"/>
    </w:rPr>
  </w:style>
  <w:style w:type="character" w:styleId="ListLabel1925">
    <w:name w:val="ListLabel 1925"/>
    <w:qFormat/>
    <w:rPr>
      <w:sz w:val="20"/>
    </w:rPr>
  </w:style>
  <w:style w:type="character" w:styleId="ListLabel1926">
    <w:name w:val="ListLabel 1926"/>
    <w:qFormat/>
    <w:rPr>
      <w:sz w:val="20"/>
    </w:rPr>
  </w:style>
  <w:style w:type="character" w:styleId="ListLabel1927">
    <w:name w:val="ListLabel 1927"/>
    <w:qFormat/>
    <w:rPr>
      <w:sz w:val="20"/>
    </w:rPr>
  </w:style>
  <w:style w:type="character" w:styleId="ListLabel1928">
    <w:name w:val="ListLabel 1928"/>
    <w:qFormat/>
    <w:rPr>
      <w:rFonts w:ascii="Verdana" w:hAnsi="Verdana"/>
      <w:sz w:val="20"/>
    </w:rPr>
  </w:style>
  <w:style w:type="character" w:styleId="ListLabel1929">
    <w:name w:val="ListLabel 1929"/>
    <w:qFormat/>
    <w:rPr>
      <w:sz w:val="20"/>
    </w:rPr>
  </w:style>
  <w:style w:type="character" w:styleId="ListLabel1930">
    <w:name w:val="ListLabel 1930"/>
    <w:qFormat/>
    <w:rPr>
      <w:sz w:val="20"/>
    </w:rPr>
  </w:style>
  <w:style w:type="character" w:styleId="ListLabel1931">
    <w:name w:val="ListLabel 1931"/>
    <w:qFormat/>
    <w:rPr>
      <w:sz w:val="20"/>
    </w:rPr>
  </w:style>
  <w:style w:type="character" w:styleId="ListLabel1932">
    <w:name w:val="ListLabel 1932"/>
    <w:qFormat/>
    <w:rPr>
      <w:sz w:val="20"/>
    </w:rPr>
  </w:style>
  <w:style w:type="character" w:styleId="ListLabel1933">
    <w:name w:val="ListLabel 1933"/>
    <w:qFormat/>
    <w:rPr>
      <w:sz w:val="20"/>
    </w:rPr>
  </w:style>
  <w:style w:type="character" w:styleId="ListLabel1934">
    <w:name w:val="ListLabel 1934"/>
    <w:qFormat/>
    <w:rPr>
      <w:sz w:val="20"/>
    </w:rPr>
  </w:style>
  <w:style w:type="character" w:styleId="ListLabel1935">
    <w:name w:val="ListLabel 1935"/>
    <w:qFormat/>
    <w:rPr>
      <w:sz w:val="20"/>
    </w:rPr>
  </w:style>
  <w:style w:type="character" w:styleId="ListLabel1936">
    <w:name w:val="ListLabel 1936"/>
    <w:qFormat/>
    <w:rPr>
      <w:sz w:val="20"/>
    </w:rPr>
  </w:style>
  <w:style w:type="character" w:styleId="ListLabel1937">
    <w:name w:val="ListLabel 1937"/>
    <w:qFormat/>
    <w:rPr/>
  </w:style>
  <w:style w:type="character" w:styleId="ListLabel1938">
    <w:name w:val="ListLabel 1938"/>
    <w:qFormat/>
    <w:rPr>
      <w:rFonts w:ascii="Arial" w:hAnsi="Arial" w:eastAsia="Times New Roman" w:cs="Arial"/>
      <w:i/>
      <w:iCs/>
      <w:color w:val="4A4A4A"/>
      <w:sz w:val="24"/>
      <w:szCs w:val="24"/>
    </w:rPr>
  </w:style>
  <w:style w:type="character" w:styleId="ListLabel1939">
    <w:name w:val="ListLabel 1939"/>
    <w:qFormat/>
    <w:rPr>
      <w:rFonts w:ascii="inherit" w:hAnsi="inherit" w:eastAsia="Times New Roman" w:cs="Arial"/>
      <w:b/>
      <w:bCs/>
      <w:caps/>
      <w:color w:val="0E2168"/>
      <w:sz w:val="27"/>
      <w:szCs w:val="27"/>
    </w:rPr>
  </w:style>
  <w:style w:type="character" w:styleId="ListLabel1940">
    <w:name w:val="ListLabel 1940"/>
    <w:qFormat/>
    <w:rPr>
      <w:rFonts w:ascii="Arial" w:hAnsi="Arial" w:eastAsia="Times New Roman" w:cs="Arial"/>
      <w:b/>
      <w:bCs/>
      <w:color w:val="4A4A4A"/>
      <w:sz w:val="24"/>
      <w:szCs w:val="24"/>
    </w:rPr>
  </w:style>
  <w:style w:type="character" w:styleId="ListLabel1941">
    <w:name w:val="ListLabel 1941"/>
    <w:qFormat/>
    <w:rPr>
      <w:rFonts w:ascii="Arial" w:hAnsi="Arial" w:eastAsia="Times New Roman" w:cs="Arial"/>
      <w:color w:val="FFFFFF"/>
      <w:sz w:val="24"/>
      <w:szCs w:val="24"/>
    </w:rPr>
  </w:style>
  <w:style w:type="character" w:styleId="ListLabel1942">
    <w:name w:val="ListLabel 1942"/>
    <w:qFormat/>
    <w:rPr>
      <w:rFonts w:ascii="Arial" w:hAnsi="Arial" w:eastAsia="Times New Roman" w:cs="Arial"/>
      <w:i/>
      <w:iCs/>
      <w:color w:val="FFFFFF"/>
      <w:sz w:val="24"/>
      <w:szCs w:val="24"/>
    </w:rPr>
  </w:style>
  <w:style w:type="character" w:styleId="ListLabel1943">
    <w:name w:val="ListLabel 1943"/>
    <w:qFormat/>
    <w:rPr>
      <w:rFonts w:ascii="inherit" w:hAnsi="inherit" w:eastAsia="Times New Roman" w:cs="Arial"/>
      <w:b/>
      <w:bCs/>
      <w:color w:val="FFFFFF"/>
      <w:sz w:val="27"/>
      <w:szCs w:val="27"/>
    </w:rPr>
  </w:style>
  <w:style w:type="character" w:styleId="ListLabel1944">
    <w:name w:val="ListLabel 1944"/>
    <w:qFormat/>
    <w:rPr>
      <w:rFonts w:ascii="Arial" w:hAnsi="Arial" w:eastAsia="Times New Roman" w:cs="Arial"/>
      <w:b/>
      <w:bCs/>
      <w:color w:val="FFFFFF"/>
      <w:sz w:val="24"/>
      <w:szCs w:val="24"/>
    </w:rPr>
  </w:style>
  <w:style w:type="character" w:styleId="ListLabel1945">
    <w:name w:val="ListLabel 1945"/>
    <w:qFormat/>
    <w:rPr>
      <w:rFonts w:ascii="Arial" w:hAnsi="Arial" w:eastAsia="Times New Roman" w:cs="Arial"/>
      <w:color w:val="007BFF"/>
      <w:sz w:val="24"/>
      <w:szCs w:val="24"/>
    </w:rPr>
  </w:style>
  <w:style w:type="character" w:styleId="ListLabel1946">
    <w:name w:val="ListLabel 1946"/>
    <w:qFormat/>
    <w:rPr>
      <w:rFonts w:ascii="Segoe UI" w:hAnsi="Segoe UI" w:eastAsia="Times New Roman" w:cs="Segoe UI"/>
      <w:color w:val="3C7DC0"/>
      <w:sz w:val="23"/>
      <w:szCs w:val="23"/>
    </w:rPr>
  </w:style>
  <w:style w:type="character" w:styleId="ListLabel1947">
    <w:name w:val="ListLabel 1947"/>
    <w:qFormat/>
    <w:rPr>
      <w:rFonts w:ascii="Helvetica" w:hAnsi="Helvetica"/>
      <w:color w:val="0075BE"/>
    </w:rPr>
  </w:style>
  <w:style w:type="character" w:styleId="ListLabel1948">
    <w:name w:val="ListLabel 1948"/>
    <w:qFormat/>
    <w:rPr>
      <w:rFonts w:ascii="Arial" w:hAnsi="Arial" w:eastAsia="Times New Roman" w:cs="Arial"/>
      <w:color w:val="0000FF"/>
      <w:sz w:val="24"/>
      <w:szCs w:val="24"/>
    </w:rPr>
  </w:style>
  <w:style w:type="character" w:styleId="ListLabel1949">
    <w:name w:val="ListLabel 1949"/>
    <w:qFormat/>
    <w:rPr>
      <w:rFonts w:ascii="Arial" w:hAnsi="Arial" w:eastAsia="Times New Roman" w:cs="Arial"/>
      <w:color w:val="0000FF"/>
      <w:sz w:val="24"/>
      <w:szCs w:val="24"/>
      <w:shd w:fill="FFFFFF" w:val="clear"/>
    </w:rPr>
  </w:style>
  <w:style w:type="character" w:styleId="ListLabel1950">
    <w:name w:val="ListLabel 1950"/>
    <w:qFormat/>
    <w:rPr>
      <w:rFonts w:ascii="Arial" w:hAnsi="Arial" w:eastAsia="Times New Roman" w:cs="Arial"/>
      <w:color w:val="1E88E5"/>
      <w:sz w:val="24"/>
      <w:szCs w:val="24"/>
    </w:rPr>
  </w:style>
  <w:style w:type="character" w:styleId="ListLabel1951">
    <w:name w:val="ListLabel 1951"/>
    <w:qFormat/>
    <w:rPr>
      <w:rFonts w:ascii="Arial" w:hAnsi="Arial" w:eastAsia="Times New Roman" w:cs="Arial"/>
      <w:color w:val="000000"/>
      <w:sz w:val="27"/>
      <w:szCs w:val="27"/>
    </w:rPr>
  </w:style>
  <w:style w:type="character" w:styleId="ListLabel1952">
    <w:name w:val="ListLabel 1952"/>
    <w:qFormat/>
    <w:rPr>
      <w:rFonts w:ascii="Arial" w:hAnsi="Arial" w:eastAsia="Times New Roman" w:cs="Arial"/>
      <w:b/>
      <w:bCs/>
      <w:color w:val="007BFF"/>
      <w:sz w:val="24"/>
      <w:szCs w:val="24"/>
      <w:u w:val="single"/>
    </w:rPr>
  </w:style>
  <w:style w:type="character" w:styleId="ListLabel1953">
    <w:name w:val="ListLabel 1953"/>
    <w:qFormat/>
    <w:rPr>
      <w:rFonts w:ascii="Arial" w:hAnsi="Arial" w:eastAsia="Times New Roman" w:cs="Arial"/>
      <w:color w:val="007BFF"/>
      <w:sz w:val="24"/>
      <w:szCs w:val="24"/>
      <w:u w:val="single"/>
    </w:rPr>
  </w:style>
  <w:style w:type="character" w:styleId="ListLabel1954">
    <w:name w:val="ListLabel 1954"/>
    <w:qFormat/>
    <w:rPr>
      <w:rFonts w:ascii="Proxima Nova" w:hAnsi="Proxima Nova" w:eastAsia="Times New Roman" w:cs="Times New Roman"/>
      <w:color w:val="9E1DAF"/>
      <w:sz w:val="27"/>
      <w:szCs w:val="27"/>
      <w:u w:val="single"/>
    </w:rPr>
  </w:style>
  <w:style w:type="character" w:styleId="ListLabel1955">
    <w:name w:val="ListLabel 1955"/>
    <w:qFormat/>
    <w:rPr>
      <w:rFonts w:ascii="Georgia" w:hAnsi="Georgia" w:eastAsia="Times New Roman" w:cs="Arial"/>
      <w:i/>
      <w:iCs/>
      <w:color w:val="FFFFFF"/>
      <w:sz w:val="27"/>
      <w:szCs w:val="27"/>
      <w:shd w:fill="2D89EF" w:val="clear"/>
    </w:rPr>
  </w:style>
  <w:style w:type="character" w:styleId="ListLabel1956">
    <w:name w:val="ListLabel 1956"/>
    <w:qFormat/>
    <w:rPr>
      <w:rFonts w:ascii="Times New Roman" w:hAnsi="Times New Roman" w:eastAsia="Times New Roman" w:cs="Times New Roman"/>
      <w:color w:val="EF6C00"/>
      <w:sz w:val="24"/>
      <w:szCs w:val="24"/>
    </w:rPr>
  </w:style>
  <w:style w:type="character" w:styleId="ListLabel1957">
    <w:name w:val="ListLabel 1957"/>
    <w:qFormat/>
    <w:rPr>
      <w:rFonts w:ascii="Helvetica" w:hAnsi="Helvetica" w:eastAsia="Times New Roman" w:cs="Times New Roman"/>
      <w:b/>
      <w:bCs/>
      <w:color w:val="000000"/>
      <w:spacing w:val="15"/>
      <w:sz w:val="27"/>
      <w:szCs w:val="27"/>
    </w:rPr>
  </w:style>
  <w:style w:type="character" w:styleId="ListLabel1958">
    <w:name w:val="ListLabel 1958"/>
    <w:qFormat/>
    <w:rPr>
      <w:rFonts w:ascii="Helvetica" w:hAnsi="Helvetica" w:eastAsia="Times New Roman" w:cs="Times New Roman"/>
      <w:color w:val="000000"/>
    </w:rPr>
  </w:style>
  <w:style w:type="character" w:styleId="ListLabel1959">
    <w:name w:val="ListLabel 1959"/>
    <w:qFormat/>
    <w:rPr>
      <w:rFonts w:ascii="Helvetica" w:hAnsi="Helvetica" w:eastAsia="Times New Roman" w:cs="Times New Roman"/>
      <w:color w:val="000000"/>
      <w:sz w:val="27"/>
      <w:szCs w:val="27"/>
    </w:rPr>
  </w:style>
  <w:style w:type="character" w:styleId="ListLabel1960">
    <w:name w:val="ListLabel 1960"/>
    <w:qFormat/>
    <w:rPr>
      <w:rFonts w:ascii="Helvetica" w:hAnsi="Helvetica" w:eastAsia="Times New Roman" w:cs="Times New Roman"/>
      <w:color w:val="000000"/>
      <w:sz w:val="41"/>
      <w:szCs w:val="41"/>
    </w:rPr>
  </w:style>
  <w:style w:type="character" w:styleId="ListLabel1961">
    <w:name w:val="ListLabel 1961"/>
    <w:qFormat/>
    <w:rPr>
      <w:rFonts w:ascii="Helvetica" w:hAnsi="Helvetica" w:eastAsia="Times New Roman" w:cs="Times New Roman"/>
      <w:strike/>
      <w:color w:val="000000"/>
      <w:sz w:val="27"/>
      <w:szCs w:val="27"/>
    </w:rPr>
  </w:style>
  <w:style w:type="character" w:styleId="ListLabel1962">
    <w:name w:val="ListLabel 1962"/>
    <w:qFormat/>
    <w:rPr>
      <w:rFonts w:ascii="Helvetica" w:hAnsi="Helvetica" w:eastAsia="Times New Roman" w:cs="Times New Roman"/>
      <w:color w:val="FFFFFF"/>
      <w:spacing w:val="15"/>
      <w:sz w:val="23"/>
      <w:szCs w:val="23"/>
      <w:bdr w:val="single" w:sz="6" w:space="8" w:color="FF8C00"/>
      <w:shd w:fill="FF8C00" w:val="clear"/>
    </w:rPr>
  </w:style>
  <w:style w:type="character" w:styleId="ListLabel1963">
    <w:name w:val="ListLabel 1963"/>
    <w:qFormat/>
    <w:rPr>
      <w:rFonts w:ascii="Helvetica" w:hAnsi="Helvetica" w:eastAsia="Times New Roman" w:cs="Times New Roman"/>
      <w:color w:val="0099E9"/>
      <w:sz w:val="21"/>
      <w:szCs w:val="21"/>
    </w:rPr>
  </w:style>
  <w:style w:type="character" w:styleId="ListLabel1964">
    <w:name w:val="ListLabel 1964"/>
    <w:qFormat/>
    <w:rPr>
      <w:rFonts w:ascii="Segoe UI" w:hAnsi="Segoe UI" w:eastAsia="Times New Roman" w:cs="Segoe UI"/>
      <w:color w:val="0099E9"/>
      <w:sz w:val="27"/>
      <w:szCs w:val="27"/>
    </w:rPr>
  </w:style>
  <w:style w:type="character" w:styleId="ListLabel1965">
    <w:name w:val="ListLabel 1965"/>
    <w:qFormat/>
    <w:rPr>
      <w:rFonts w:ascii="Roboto" w:hAnsi="Roboto" w:eastAsia="Times New Roman" w:cs="Times New Roman"/>
      <w:color w:val="337AB7"/>
      <w:sz w:val="24"/>
      <w:szCs w:val="24"/>
      <w:u w:val="single"/>
      <w:bdr w:val="single" w:sz="6" w:space="7" w:color="0277BB"/>
    </w:rPr>
  </w:style>
  <w:style w:type="character" w:styleId="ListLabel1966">
    <w:name w:val="ListLabel 1966"/>
    <w:qFormat/>
    <w:rPr>
      <w:rFonts w:ascii="inherit" w:hAnsi="inherit" w:eastAsia="Times New Roman" w:cs="Times New Roman"/>
      <w:color w:val="000000"/>
      <w:sz w:val="33"/>
      <w:szCs w:val="33"/>
    </w:rPr>
  </w:style>
  <w:style w:type="character" w:styleId="ListLabel1967">
    <w:name w:val="ListLabel 1967"/>
    <w:qFormat/>
    <w:rPr>
      <w:rFonts w:ascii="Roboto" w:hAnsi="Roboto" w:eastAsia="Times New Roman" w:cs="Times New Roman"/>
      <w:color w:val="1179EF"/>
      <w:sz w:val="27"/>
      <w:szCs w:val="27"/>
      <w:u w:val="single"/>
    </w:rPr>
  </w:style>
  <w:style w:type="character" w:styleId="ListLabel1968">
    <w:name w:val="ListLabel 1968"/>
    <w:qFormat/>
    <w:rPr>
      <w:rFonts w:ascii="Roboto" w:hAnsi="Roboto" w:eastAsia="Times New Roman" w:cs="Times New Roman"/>
      <w:color w:val="0000FF"/>
      <w:sz w:val="24"/>
      <w:szCs w:val="24"/>
      <w:u w:val="single"/>
    </w:rPr>
  </w:style>
  <w:style w:type="character" w:styleId="ListLabel1969">
    <w:name w:val="ListLabel 1969"/>
    <w:qFormat/>
    <w:rPr>
      <w:rFonts w:ascii="Times New Roman" w:hAnsi="Times New Roman" w:eastAsia="Times New Roman" w:cs="Times New Roman"/>
      <w:color w:val="0000FF"/>
      <w:sz w:val="24"/>
      <w:szCs w:val="24"/>
      <w:u w:val="single"/>
    </w:rPr>
  </w:style>
  <w:style w:type="character" w:styleId="ListLabel1970">
    <w:name w:val="ListLabel 1970"/>
    <w:qFormat/>
    <w:rPr>
      <w:rFonts w:ascii="Roboto" w:hAnsi="Roboto" w:eastAsia="Times New Roman" w:cs="Times New Roman"/>
      <w:color w:val="000000"/>
      <w:sz w:val="27"/>
      <w:szCs w:val="27"/>
    </w:rPr>
  </w:style>
  <w:style w:type="character" w:styleId="ListLabel1971">
    <w:name w:val="ListLabel 1971"/>
    <w:qFormat/>
    <w:rPr>
      <w:rFonts w:ascii="Roboto" w:hAnsi="Roboto" w:eastAsia="Times New Roman" w:cs="Times New Roman"/>
      <w:color w:val="007BFF"/>
      <w:sz w:val="24"/>
      <w:szCs w:val="24"/>
      <w:u w:val="single"/>
    </w:rPr>
  </w:style>
  <w:style w:type="character" w:styleId="ListLabel1972">
    <w:name w:val="ListLabel 1972"/>
    <w:qFormat/>
    <w:rPr>
      <w:rFonts w:ascii="Times New Roman" w:hAnsi="Times New Roman" w:eastAsia="Times New Roman" w:cs="Times New Roman"/>
      <w:color w:val="EF6C00"/>
      <w:sz w:val="24"/>
      <w:szCs w:val="24"/>
      <w:u w:val="single"/>
    </w:rPr>
  </w:style>
  <w:style w:type="character" w:styleId="ListLabel1973">
    <w:name w:val="ListLabel 1973"/>
    <w:qFormat/>
    <w:rPr>
      <w:rFonts w:ascii="Roboto" w:hAnsi="Roboto" w:eastAsia="Times New Roman" w:cs="Times New Roman"/>
      <w:color w:val="EF6C00"/>
      <w:sz w:val="21"/>
      <w:szCs w:val="21"/>
      <w:u w:val="single"/>
    </w:rPr>
  </w:style>
  <w:style w:type="character" w:styleId="ListLabel1974">
    <w:name w:val="ListLabel 1974"/>
    <w:qFormat/>
    <w:rPr>
      <w:rFonts w:ascii="Arial" w:hAnsi="Arial" w:eastAsia="Times New Roman" w:cs="Arial"/>
      <w:color w:val="666666"/>
      <w:sz w:val="17"/>
      <w:szCs w:val="17"/>
      <w:u w:val="single"/>
    </w:rPr>
  </w:style>
  <w:style w:type="character" w:styleId="ListLabel1975">
    <w:name w:val="ListLabel 1975"/>
    <w:qFormat/>
    <w:rPr>
      <w:rFonts w:ascii="inherit" w:hAnsi="inherit" w:eastAsia="Times New Roman" w:cs="Times New Roman"/>
      <w:color w:val="333333"/>
      <w:sz w:val="20"/>
      <w:szCs w:val="20"/>
      <w:u w:val="single"/>
    </w:rPr>
  </w:style>
  <w:style w:type="character" w:styleId="ListLabel1976">
    <w:name w:val="ListLabel 1976"/>
    <w:qFormat/>
    <w:rPr>
      <w:rFonts w:ascii="Calibri" w:hAnsi="Calibri" w:eastAsia="Times New Roman" w:cs="Arial"/>
      <w:color w:val="333333"/>
      <w:sz w:val="26"/>
      <w:szCs w:val="26"/>
      <w:u w:val="single"/>
    </w:rPr>
  </w:style>
  <w:style w:type="character" w:styleId="ListLabel1977">
    <w:name w:val="ListLabel 1977"/>
    <w:qFormat/>
    <w:rPr>
      <w:rFonts w:ascii="inherit" w:hAnsi="inherit" w:eastAsia="Times New Roman" w:cs="Arial"/>
      <w:b/>
      <w:bCs/>
      <w:color w:val="333333"/>
      <w:sz w:val="26"/>
      <w:szCs w:val="26"/>
      <w:u w:val="single"/>
    </w:rPr>
  </w:style>
  <w:style w:type="character" w:styleId="ListLabel1978">
    <w:name w:val="ListLabel 1978"/>
    <w:qFormat/>
    <w:rPr>
      <w:rFonts w:ascii="inherit" w:hAnsi="inherit" w:eastAsia="Times New Roman" w:cs="Arial"/>
      <w:i/>
      <w:iCs/>
      <w:color w:val="333333"/>
      <w:sz w:val="26"/>
      <w:szCs w:val="26"/>
      <w:u w:val="single"/>
    </w:rPr>
  </w:style>
  <w:style w:type="character" w:styleId="ListLabel1979">
    <w:name w:val="ListLabel 1979"/>
    <w:qFormat/>
    <w:rPr>
      <w:rFonts w:ascii="Calibri Light" w:hAnsi="Calibri Light" w:eastAsia="Times New Roman" w:cs="Arial"/>
      <w:color w:val="333333"/>
      <w:sz w:val="26"/>
      <w:szCs w:val="26"/>
      <w:u w:val="single"/>
    </w:rPr>
  </w:style>
  <w:style w:type="character" w:styleId="ListLabel1980">
    <w:name w:val="ListLabel 1980"/>
    <w:qFormat/>
    <w:rPr>
      <w:rFonts w:ascii="Calibri Light" w:hAnsi="Calibri Light" w:eastAsia="Times New Roman" w:cs="Arial"/>
      <w:b/>
      <w:bCs/>
      <w:color w:val="333333"/>
      <w:sz w:val="26"/>
      <w:szCs w:val="26"/>
      <w:u w:val="single"/>
    </w:rPr>
  </w:style>
  <w:style w:type="character" w:styleId="ListLabel1981">
    <w:name w:val="ListLabel 1981"/>
    <w:qFormat/>
    <w:rPr>
      <w:rFonts w:ascii="inherit" w:hAnsi="inherit" w:eastAsia="Times New Roman" w:cs="Arial"/>
      <w:i/>
      <w:iCs/>
      <w:color w:val="20C1DD"/>
      <w:sz w:val="26"/>
      <w:szCs w:val="26"/>
      <w:u w:val="single"/>
    </w:rPr>
  </w:style>
  <w:style w:type="character" w:styleId="ListLabel1982">
    <w:name w:val="ListLabel 1982"/>
    <w:qFormat/>
    <w:rPr>
      <w:rFonts w:ascii="Arial" w:hAnsi="Arial" w:cs="Symbol"/>
      <w:sz w:val="24"/>
    </w:rPr>
  </w:style>
  <w:style w:type="character" w:styleId="ListLabel1983">
    <w:name w:val="ListLabel 1983"/>
    <w:qFormat/>
    <w:rPr>
      <w:rFonts w:cs="Courier New"/>
      <w:sz w:val="20"/>
    </w:rPr>
  </w:style>
  <w:style w:type="character" w:styleId="ListLabel1984">
    <w:name w:val="ListLabel 1984"/>
    <w:qFormat/>
    <w:rPr>
      <w:rFonts w:cs="Wingdings"/>
      <w:sz w:val="20"/>
    </w:rPr>
  </w:style>
  <w:style w:type="character" w:styleId="ListLabel1985">
    <w:name w:val="ListLabel 1985"/>
    <w:qFormat/>
    <w:rPr>
      <w:rFonts w:cs="Wingdings"/>
      <w:sz w:val="20"/>
    </w:rPr>
  </w:style>
  <w:style w:type="character" w:styleId="ListLabel1986">
    <w:name w:val="ListLabel 1986"/>
    <w:qFormat/>
    <w:rPr>
      <w:rFonts w:cs="Wingdings"/>
      <w:sz w:val="20"/>
    </w:rPr>
  </w:style>
  <w:style w:type="character" w:styleId="ListLabel1987">
    <w:name w:val="ListLabel 1987"/>
    <w:qFormat/>
    <w:rPr>
      <w:rFonts w:cs="Wingdings"/>
      <w:sz w:val="20"/>
    </w:rPr>
  </w:style>
  <w:style w:type="character" w:styleId="ListLabel1988">
    <w:name w:val="ListLabel 1988"/>
    <w:qFormat/>
    <w:rPr>
      <w:rFonts w:cs="Wingdings"/>
      <w:sz w:val="20"/>
    </w:rPr>
  </w:style>
  <w:style w:type="character" w:styleId="ListLabel1989">
    <w:name w:val="ListLabel 1989"/>
    <w:qFormat/>
    <w:rPr>
      <w:rFonts w:cs="Wingdings"/>
      <w:sz w:val="20"/>
    </w:rPr>
  </w:style>
  <w:style w:type="character" w:styleId="ListLabel1990">
    <w:name w:val="ListLabel 1990"/>
    <w:qFormat/>
    <w:rPr>
      <w:rFonts w:cs="Wingdings"/>
      <w:sz w:val="20"/>
    </w:rPr>
  </w:style>
  <w:style w:type="character" w:styleId="ListLabel1991">
    <w:name w:val="ListLabel 1991"/>
    <w:qFormat/>
    <w:rPr>
      <w:rFonts w:ascii="Arial" w:hAnsi="Arial" w:cs="Symbol"/>
      <w:sz w:val="24"/>
    </w:rPr>
  </w:style>
  <w:style w:type="character" w:styleId="ListLabel1992">
    <w:name w:val="ListLabel 1992"/>
    <w:qFormat/>
    <w:rPr>
      <w:rFonts w:cs="Courier New"/>
      <w:sz w:val="20"/>
    </w:rPr>
  </w:style>
  <w:style w:type="character" w:styleId="ListLabel1993">
    <w:name w:val="ListLabel 1993"/>
    <w:qFormat/>
    <w:rPr>
      <w:rFonts w:cs="Wingdings"/>
      <w:sz w:val="20"/>
    </w:rPr>
  </w:style>
  <w:style w:type="character" w:styleId="ListLabel1994">
    <w:name w:val="ListLabel 1994"/>
    <w:qFormat/>
    <w:rPr>
      <w:rFonts w:cs="Wingdings"/>
      <w:sz w:val="20"/>
    </w:rPr>
  </w:style>
  <w:style w:type="character" w:styleId="ListLabel1995">
    <w:name w:val="ListLabel 1995"/>
    <w:qFormat/>
    <w:rPr>
      <w:rFonts w:cs="Wingdings"/>
      <w:sz w:val="20"/>
    </w:rPr>
  </w:style>
  <w:style w:type="character" w:styleId="ListLabel1996">
    <w:name w:val="ListLabel 1996"/>
    <w:qFormat/>
    <w:rPr>
      <w:rFonts w:cs="Wingdings"/>
      <w:sz w:val="20"/>
    </w:rPr>
  </w:style>
  <w:style w:type="character" w:styleId="ListLabel1997">
    <w:name w:val="ListLabel 1997"/>
    <w:qFormat/>
    <w:rPr>
      <w:rFonts w:cs="Wingdings"/>
      <w:sz w:val="20"/>
    </w:rPr>
  </w:style>
  <w:style w:type="character" w:styleId="ListLabel1998">
    <w:name w:val="ListLabel 1998"/>
    <w:qFormat/>
    <w:rPr>
      <w:rFonts w:cs="Wingdings"/>
      <w:sz w:val="20"/>
    </w:rPr>
  </w:style>
  <w:style w:type="character" w:styleId="ListLabel1999">
    <w:name w:val="ListLabel 1999"/>
    <w:qFormat/>
    <w:rPr>
      <w:rFonts w:cs="Wingdings"/>
      <w:sz w:val="20"/>
    </w:rPr>
  </w:style>
  <w:style w:type="character" w:styleId="ListLabel2000">
    <w:name w:val="ListLabel 2000"/>
    <w:qFormat/>
    <w:rPr>
      <w:rFonts w:ascii="Arial" w:hAnsi="Arial" w:cs="Symbol"/>
      <w:sz w:val="24"/>
    </w:rPr>
  </w:style>
  <w:style w:type="character" w:styleId="ListLabel2001">
    <w:name w:val="ListLabel 2001"/>
    <w:qFormat/>
    <w:rPr>
      <w:rFonts w:cs="Courier New"/>
      <w:sz w:val="20"/>
    </w:rPr>
  </w:style>
  <w:style w:type="character" w:styleId="ListLabel2002">
    <w:name w:val="ListLabel 2002"/>
    <w:qFormat/>
    <w:rPr>
      <w:rFonts w:cs="Wingdings"/>
      <w:sz w:val="20"/>
    </w:rPr>
  </w:style>
  <w:style w:type="character" w:styleId="ListLabel2003">
    <w:name w:val="ListLabel 2003"/>
    <w:qFormat/>
    <w:rPr>
      <w:rFonts w:cs="Wingdings"/>
      <w:sz w:val="20"/>
    </w:rPr>
  </w:style>
  <w:style w:type="character" w:styleId="ListLabel2004">
    <w:name w:val="ListLabel 2004"/>
    <w:qFormat/>
    <w:rPr>
      <w:rFonts w:cs="Wingdings"/>
      <w:sz w:val="20"/>
    </w:rPr>
  </w:style>
  <w:style w:type="character" w:styleId="ListLabel2005">
    <w:name w:val="ListLabel 2005"/>
    <w:qFormat/>
    <w:rPr>
      <w:rFonts w:cs="Wingdings"/>
      <w:sz w:val="20"/>
    </w:rPr>
  </w:style>
  <w:style w:type="character" w:styleId="ListLabel2006">
    <w:name w:val="ListLabel 2006"/>
    <w:qFormat/>
    <w:rPr>
      <w:rFonts w:cs="Wingdings"/>
      <w:sz w:val="20"/>
    </w:rPr>
  </w:style>
  <w:style w:type="character" w:styleId="ListLabel2007">
    <w:name w:val="ListLabel 2007"/>
    <w:qFormat/>
    <w:rPr>
      <w:rFonts w:cs="Wingdings"/>
      <w:sz w:val="20"/>
    </w:rPr>
  </w:style>
  <w:style w:type="character" w:styleId="ListLabel2008">
    <w:name w:val="ListLabel 2008"/>
    <w:qFormat/>
    <w:rPr>
      <w:rFonts w:cs="Wingdings"/>
      <w:sz w:val="20"/>
    </w:rPr>
  </w:style>
  <w:style w:type="character" w:styleId="ListLabel2009">
    <w:name w:val="ListLabel 2009"/>
    <w:qFormat/>
    <w:rPr>
      <w:rFonts w:ascii="Arial" w:hAnsi="Arial" w:cs="Symbol"/>
      <w:sz w:val="24"/>
    </w:rPr>
  </w:style>
  <w:style w:type="character" w:styleId="ListLabel2010">
    <w:name w:val="ListLabel 2010"/>
    <w:qFormat/>
    <w:rPr>
      <w:rFonts w:ascii="Arial" w:hAnsi="Arial" w:cs="Courier New"/>
      <w:sz w:val="24"/>
    </w:rPr>
  </w:style>
  <w:style w:type="character" w:styleId="ListLabel2011">
    <w:name w:val="ListLabel 2011"/>
    <w:qFormat/>
    <w:rPr>
      <w:rFonts w:cs="Wingdings"/>
      <w:sz w:val="20"/>
    </w:rPr>
  </w:style>
  <w:style w:type="character" w:styleId="ListLabel2012">
    <w:name w:val="ListLabel 2012"/>
    <w:qFormat/>
    <w:rPr>
      <w:rFonts w:cs="Wingdings"/>
      <w:sz w:val="20"/>
    </w:rPr>
  </w:style>
  <w:style w:type="character" w:styleId="ListLabel2013">
    <w:name w:val="ListLabel 2013"/>
    <w:qFormat/>
    <w:rPr>
      <w:rFonts w:cs="Wingdings"/>
      <w:sz w:val="20"/>
    </w:rPr>
  </w:style>
  <w:style w:type="character" w:styleId="ListLabel2014">
    <w:name w:val="ListLabel 2014"/>
    <w:qFormat/>
    <w:rPr>
      <w:rFonts w:cs="Wingdings"/>
      <w:sz w:val="20"/>
    </w:rPr>
  </w:style>
  <w:style w:type="character" w:styleId="ListLabel2015">
    <w:name w:val="ListLabel 2015"/>
    <w:qFormat/>
    <w:rPr>
      <w:rFonts w:cs="Wingdings"/>
      <w:sz w:val="20"/>
    </w:rPr>
  </w:style>
  <w:style w:type="character" w:styleId="ListLabel2016">
    <w:name w:val="ListLabel 2016"/>
    <w:qFormat/>
    <w:rPr>
      <w:rFonts w:cs="Wingdings"/>
      <w:sz w:val="20"/>
    </w:rPr>
  </w:style>
  <w:style w:type="character" w:styleId="ListLabel2017">
    <w:name w:val="ListLabel 2017"/>
    <w:qFormat/>
    <w:rPr>
      <w:rFonts w:cs="Wingdings"/>
      <w:sz w:val="20"/>
    </w:rPr>
  </w:style>
  <w:style w:type="character" w:styleId="ListLabel2018">
    <w:name w:val="ListLabel 2018"/>
    <w:qFormat/>
    <w:rPr>
      <w:rFonts w:ascii="Arial" w:hAnsi="Arial" w:cs="Symbol"/>
      <w:b/>
      <w:sz w:val="24"/>
    </w:rPr>
  </w:style>
  <w:style w:type="character" w:styleId="ListLabel2019">
    <w:name w:val="ListLabel 2019"/>
    <w:qFormat/>
    <w:rPr>
      <w:rFonts w:cs="Courier New"/>
      <w:sz w:val="20"/>
    </w:rPr>
  </w:style>
  <w:style w:type="character" w:styleId="ListLabel2020">
    <w:name w:val="ListLabel 2020"/>
    <w:qFormat/>
    <w:rPr>
      <w:rFonts w:cs="Wingdings"/>
      <w:sz w:val="20"/>
    </w:rPr>
  </w:style>
  <w:style w:type="character" w:styleId="ListLabel2021">
    <w:name w:val="ListLabel 2021"/>
    <w:qFormat/>
    <w:rPr>
      <w:rFonts w:cs="Wingdings"/>
      <w:sz w:val="20"/>
    </w:rPr>
  </w:style>
  <w:style w:type="character" w:styleId="ListLabel2022">
    <w:name w:val="ListLabel 2022"/>
    <w:qFormat/>
    <w:rPr>
      <w:rFonts w:cs="Wingdings"/>
      <w:sz w:val="20"/>
    </w:rPr>
  </w:style>
  <w:style w:type="character" w:styleId="ListLabel2023">
    <w:name w:val="ListLabel 2023"/>
    <w:qFormat/>
    <w:rPr>
      <w:rFonts w:cs="Wingdings"/>
      <w:sz w:val="20"/>
    </w:rPr>
  </w:style>
  <w:style w:type="character" w:styleId="ListLabel2024">
    <w:name w:val="ListLabel 2024"/>
    <w:qFormat/>
    <w:rPr>
      <w:rFonts w:cs="Wingdings"/>
      <w:sz w:val="20"/>
    </w:rPr>
  </w:style>
  <w:style w:type="character" w:styleId="ListLabel2025">
    <w:name w:val="ListLabel 2025"/>
    <w:qFormat/>
    <w:rPr>
      <w:rFonts w:cs="Wingdings"/>
      <w:sz w:val="20"/>
    </w:rPr>
  </w:style>
  <w:style w:type="character" w:styleId="ListLabel2026">
    <w:name w:val="ListLabel 2026"/>
    <w:qFormat/>
    <w:rPr>
      <w:rFonts w:cs="Wingdings"/>
      <w:sz w:val="20"/>
    </w:rPr>
  </w:style>
  <w:style w:type="character" w:styleId="ListLabel2027">
    <w:name w:val="ListLabel 2027"/>
    <w:qFormat/>
    <w:rPr>
      <w:rFonts w:ascii="Arial" w:hAnsi="Arial" w:cs="Symbol"/>
      <w:sz w:val="24"/>
    </w:rPr>
  </w:style>
  <w:style w:type="character" w:styleId="ListLabel2028">
    <w:name w:val="ListLabel 2028"/>
    <w:qFormat/>
    <w:rPr>
      <w:rFonts w:cs="Courier New"/>
      <w:sz w:val="20"/>
    </w:rPr>
  </w:style>
  <w:style w:type="character" w:styleId="ListLabel2029">
    <w:name w:val="ListLabel 2029"/>
    <w:qFormat/>
    <w:rPr>
      <w:rFonts w:cs="Wingdings"/>
      <w:sz w:val="20"/>
    </w:rPr>
  </w:style>
  <w:style w:type="character" w:styleId="ListLabel2030">
    <w:name w:val="ListLabel 2030"/>
    <w:qFormat/>
    <w:rPr>
      <w:rFonts w:cs="Wingdings"/>
      <w:sz w:val="20"/>
    </w:rPr>
  </w:style>
  <w:style w:type="character" w:styleId="ListLabel2031">
    <w:name w:val="ListLabel 2031"/>
    <w:qFormat/>
    <w:rPr>
      <w:rFonts w:cs="Wingdings"/>
      <w:sz w:val="20"/>
    </w:rPr>
  </w:style>
  <w:style w:type="character" w:styleId="ListLabel2032">
    <w:name w:val="ListLabel 2032"/>
    <w:qFormat/>
    <w:rPr>
      <w:rFonts w:cs="Wingdings"/>
      <w:sz w:val="20"/>
    </w:rPr>
  </w:style>
  <w:style w:type="character" w:styleId="ListLabel2033">
    <w:name w:val="ListLabel 2033"/>
    <w:qFormat/>
    <w:rPr>
      <w:rFonts w:cs="Wingdings"/>
      <w:sz w:val="20"/>
    </w:rPr>
  </w:style>
  <w:style w:type="character" w:styleId="ListLabel2034">
    <w:name w:val="ListLabel 2034"/>
    <w:qFormat/>
    <w:rPr>
      <w:rFonts w:cs="Wingdings"/>
      <w:sz w:val="20"/>
    </w:rPr>
  </w:style>
  <w:style w:type="character" w:styleId="ListLabel2035">
    <w:name w:val="ListLabel 2035"/>
    <w:qFormat/>
    <w:rPr>
      <w:rFonts w:cs="Wingdings"/>
      <w:sz w:val="20"/>
    </w:rPr>
  </w:style>
  <w:style w:type="character" w:styleId="ListLabel2036">
    <w:name w:val="ListLabel 2036"/>
    <w:qFormat/>
    <w:rPr>
      <w:rFonts w:ascii="Arial" w:hAnsi="Arial" w:cs="Symbol"/>
      <w:sz w:val="24"/>
    </w:rPr>
  </w:style>
  <w:style w:type="character" w:styleId="ListLabel2037">
    <w:name w:val="ListLabel 2037"/>
    <w:qFormat/>
    <w:rPr>
      <w:rFonts w:cs="Courier New"/>
      <w:sz w:val="20"/>
    </w:rPr>
  </w:style>
  <w:style w:type="character" w:styleId="ListLabel2038">
    <w:name w:val="ListLabel 2038"/>
    <w:qFormat/>
    <w:rPr>
      <w:rFonts w:cs="Wingdings"/>
      <w:sz w:val="20"/>
    </w:rPr>
  </w:style>
  <w:style w:type="character" w:styleId="ListLabel2039">
    <w:name w:val="ListLabel 2039"/>
    <w:qFormat/>
    <w:rPr>
      <w:rFonts w:cs="Wingdings"/>
      <w:sz w:val="20"/>
    </w:rPr>
  </w:style>
  <w:style w:type="character" w:styleId="ListLabel2040">
    <w:name w:val="ListLabel 2040"/>
    <w:qFormat/>
    <w:rPr>
      <w:rFonts w:cs="Wingdings"/>
      <w:sz w:val="20"/>
    </w:rPr>
  </w:style>
  <w:style w:type="character" w:styleId="ListLabel2041">
    <w:name w:val="ListLabel 2041"/>
    <w:qFormat/>
    <w:rPr>
      <w:rFonts w:cs="Wingdings"/>
      <w:sz w:val="20"/>
    </w:rPr>
  </w:style>
  <w:style w:type="character" w:styleId="ListLabel2042">
    <w:name w:val="ListLabel 2042"/>
    <w:qFormat/>
    <w:rPr>
      <w:rFonts w:cs="Wingdings"/>
      <w:sz w:val="20"/>
    </w:rPr>
  </w:style>
  <w:style w:type="character" w:styleId="ListLabel2043">
    <w:name w:val="ListLabel 2043"/>
    <w:qFormat/>
    <w:rPr>
      <w:rFonts w:cs="Wingdings"/>
      <w:sz w:val="20"/>
    </w:rPr>
  </w:style>
  <w:style w:type="character" w:styleId="ListLabel2044">
    <w:name w:val="ListLabel 2044"/>
    <w:qFormat/>
    <w:rPr>
      <w:rFonts w:cs="Wingdings"/>
      <w:sz w:val="20"/>
    </w:rPr>
  </w:style>
  <w:style w:type="character" w:styleId="ListLabel2045">
    <w:name w:val="ListLabel 2045"/>
    <w:qFormat/>
    <w:rPr>
      <w:rFonts w:ascii="Arial" w:hAnsi="Arial" w:cs="Symbol"/>
      <w:sz w:val="24"/>
    </w:rPr>
  </w:style>
  <w:style w:type="character" w:styleId="ListLabel2046">
    <w:name w:val="ListLabel 2046"/>
    <w:qFormat/>
    <w:rPr>
      <w:rFonts w:cs="Courier New"/>
      <w:sz w:val="20"/>
    </w:rPr>
  </w:style>
  <w:style w:type="character" w:styleId="ListLabel2047">
    <w:name w:val="ListLabel 2047"/>
    <w:qFormat/>
    <w:rPr>
      <w:rFonts w:cs="Wingdings"/>
      <w:sz w:val="20"/>
    </w:rPr>
  </w:style>
  <w:style w:type="character" w:styleId="ListLabel2048">
    <w:name w:val="ListLabel 2048"/>
    <w:qFormat/>
    <w:rPr>
      <w:rFonts w:cs="Wingdings"/>
      <w:sz w:val="20"/>
    </w:rPr>
  </w:style>
  <w:style w:type="character" w:styleId="ListLabel2049">
    <w:name w:val="ListLabel 2049"/>
    <w:qFormat/>
    <w:rPr>
      <w:rFonts w:cs="Wingdings"/>
      <w:sz w:val="20"/>
    </w:rPr>
  </w:style>
  <w:style w:type="character" w:styleId="ListLabel2050">
    <w:name w:val="ListLabel 2050"/>
    <w:qFormat/>
    <w:rPr>
      <w:rFonts w:cs="Wingdings"/>
      <w:sz w:val="20"/>
    </w:rPr>
  </w:style>
  <w:style w:type="character" w:styleId="ListLabel2051">
    <w:name w:val="ListLabel 2051"/>
    <w:qFormat/>
    <w:rPr>
      <w:rFonts w:cs="Wingdings"/>
      <w:sz w:val="20"/>
    </w:rPr>
  </w:style>
  <w:style w:type="character" w:styleId="ListLabel2052">
    <w:name w:val="ListLabel 2052"/>
    <w:qFormat/>
    <w:rPr>
      <w:rFonts w:cs="Wingdings"/>
      <w:sz w:val="20"/>
    </w:rPr>
  </w:style>
  <w:style w:type="character" w:styleId="ListLabel2053">
    <w:name w:val="ListLabel 2053"/>
    <w:qFormat/>
    <w:rPr>
      <w:rFonts w:cs="Wingdings"/>
      <w:sz w:val="20"/>
    </w:rPr>
  </w:style>
  <w:style w:type="character" w:styleId="ListLabel2054">
    <w:name w:val="ListLabel 2054"/>
    <w:qFormat/>
    <w:rPr>
      <w:rFonts w:ascii="Arial" w:hAnsi="Arial" w:cs="Symbol"/>
      <w:sz w:val="24"/>
    </w:rPr>
  </w:style>
  <w:style w:type="character" w:styleId="ListLabel2055">
    <w:name w:val="ListLabel 2055"/>
    <w:qFormat/>
    <w:rPr>
      <w:rFonts w:cs="Courier New"/>
      <w:sz w:val="20"/>
    </w:rPr>
  </w:style>
  <w:style w:type="character" w:styleId="ListLabel2056">
    <w:name w:val="ListLabel 2056"/>
    <w:qFormat/>
    <w:rPr>
      <w:rFonts w:cs="Wingdings"/>
      <w:sz w:val="20"/>
    </w:rPr>
  </w:style>
  <w:style w:type="character" w:styleId="ListLabel2057">
    <w:name w:val="ListLabel 2057"/>
    <w:qFormat/>
    <w:rPr>
      <w:rFonts w:cs="Wingdings"/>
      <w:sz w:val="20"/>
    </w:rPr>
  </w:style>
  <w:style w:type="character" w:styleId="ListLabel2058">
    <w:name w:val="ListLabel 2058"/>
    <w:qFormat/>
    <w:rPr>
      <w:rFonts w:cs="Wingdings"/>
      <w:sz w:val="20"/>
    </w:rPr>
  </w:style>
  <w:style w:type="character" w:styleId="ListLabel2059">
    <w:name w:val="ListLabel 2059"/>
    <w:qFormat/>
    <w:rPr>
      <w:rFonts w:cs="Wingdings"/>
      <w:sz w:val="20"/>
    </w:rPr>
  </w:style>
  <w:style w:type="character" w:styleId="ListLabel2060">
    <w:name w:val="ListLabel 2060"/>
    <w:qFormat/>
    <w:rPr>
      <w:rFonts w:cs="Wingdings"/>
      <w:sz w:val="20"/>
    </w:rPr>
  </w:style>
  <w:style w:type="character" w:styleId="ListLabel2061">
    <w:name w:val="ListLabel 2061"/>
    <w:qFormat/>
    <w:rPr>
      <w:rFonts w:cs="Wingdings"/>
      <w:sz w:val="20"/>
    </w:rPr>
  </w:style>
  <w:style w:type="character" w:styleId="ListLabel2062">
    <w:name w:val="ListLabel 2062"/>
    <w:qFormat/>
    <w:rPr>
      <w:rFonts w:cs="Wingdings"/>
      <w:sz w:val="20"/>
    </w:rPr>
  </w:style>
  <w:style w:type="character" w:styleId="ListLabel2063">
    <w:name w:val="ListLabel 2063"/>
    <w:qFormat/>
    <w:rPr>
      <w:rFonts w:ascii="Arial" w:hAnsi="Arial" w:cs="Symbol"/>
      <w:sz w:val="24"/>
    </w:rPr>
  </w:style>
  <w:style w:type="character" w:styleId="ListLabel2064">
    <w:name w:val="ListLabel 2064"/>
    <w:qFormat/>
    <w:rPr>
      <w:rFonts w:cs="Courier New"/>
      <w:sz w:val="20"/>
    </w:rPr>
  </w:style>
  <w:style w:type="character" w:styleId="ListLabel2065">
    <w:name w:val="ListLabel 2065"/>
    <w:qFormat/>
    <w:rPr>
      <w:rFonts w:cs="Wingdings"/>
      <w:sz w:val="20"/>
    </w:rPr>
  </w:style>
  <w:style w:type="character" w:styleId="ListLabel2066">
    <w:name w:val="ListLabel 2066"/>
    <w:qFormat/>
    <w:rPr>
      <w:rFonts w:cs="Wingdings"/>
      <w:sz w:val="20"/>
    </w:rPr>
  </w:style>
  <w:style w:type="character" w:styleId="ListLabel2067">
    <w:name w:val="ListLabel 2067"/>
    <w:qFormat/>
    <w:rPr>
      <w:rFonts w:cs="Wingdings"/>
      <w:sz w:val="20"/>
    </w:rPr>
  </w:style>
  <w:style w:type="character" w:styleId="ListLabel2068">
    <w:name w:val="ListLabel 2068"/>
    <w:qFormat/>
    <w:rPr>
      <w:rFonts w:cs="Wingdings"/>
      <w:sz w:val="20"/>
    </w:rPr>
  </w:style>
  <w:style w:type="character" w:styleId="ListLabel2069">
    <w:name w:val="ListLabel 2069"/>
    <w:qFormat/>
    <w:rPr>
      <w:rFonts w:cs="Wingdings"/>
      <w:sz w:val="20"/>
    </w:rPr>
  </w:style>
  <w:style w:type="character" w:styleId="ListLabel2070">
    <w:name w:val="ListLabel 2070"/>
    <w:qFormat/>
    <w:rPr>
      <w:rFonts w:cs="Wingdings"/>
      <w:sz w:val="20"/>
    </w:rPr>
  </w:style>
  <w:style w:type="character" w:styleId="ListLabel2071">
    <w:name w:val="ListLabel 2071"/>
    <w:qFormat/>
    <w:rPr>
      <w:rFonts w:cs="Wingdings"/>
      <w:sz w:val="20"/>
    </w:rPr>
  </w:style>
  <w:style w:type="character" w:styleId="ListLabel2072">
    <w:name w:val="ListLabel 2072"/>
    <w:qFormat/>
    <w:rPr>
      <w:rFonts w:ascii="Arial" w:hAnsi="Arial" w:cs="Symbol"/>
      <w:sz w:val="24"/>
    </w:rPr>
  </w:style>
  <w:style w:type="character" w:styleId="ListLabel2073">
    <w:name w:val="ListLabel 2073"/>
    <w:qFormat/>
    <w:rPr>
      <w:rFonts w:cs="Courier New"/>
      <w:sz w:val="20"/>
    </w:rPr>
  </w:style>
  <w:style w:type="character" w:styleId="ListLabel2074">
    <w:name w:val="ListLabel 2074"/>
    <w:qFormat/>
    <w:rPr>
      <w:rFonts w:cs="Wingdings"/>
      <w:sz w:val="20"/>
    </w:rPr>
  </w:style>
  <w:style w:type="character" w:styleId="ListLabel2075">
    <w:name w:val="ListLabel 2075"/>
    <w:qFormat/>
    <w:rPr>
      <w:rFonts w:cs="Wingdings"/>
      <w:sz w:val="20"/>
    </w:rPr>
  </w:style>
  <w:style w:type="character" w:styleId="ListLabel2076">
    <w:name w:val="ListLabel 2076"/>
    <w:qFormat/>
    <w:rPr>
      <w:rFonts w:cs="Wingdings"/>
      <w:sz w:val="20"/>
    </w:rPr>
  </w:style>
  <w:style w:type="character" w:styleId="ListLabel2077">
    <w:name w:val="ListLabel 2077"/>
    <w:qFormat/>
    <w:rPr>
      <w:rFonts w:cs="Wingdings"/>
      <w:sz w:val="20"/>
    </w:rPr>
  </w:style>
  <w:style w:type="character" w:styleId="ListLabel2078">
    <w:name w:val="ListLabel 2078"/>
    <w:qFormat/>
    <w:rPr>
      <w:rFonts w:cs="Wingdings"/>
      <w:sz w:val="20"/>
    </w:rPr>
  </w:style>
  <w:style w:type="character" w:styleId="ListLabel2079">
    <w:name w:val="ListLabel 2079"/>
    <w:qFormat/>
    <w:rPr>
      <w:rFonts w:cs="Wingdings"/>
      <w:sz w:val="20"/>
    </w:rPr>
  </w:style>
  <w:style w:type="character" w:styleId="ListLabel2080">
    <w:name w:val="ListLabel 2080"/>
    <w:qFormat/>
    <w:rPr>
      <w:rFonts w:cs="Wingdings"/>
      <w:sz w:val="20"/>
    </w:rPr>
  </w:style>
  <w:style w:type="character" w:styleId="ListLabel2081">
    <w:name w:val="ListLabel 2081"/>
    <w:qFormat/>
    <w:rPr>
      <w:rFonts w:ascii="Arial" w:hAnsi="Arial" w:cs="Symbol"/>
      <w:sz w:val="24"/>
    </w:rPr>
  </w:style>
  <w:style w:type="character" w:styleId="ListLabel2082">
    <w:name w:val="ListLabel 2082"/>
    <w:qFormat/>
    <w:rPr>
      <w:rFonts w:cs="Courier New"/>
      <w:sz w:val="20"/>
    </w:rPr>
  </w:style>
  <w:style w:type="character" w:styleId="ListLabel2083">
    <w:name w:val="ListLabel 2083"/>
    <w:qFormat/>
    <w:rPr>
      <w:rFonts w:cs="Wingdings"/>
      <w:sz w:val="20"/>
    </w:rPr>
  </w:style>
  <w:style w:type="character" w:styleId="ListLabel2084">
    <w:name w:val="ListLabel 2084"/>
    <w:qFormat/>
    <w:rPr>
      <w:rFonts w:cs="Wingdings"/>
      <w:sz w:val="20"/>
    </w:rPr>
  </w:style>
  <w:style w:type="character" w:styleId="ListLabel2085">
    <w:name w:val="ListLabel 2085"/>
    <w:qFormat/>
    <w:rPr>
      <w:rFonts w:cs="Wingdings"/>
      <w:sz w:val="20"/>
    </w:rPr>
  </w:style>
  <w:style w:type="character" w:styleId="ListLabel2086">
    <w:name w:val="ListLabel 2086"/>
    <w:qFormat/>
    <w:rPr>
      <w:rFonts w:cs="Wingdings"/>
      <w:sz w:val="20"/>
    </w:rPr>
  </w:style>
  <w:style w:type="character" w:styleId="ListLabel2087">
    <w:name w:val="ListLabel 2087"/>
    <w:qFormat/>
    <w:rPr>
      <w:rFonts w:cs="Wingdings"/>
      <w:sz w:val="20"/>
    </w:rPr>
  </w:style>
  <w:style w:type="character" w:styleId="ListLabel2088">
    <w:name w:val="ListLabel 2088"/>
    <w:qFormat/>
    <w:rPr>
      <w:rFonts w:cs="Wingdings"/>
      <w:sz w:val="20"/>
    </w:rPr>
  </w:style>
  <w:style w:type="character" w:styleId="ListLabel2089">
    <w:name w:val="ListLabel 2089"/>
    <w:qFormat/>
    <w:rPr>
      <w:rFonts w:cs="Wingdings"/>
      <w:sz w:val="20"/>
    </w:rPr>
  </w:style>
  <w:style w:type="character" w:styleId="ListLabel2090">
    <w:name w:val="ListLabel 2090"/>
    <w:qFormat/>
    <w:rPr>
      <w:rFonts w:ascii="Arial" w:hAnsi="Arial" w:cs="Symbol"/>
      <w:b/>
      <w:sz w:val="24"/>
    </w:rPr>
  </w:style>
  <w:style w:type="character" w:styleId="ListLabel2091">
    <w:name w:val="ListLabel 2091"/>
    <w:qFormat/>
    <w:rPr>
      <w:rFonts w:cs="Courier New"/>
      <w:sz w:val="20"/>
    </w:rPr>
  </w:style>
  <w:style w:type="character" w:styleId="ListLabel2092">
    <w:name w:val="ListLabel 2092"/>
    <w:qFormat/>
    <w:rPr>
      <w:rFonts w:cs="Wingdings"/>
      <w:sz w:val="20"/>
    </w:rPr>
  </w:style>
  <w:style w:type="character" w:styleId="ListLabel2093">
    <w:name w:val="ListLabel 2093"/>
    <w:qFormat/>
    <w:rPr>
      <w:rFonts w:cs="Wingdings"/>
      <w:sz w:val="20"/>
    </w:rPr>
  </w:style>
  <w:style w:type="character" w:styleId="ListLabel2094">
    <w:name w:val="ListLabel 2094"/>
    <w:qFormat/>
    <w:rPr>
      <w:rFonts w:cs="Wingdings"/>
      <w:sz w:val="20"/>
    </w:rPr>
  </w:style>
  <w:style w:type="character" w:styleId="ListLabel2095">
    <w:name w:val="ListLabel 2095"/>
    <w:qFormat/>
    <w:rPr>
      <w:rFonts w:cs="Wingdings"/>
      <w:sz w:val="20"/>
    </w:rPr>
  </w:style>
  <w:style w:type="character" w:styleId="ListLabel2096">
    <w:name w:val="ListLabel 2096"/>
    <w:qFormat/>
    <w:rPr>
      <w:rFonts w:cs="Wingdings"/>
      <w:sz w:val="20"/>
    </w:rPr>
  </w:style>
  <w:style w:type="character" w:styleId="ListLabel2097">
    <w:name w:val="ListLabel 2097"/>
    <w:qFormat/>
    <w:rPr>
      <w:rFonts w:cs="Wingdings"/>
      <w:sz w:val="20"/>
    </w:rPr>
  </w:style>
  <w:style w:type="character" w:styleId="ListLabel2098">
    <w:name w:val="ListLabel 2098"/>
    <w:qFormat/>
    <w:rPr>
      <w:rFonts w:cs="Wingdings"/>
      <w:sz w:val="20"/>
    </w:rPr>
  </w:style>
  <w:style w:type="character" w:styleId="ListLabel2099">
    <w:name w:val="ListLabel 2099"/>
    <w:qFormat/>
    <w:rPr>
      <w:rFonts w:ascii="Arial" w:hAnsi="Arial" w:cs="Symbol"/>
      <w:sz w:val="24"/>
    </w:rPr>
  </w:style>
  <w:style w:type="character" w:styleId="ListLabel2100">
    <w:name w:val="ListLabel 2100"/>
    <w:qFormat/>
    <w:rPr>
      <w:rFonts w:cs="Courier New"/>
      <w:sz w:val="20"/>
    </w:rPr>
  </w:style>
  <w:style w:type="character" w:styleId="ListLabel2101">
    <w:name w:val="ListLabel 2101"/>
    <w:qFormat/>
    <w:rPr>
      <w:rFonts w:cs="Wingdings"/>
      <w:sz w:val="20"/>
    </w:rPr>
  </w:style>
  <w:style w:type="character" w:styleId="ListLabel2102">
    <w:name w:val="ListLabel 2102"/>
    <w:qFormat/>
    <w:rPr>
      <w:rFonts w:cs="Wingdings"/>
      <w:sz w:val="20"/>
    </w:rPr>
  </w:style>
  <w:style w:type="character" w:styleId="ListLabel2103">
    <w:name w:val="ListLabel 2103"/>
    <w:qFormat/>
    <w:rPr>
      <w:rFonts w:cs="Wingdings"/>
      <w:sz w:val="20"/>
    </w:rPr>
  </w:style>
  <w:style w:type="character" w:styleId="ListLabel2104">
    <w:name w:val="ListLabel 2104"/>
    <w:qFormat/>
    <w:rPr>
      <w:rFonts w:cs="Wingdings"/>
      <w:sz w:val="20"/>
    </w:rPr>
  </w:style>
  <w:style w:type="character" w:styleId="ListLabel2105">
    <w:name w:val="ListLabel 2105"/>
    <w:qFormat/>
    <w:rPr>
      <w:rFonts w:cs="Wingdings"/>
      <w:sz w:val="20"/>
    </w:rPr>
  </w:style>
  <w:style w:type="character" w:styleId="ListLabel2106">
    <w:name w:val="ListLabel 2106"/>
    <w:qFormat/>
    <w:rPr>
      <w:rFonts w:cs="Wingdings"/>
      <w:sz w:val="20"/>
    </w:rPr>
  </w:style>
  <w:style w:type="character" w:styleId="ListLabel2107">
    <w:name w:val="ListLabel 2107"/>
    <w:qFormat/>
    <w:rPr>
      <w:rFonts w:cs="Wingdings"/>
      <w:sz w:val="20"/>
    </w:rPr>
  </w:style>
  <w:style w:type="character" w:styleId="ListLabel2108">
    <w:name w:val="ListLabel 2108"/>
    <w:qFormat/>
    <w:rPr>
      <w:rFonts w:ascii="Arial" w:hAnsi="Arial" w:cs="Symbol"/>
      <w:sz w:val="24"/>
    </w:rPr>
  </w:style>
  <w:style w:type="character" w:styleId="ListLabel2109">
    <w:name w:val="ListLabel 2109"/>
    <w:qFormat/>
    <w:rPr>
      <w:rFonts w:cs="Courier New"/>
      <w:sz w:val="20"/>
    </w:rPr>
  </w:style>
  <w:style w:type="character" w:styleId="ListLabel2110">
    <w:name w:val="ListLabel 2110"/>
    <w:qFormat/>
    <w:rPr>
      <w:rFonts w:cs="Wingdings"/>
      <w:sz w:val="20"/>
    </w:rPr>
  </w:style>
  <w:style w:type="character" w:styleId="ListLabel2111">
    <w:name w:val="ListLabel 2111"/>
    <w:qFormat/>
    <w:rPr>
      <w:rFonts w:cs="Wingdings"/>
      <w:sz w:val="20"/>
    </w:rPr>
  </w:style>
  <w:style w:type="character" w:styleId="ListLabel2112">
    <w:name w:val="ListLabel 2112"/>
    <w:qFormat/>
    <w:rPr>
      <w:rFonts w:cs="Wingdings"/>
      <w:sz w:val="20"/>
    </w:rPr>
  </w:style>
  <w:style w:type="character" w:styleId="ListLabel2113">
    <w:name w:val="ListLabel 2113"/>
    <w:qFormat/>
    <w:rPr>
      <w:rFonts w:cs="Wingdings"/>
      <w:sz w:val="20"/>
    </w:rPr>
  </w:style>
  <w:style w:type="character" w:styleId="ListLabel2114">
    <w:name w:val="ListLabel 2114"/>
    <w:qFormat/>
    <w:rPr>
      <w:rFonts w:cs="Wingdings"/>
      <w:sz w:val="20"/>
    </w:rPr>
  </w:style>
  <w:style w:type="character" w:styleId="ListLabel2115">
    <w:name w:val="ListLabel 2115"/>
    <w:qFormat/>
    <w:rPr>
      <w:rFonts w:cs="Wingdings"/>
      <w:sz w:val="20"/>
    </w:rPr>
  </w:style>
  <w:style w:type="character" w:styleId="ListLabel2116">
    <w:name w:val="ListLabel 2116"/>
    <w:qFormat/>
    <w:rPr>
      <w:rFonts w:cs="Wingdings"/>
      <w:sz w:val="20"/>
    </w:rPr>
  </w:style>
  <w:style w:type="character" w:styleId="ListLabel2117">
    <w:name w:val="ListLabel 2117"/>
    <w:qFormat/>
    <w:rPr>
      <w:rFonts w:ascii="Segoe UI" w:hAnsi="Segoe UI" w:cs="Symbol"/>
      <w:sz w:val="23"/>
    </w:rPr>
  </w:style>
  <w:style w:type="character" w:styleId="ListLabel2118">
    <w:name w:val="ListLabel 2118"/>
    <w:qFormat/>
    <w:rPr>
      <w:rFonts w:cs="Courier New"/>
      <w:sz w:val="20"/>
    </w:rPr>
  </w:style>
  <w:style w:type="character" w:styleId="ListLabel2119">
    <w:name w:val="ListLabel 2119"/>
    <w:qFormat/>
    <w:rPr>
      <w:rFonts w:cs="Wingdings"/>
      <w:sz w:val="20"/>
    </w:rPr>
  </w:style>
  <w:style w:type="character" w:styleId="ListLabel2120">
    <w:name w:val="ListLabel 2120"/>
    <w:qFormat/>
    <w:rPr>
      <w:rFonts w:cs="Wingdings"/>
      <w:sz w:val="20"/>
    </w:rPr>
  </w:style>
  <w:style w:type="character" w:styleId="ListLabel2121">
    <w:name w:val="ListLabel 2121"/>
    <w:qFormat/>
    <w:rPr>
      <w:rFonts w:cs="Wingdings"/>
      <w:sz w:val="20"/>
    </w:rPr>
  </w:style>
  <w:style w:type="character" w:styleId="ListLabel2122">
    <w:name w:val="ListLabel 2122"/>
    <w:qFormat/>
    <w:rPr>
      <w:rFonts w:cs="Wingdings"/>
      <w:sz w:val="20"/>
    </w:rPr>
  </w:style>
  <w:style w:type="character" w:styleId="ListLabel2123">
    <w:name w:val="ListLabel 2123"/>
    <w:qFormat/>
    <w:rPr>
      <w:rFonts w:cs="Wingdings"/>
      <w:sz w:val="20"/>
    </w:rPr>
  </w:style>
  <w:style w:type="character" w:styleId="ListLabel2124">
    <w:name w:val="ListLabel 2124"/>
    <w:qFormat/>
    <w:rPr>
      <w:rFonts w:cs="Wingdings"/>
      <w:sz w:val="20"/>
    </w:rPr>
  </w:style>
  <w:style w:type="character" w:styleId="ListLabel2125">
    <w:name w:val="ListLabel 2125"/>
    <w:qFormat/>
    <w:rPr>
      <w:rFonts w:cs="Wingdings"/>
      <w:sz w:val="20"/>
    </w:rPr>
  </w:style>
  <w:style w:type="character" w:styleId="ListLabel2126">
    <w:name w:val="ListLabel 2126"/>
    <w:qFormat/>
    <w:rPr>
      <w:rFonts w:ascii="Segoe UI" w:hAnsi="Segoe UI" w:cs="Symbol"/>
      <w:sz w:val="23"/>
    </w:rPr>
  </w:style>
  <w:style w:type="character" w:styleId="ListLabel2127">
    <w:name w:val="ListLabel 2127"/>
    <w:qFormat/>
    <w:rPr>
      <w:rFonts w:cs="Courier New"/>
      <w:sz w:val="20"/>
    </w:rPr>
  </w:style>
  <w:style w:type="character" w:styleId="ListLabel2128">
    <w:name w:val="ListLabel 2128"/>
    <w:qFormat/>
    <w:rPr>
      <w:rFonts w:cs="Wingdings"/>
      <w:sz w:val="20"/>
    </w:rPr>
  </w:style>
  <w:style w:type="character" w:styleId="ListLabel2129">
    <w:name w:val="ListLabel 2129"/>
    <w:qFormat/>
    <w:rPr>
      <w:rFonts w:cs="Wingdings"/>
      <w:sz w:val="20"/>
    </w:rPr>
  </w:style>
  <w:style w:type="character" w:styleId="ListLabel2130">
    <w:name w:val="ListLabel 2130"/>
    <w:qFormat/>
    <w:rPr>
      <w:rFonts w:cs="Wingdings"/>
      <w:sz w:val="20"/>
    </w:rPr>
  </w:style>
  <w:style w:type="character" w:styleId="ListLabel2131">
    <w:name w:val="ListLabel 2131"/>
    <w:qFormat/>
    <w:rPr>
      <w:rFonts w:cs="Wingdings"/>
      <w:sz w:val="20"/>
    </w:rPr>
  </w:style>
  <w:style w:type="character" w:styleId="ListLabel2132">
    <w:name w:val="ListLabel 2132"/>
    <w:qFormat/>
    <w:rPr>
      <w:rFonts w:cs="Wingdings"/>
      <w:sz w:val="20"/>
    </w:rPr>
  </w:style>
  <w:style w:type="character" w:styleId="ListLabel2133">
    <w:name w:val="ListLabel 2133"/>
    <w:qFormat/>
    <w:rPr>
      <w:rFonts w:cs="Wingdings"/>
      <w:sz w:val="20"/>
    </w:rPr>
  </w:style>
  <w:style w:type="character" w:styleId="ListLabel2134">
    <w:name w:val="ListLabel 2134"/>
    <w:qFormat/>
    <w:rPr>
      <w:rFonts w:cs="Wingdings"/>
      <w:sz w:val="20"/>
    </w:rPr>
  </w:style>
  <w:style w:type="character" w:styleId="ListLabel2135">
    <w:name w:val="ListLabel 2135"/>
    <w:qFormat/>
    <w:rPr>
      <w:rFonts w:ascii="Segoe UI" w:hAnsi="Segoe UI" w:cs="Symbol"/>
      <w:sz w:val="23"/>
    </w:rPr>
  </w:style>
  <w:style w:type="character" w:styleId="ListLabel2136">
    <w:name w:val="ListLabel 2136"/>
    <w:qFormat/>
    <w:rPr>
      <w:rFonts w:cs="Courier New"/>
      <w:sz w:val="20"/>
    </w:rPr>
  </w:style>
  <w:style w:type="character" w:styleId="ListLabel2137">
    <w:name w:val="ListLabel 2137"/>
    <w:qFormat/>
    <w:rPr>
      <w:rFonts w:cs="Wingdings"/>
      <w:sz w:val="20"/>
    </w:rPr>
  </w:style>
  <w:style w:type="character" w:styleId="ListLabel2138">
    <w:name w:val="ListLabel 2138"/>
    <w:qFormat/>
    <w:rPr>
      <w:rFonts w:cs="Wingdings"/>
      <w:sz w:val="20"/>
    </w:rPr>
  </w:style>
  <w:style w:type="character" w:styleId="ListLabel2139">
    <w:name w:val="ListLabel 2139"/>
    <w:qFormat/>
    <w:rPr>
      <w:rFonts w:cs="Wingdings"/>
      <w:sz w:val="20"/>
    </w:rPr>
  </w:style>
  <w:style w:type="character" w:styleId="ListLabel2140">
    <w:name w:val="ListLabel 2140"/>
    <w:qFormat/>
    <w:rPr>
      <w:rFonts w:cs="Wingdings"/>
      <w:sz w:val="20"/>
    </w:rPr>
  </w:style>
  <w:style w:type="character" w:styleId="ListLabel2141">
    <w:name w:val="ListLabel 2141"/>
    <w:qFormat/>
    <w:rPr>
      <w:rFonts w:cs="Wingdings"/>
      <w:sz w:val="20"/>
    </w:rPr>
  </w:style>
  <w:style w:type="character" w:styleId="ListLabel2142">
    <w:name w:val="ListLabel 2142"/>
    <w:qFormat/>
    <w:rPr>
      <w:rFonts w:cs="Wingdings"/>
      <w:sz w:val="20"/>
    </w:rPr>
  </w:style>
  <w:style w:type="character" w:styleId="ListLabel2143">
    <w:name w:val="ListLabel 2143"/>
    <w:qFormat/>
    <w:rPr>
      <w:rFonts w:cs="Wingdings"/>
      <w:sz w:val="20"/>
    </w:rPr>
  </w:style>
  <w:style w:type="character" w:styleId="ListLabel2144">
    <w:name w:val="ListLabel 2144"/>
    <w:qFormat/>
    <w:rPr>
      <w:rFonts w:ascii="Segoe UI" w:hAnsi="Segoe UI" w:cs="Symbol"/>
      <w:sz w:val="23"/>
    </w:rPr>
  </w:style>
  <w:style w:type="character" w:styleId="ListLabel2145">
    <w:name w:val="ListLabel 2145"/>
    <w:qFormat/>
    <w:rPr>
      <w:rFonts w:cs="Courier New"/>
      <w:sz w:val="20"/>
    </w:rPr>
  </w:style>
  <w:style w:type="character" w:styleId="ListLabel2146">
    <w:name w:val="ListLabel 2146"/>
    <w:qFormat/>
    <w:rPr>
      <w:rFonts w:cs="Wingdings"/>
      <w:sz w:val="20"/>
    </w:rPr>
  </w:style>
  <w:style w:type="character" w:styleId="ListLabel2147">
    <w:name w:val="ListLabel 2147"/>
    <w:qFormat/>
    <w:rPr>
      <w:rFonts w:cs="Wingdings"/>
      <w:sz w:val="20"/>
    </w:rPr>
  </w:style>
  <w:style w:type="character" w:styleId="ListLabel2148">
    <w:name w:val="ListLabel 2148"/>
    <w:qFormat/>
    <w:rPr>
      <w:rFonts w:cs="Wingdings"/>
      <w:sz w:val="20"/>
    </w:rPr>
  </w:style>
  <w:style w:type="character" w:styleId="ListLabel2149">
    <w:name w:val="ListLabel 2149"/>
    <w:qFormat/>
    <w:rPr>
      <w:rFonts w:cs="Wingdings"/>
      <w:sz w:val="20"/>
    </w:rPr>
  </w:style>
  <w:style w:type="character" w:styleId="ListLabel2150">
    <w:name w:val="ListLabel 2150"/>
    <w:qFormat/>
    <w:rPr>
      <w:rFonts w:cs="Wingdings"/>
      <w:sz w:val="20"/>
    </w:rPr>
  </w:style>
  <w:style w:type="character" w:styleId="ListLabel2151">
    <w:name w:val="ListLabel 2151"/>
    <w:qFormat/>
    <w:rPr>
      <w:rFonts w:cs="Wingdings"/>
      <w:sz w:val="20"/>
    </w:rPr>
  </w:style>
  <w:style w:type="character" w:styleId="ListLabel2152">
    <w:name w:val="ListLabel 2152"/>
    <w:qFormat/>
    <w:rPr>
      <w:rFonts w:cs="Wingdings"/>
      <w:sz w:val="20"/>
    </w:rPr>
  </w:style>
  <w:style w:type="character" w:styleId="ListLabel2153">
    <w:name w:val="ListLabel 2153"/>
    <w:qFormat/>
    <w:rPr>
      <w:rFonts w:ascii="Segoe UI" w:hAnsi="Segoe UI" w:cs="Symbol"/>
      <w:sz w:val="23"/>
    </w:rPr>
  </w:style>
  <w:style w:type="character" w:styleId="ListLabel2154">
    <w:name w:val="ListLabel 2154"/>
    <w:qFormat/>
    <w:rPr>
      <w:rFonts w:cs="Courier New"/>
      <w:sz w:val="20"/>
    </w:rPr>
  </w:style>
  <w:style w:type="character" w:styleId="ListLabel2155">
    <w:name w:val="ListLabel 2155"/>
    <w:qFormat/>
    <w:rPr>
      <w:rFonts w:cs="Wingdings"/>
      <w:sz w:val="20"/>
    </w:rPr>
  </w:style>
  <w:style w:type="character" w:styleId="ListLabel2156">
    <w:name w:val="ListLabel 2156"/>
    <w:qFormat/>
    <w:rPr>
      <w:rFonts w:cs="Wingdings"/>
      <w:sz w:val="20"/>
    </w:rPr>
  </w:style>
  <w:style w:type="character" w:styleId="ListLabel2157">
    <w:name w:val="ListLabel 2157"/>
    <w:qFormat/>
    <w:rPr>
      <w:rFonts w:cs="Wingdings"/>
      <w:sz w:val="20"/>
    </w:rPr>
  </w:style>
  <w:style w:type="character" w:styleId="ListLabel2158">
    <w:name w:val="ListLabel 2158"/>
    <w:qFormat/>
    <w:rPr>
      <w:rFonts w:cs="Wingdings"/>
      <w:sz w:val="20"/>
    </w:rPr>
  </w:style>
  <w:style w:type="character" w:styleId="ListLabel2159">
    <w:name w:val="ListLabel 2159"/>
    <w:qFormat/>
    <w:rPr>
      <w:rFonts w:cs="Wingdings"/>
      <w:sz w:val="20"/>
    </w:rPr>
  </w:style>
  <w:style w:type="character" w:styleId="ListLabel2160">
    <w:name w:val="ListLabel 2160"/>
    <w:qFormat/>
    <w:rPr>
      <w:rFonts w:cs="Wingdings"/>
      <w:sz w:val="20"/>
    </w:rPr>
  </w:style>
  <w:style w:type="character" w:styleId="ListLabel2161">
    <w:name w:val="ListLabel 2161"/>
    <w:qFormat/>
    <w:rPr>
      <w:rFonts w:cs="Wingdings"/>
      <w:sz w:val="20"/>
    </w:rPr>
  </w:style>
  <w:style w:type="character" w:styleId="ListLabel2162">
    <w:name w:val="ListLabel 2162"/>
    <w:qFormat/>
    <w:rPr>
      <w:rFonts w:ascii="Segoe UI" w:hAnsi="Segoe UI" w:cs="Symbol"/>
      <w:sz w:val="23"/>
    </w:rPr>
  </w:style>
  <w:style w:type="character" w:styleId="ListLabel2163">
    <w:name w:val="ListLabel 2163"/>
    <w:qFormat/>
    <w:rPr>
      <w:rFonts w:cs="Courier New"/>
      <w:sz w:val="20"/>
    </w:rPr>
  </w:style>
  <w:style w:type="character" w:styleId="ListLabel2164">
    <w:name w:val="ListLabel 2164"/>
    <w:qFormat/>
    <w:rPr>
      <w:rFonts w:cs="Wingdings"/>
      <w:sz w:val="20"/>
    </w:rPr>
  </w:style>
  <w:style w:type="character" w:styleId="ListLabel2165">
    <w:name w:val="ListLabel 2165"/>
    <w:qFormat/>
    <w:rPr>
      <w:rFonts w:cs="Wingdings"/>
      <w:sz w:val="20"/>
    </w:rPr>
  </w:style>
  <w:style w:type="character" w:styleId="ListLabel2166">
    <w:name w:val="ListLabel 2166"/>
    <w:qFormat/>
    <w:rPr>
      <w:rFonts w:cs="Wingdings"/>
      <w:sz w:val="20"/>
    </w:rPr>
  </w:style>
  <w:style w:type="character" w:styleId="ListLabel2167">
    <w:name w:val="ListLabel 2167"/>
    <w:qFormat/>
    <w:rPr>
      <w:rFonts w:cs="Wingdings"/>
      <w:sz w:val="20"/>
    </w:rPr>
  </w:style>
  <w:style w:type="character" w:styleId="ListLabel2168">
    <w:name w:val="ListLabel 2168"/>
    <w:qFormat/>
    <w:rPr>
      <w:rFonts w:cs="Wingdings"/>
      <w:sz w:val="20"/>
    </w:rPr>
  </w:style>
  <w:style w:type="character" w:styleId="ListLabel2169">
    <w:name w:val="ListLabel 2169"/>
    <w:qFormat/>
    <w:rPr>
      <w:rFonts w:cs="Wingdings"/>
      <w:sz w:val="20"/>
    </w:rPr>
  </w:style>
  <w:style w:type="character" w:styleId="ListLabel2170">
    <w:name w:val="ListLabel 2170"/>
    <w:qFormat/>
    <w:rPr>
      <w:rFonts w:cs="Wingdings"/>
      <w:sz w:val="20"/>
    </w:rPr>
  </w:style>
  <w:style w:type="character" w:styleId="ListLabel2171">
    <w:name w:val="ListLabel 2171"/>
    <w:qFormat/>
    <w:rPr>
      <w:rFonts w:ascii="Segoe UI" w:hAnsi="Segoe UI" w:cs="Symbol"/>
      <w:sz w:val="23"/>
    </w:rPr>
  </w:style>
  <w:style w:type="character" w:styleId="ListLabel2172">
    <w:name w:val="ListLabel 2172"/>
    <w:qFormat/>
    <w:rPr>
      <w:rFonts w:cs="Courier New"/>
      <w:sz w:val="20"/>
    </w:rPr>
  </w:style>
  <w:style w:type="character" w:styleId="ListLabel2173">
    <w:name w:val="ListLabel 2173"/>
    <w:qFormat/>
    <w:rPr>
      <w:rFonts w:cs="Wingdings"/>
      <w:sz w:val="20"/>
    </w:rPr>
  </w:style>
  <w:style w:type="character" w:styleId="ListLabel2174">
    <w:name w:val="ListLabel 2174"/>
    <w:qFormat/>
    <w:rPr>
      <w:rFonts w:cs="Wingdings"/>
      <w:sz w:val="20"/>
    </w:rPr>
  </w:style>
  <w:style w:type="character" w:styleId="ListLabel2175">
    <w:name w:val="ListLabel 2175"/>
    <w:qFormat/>
    <w:rPr>
      <w:rFonts w:cs="Wingdings"/>
      <w:sz w:val="20"/>
    </w:rPr>
  </w:style>
  <w:style w:type="character" w:styleId="ListLabel2176">
    <w:name w:val="ListLabel 2176"/>
    <w:qFormat/>
    <w:rPr>
      <w:rFonts w:cs="Wingdings"/>
      <w:sz w:val="20"/>
    </w:rPr>
  </w:style>
  <w:style w:type="character" w:styleId="ListLabel2177">
    <w:name w:val="ListLabel 2177"/>
    <w:qFormat/>
    <w:rPr>
      <w:rFonts w:cs="Wingdings"/>
      <w:sz w:val="20"/>
    </w:rPr>
  </w:style>
  <w:style w:type="character" w:styleId="ListLabel2178">
    <w:name w:val="ListLabel 2178"/>
    <w:qFormat/>
    <w:rPr>
      <w:rFonts w:cs="Wingdings"/>
      <w:sz w:val="20"/>
    </w:rPr>
  </w:style>
  <w:style w:type="character" w:styleId="ListLabel2179">
    <w:name w:val="ListLabel 2179"/>
    <w:qFormat/>
    <w:rPr>
      <w:rFonts w:cs="Wingdings"/>
      <w:sz w:val="20"/>
    </w:rPr>
  </w:style>
  <w:style w:type="character" w:styleId="ListLabel2180">
    <w:name w:val="ListLabel 2180"/>
    <w:qFormat/>
    <w:rPr>
      <w:rFonts w:ascii="Segoe UI" w:hAnsi="Segoe UI" w:cs="Symbol"/>
      <w:sz w:val="23"/>
    </w:rPr>
  </w:style>
  <w:style w:type="character" w:styleId="ListLabel2181">
    <w:name w:val="ListLabel 2181"/>
    <w:qFormat/>
    <w:rPr>
      <w:rFonts w:cs="Courier New"/>
      <w:sz w:val="20"/>
    </w:rPr>
  </w:style>
  <w:style w:type="character" w:styleId="ListLabel2182">
    <w:name w:val="ListLabel 2182"/>
    <w:qFormat/>
    <w:rPr>
      <w:rFonts w:cs="Wingdings"/>
      <w:sz w:val="20"/>
    </w:rPr>
  </w:style>
  <w:style w:type="character" w:styleId="ListLabel2183">
    <w:name w:val="ListLabel 2183"/>
    <w:qFormat/>
    <w:rPr>
      <w:rFonts w:cs="Wingdings"/>
      <w:sz w:val="20"/>
    </w:rPr>
  </w:style>
  <w:style w:type="character" w:styleId="ListLabel2184">
    <w:name w:val="ListLabel 2184"/>
    <w:qFormat/>
    <w:rPr>
      <w:rFonts w:cs="Wingdings"/>
      <w:sz w:val="20"/>
    </w:rPr>
  </w:style>
  <w:style w:type="character" w:styleId="ListLabel2185">
    <w:name w:val="ListLabel 2185"/>
    <w:qFormat/>
    <w:rPr>
      <w:rFonts w:cs="Wingdings"/>
      <w:sz w:val="20"/>
    </w:rPr>
  </w:style>
  <w:style w:type="character" w:styleId="ListLabel2186">
    <w:name w:val="ListLabel 2186"/>
    <w:qFormat/>
    <w:rPr>
      <w:rFonts w:cs="Wingdings"/>
      <w:sz w:val="20"/>
    </w:rPr>
  </w:style>
  <w:style w:type="character" w:styleId="ListLabel2187">
    <w:name w:val="ListLabel 2187"/>
    <w:qFormat/>
    <w:rPr>
      <w:rFonts w:cs="Wingdings"/>
      <w:sz w:val="20"/>
    </w:rPr>
  </w:style>
  <w:style w:type="character" w:styleId="ListLabel2188">
    <w:name w:val="ListLabel 2188"/>
    <w:qFormat/>
    <w:rPr>
      <w:rFonts w:cs="Wingdings"/>
      <w:sz w:val="20"/>
    </w:rPr>
  </w:style>
  <w:style w:type="character" w:styleId="ListLabel2189">
    <w:name w:val="ListLabel 2189"/>
    <w:qFormat/>
    <w:rPr>
      <w:rFonts w:ascii="Segoe UI" w:hAnsi="Segoe UI" w:cs="Symbol"/>
      <w:sz w:val="23"/>
    </w:rPr>
  </w:style>
  <w:style w:type="character" w:styleId="ListLabel2190">
    <w:name w:val="ListLabel 2190"/>
    <w:qFormat/>
    <w:rPr>
      <w:rFonts w:cs="Courier New"/>
      <w:sz w:val="20"/>
    </w:rPr>
  </w:style>
  <w:style w:type="character" w:styleId="ListLabel2191">
    <w:name w:val="ListLabel 2191"/>
    <w:qFormat/>
    <w:rPr>
      <w:rFonts w:cs="Wingdings"/>
      <w:sz w:val="20"/>
    </w:rPr>
  </w:style>
  <w:style w:type="character" w:styleId="ListLabel2192">
    <w:name w:val="ListLabel 2192"/>
    <w:qFormat/>
    <w:rPr>
      <w:rFonts w:cs="Wingdings"/>
      <w:sz w:val="20"/>
    </w:rPr>
  </w:style>
  <w:style w:type="character" w:styleId="ListLabel2193">
    <w:name w:val="ListLabel 2193"/>
    <w:qFormat/>
    <w:rPr>
      <w:rFonts w:cs="Wingdings"/>
      <w:sz w:val="20"/>
    </w:rPr>
  </w:style>
  <w:style w:type="character" w:styleId="ListLabel2194">
    <w:name w:val="ListLabel 2194"/>
    <w:qFormat/>
    <w:rPr>
      <w:rFonts w:cs="Wingdings"/>
      <w:sz w:val="20"/>
    </w:rPr>
  </w:style>
  <w:style w:type="character" w:styleId="ListLabel2195">
    <w:name w:val="ListLabel 2195"/>
    <w:qFormat/>
    <w:rPr>
      <w:rFonts w:cs="Wingdings"/>
      <w:sz w:val="20"/>
    </w:rPr>
  </w:style>
  <w:style w:type="character" w:styleId="ListLabel2196">
    <w:name w:val="ListLabel 2196"/>
    <w:qFormat/>
    <w:rPr>
      <w:rFonts w:cs="Wingdings"/>
      <w:sz w:val="20"/>
    </w:rPr>
  </w:style>
  <w:style w:type="character" w:styleId="ListLabel2197">
    <w:name w:val="ListLabel 2197"/>
    <w:qFormat/>
    <w:rPr>
      <w:rFonts w:cs="Wingdings"/>
      <w:sz w:val="20"/>
    </w:rPr>
  </w:style>
  <w:style w:type="character" w:styleId="ListLabel2198">
    <w:name w:val="ListLabel 2198"/>
    <w:qFormat/>
    <w:rPr>
      <w:rFonts w:ascii="Segoe UI" w:hAnsi="Segoe UI" w:cs="Symbol"/>
      <w:sz w:val="23"/>
    </w:rPr>
  </w:style>
  <w:style w:type="character" w:styleId="ListLabel2199">
    <w:name w:val="ListLabel 2199"/>
    <w:qFormat/>
    <w:rPr>
      <w:rFonts w:cs="Courier New"/>
      <w:sz w:val="20"/>
    </w:rPr>
  </w:style>
  <w:style w:type="character" w:styleId="ListLabel2200">
    <w:name w:val="ListLabel 2200"/>
    <w:qFormat/>
    <w:rPr>
      <w:rFonts w:cs="Wingdings"/>
      <w:sz w:val="20"/>
    </w:rPr>
  </w:style>
  <w:style w:type="character" w:styleId="ListLabel2201">
    <w:name w:val="ListLabel 2201"/>
    <w:qFormat/>
    <w:rPr>
      <w:rFonts w:cs="Wingdings"/>
      <w:sz w:val="20"/>
    </w:rPr>
  </w:style>
  <w:style w:type="character" w:styleId="ListLabel2202">
    <w:name w:val="ListLabel 2202"/>
    <w:qFormat/>
    <w:rPr>
      <w:rFonts w:cs="Wingdings"/>
      <w:sz w:val="20"/>
    </w:rPr>
  </w:style>
  <w:style w:type="character" w:styleId="ListLabel2203">
    <w:name w:val="ListLabel 2203"/>
    <w:qFormat/>
    <w:rPr>
      <w:rFonts w:cs="Wingdings"/>
      <w:sz w:val="20"/>
    </w:rPr>
  </w:style>
  <w:style w:type="character" w:styleId="ListLabel2204">
    <w:name w:val="ListLabel 2204"/>
    <w:qFormat/>
    <w:rPr>
      <w:rFonts w:cs="Wingdings"/>
      <w:sz w:val="20"/>
    </w:rPr>
  </w:style>
  <w:style w:type="character" w:styleId="ListLabel2205">
    <w:name w:val="ListLabel 2205"/>
    <w:qFormat/>
    <w:rPr>
      <w:rFonts w:cs="Wingdings"/>
      <w:sz w:val="20"/>
    </w:rPr>
  </w:style>
  <w:style w:type="character" w:styleId="ListLabel2206">
    <w:name w:val="ListLabel 2206"/>
    <w:qFormat/>
    <w:rPr>
      <w:rFonts w:cs="Wingdings"/>
      <w:sz w:val="20"/>
    </w:rPr>
  </w:style>
  <w:style w:type="character" w:styleId="ListLabel2207">
    <w:name w:val="ListLabel 2207"/>
    <w:qFormat/>
    <w:rPr>
      <w:rFonts w:ascii="Segoe UI" w:hAnsi="Segoe UI" w:cs="Symbol"/>
      <w:sz w:val="23"/>
    </w:rPr>
  </w:style>
  <w:style w:type="character" w:styleId="ListLabel2208">
    <w:name w:val="ListLabel 2208"/>
    <w:qFormat/>
    <w:rPr>
      <w:rFonts w:cs="Courier New"/>
      <w:sz w:val="20"/>
    </w:rPr>
  </w:style>
  <w:style w:type="character" w:styleId="ListLabel2209">
    <w:name w:val="ListLabel 2209"/>
    <w:qFormat/>
    <w:rPr>
      <w:rFonts w:cs="Wingdings"/>
      <w:sz w:val="20"/>
    </w:rPr>
  </w:style>
  <w:style w:type="character" w:styleId="ListLabel2210">
    <w:name w:val="ListLabel 2210"/>
    <w:qFormat/>
    <w:rPr>
      <w:rFonts w:cs="Wingdings"/>
      <w:sz w:val="20"/>
    </w:rPr>
  </w:style>
  <w:style w:type="character" w:styleId="ListLabel2211">
    <w:name w:val="ListLabel 2211"/>
    <w:qFormat/>
    <w:rPr>
      <w:rFonts w:cs="Wingdings"/>
      <w:sz w:val="20"/>
    </w:rPr>
  </w:style>
  <w:style w:type="character" w:styleId="ListLabel2212">
    <w:name w:val="ListLabel 2212"/>
    <w:qFormat/>
    <w:rPr>
      <w:rFonts w:cs="Wingdings"/>
      <w:sz w:val="20"/>
    </w:rPr>
  </w:style>
  <w:style w:type="character" w:styleId="ListLabel2213">
    <w:name w:val="ListLabel 2213"/>
    <w:qFormat/>
    <w:rPr>
      <w:rFonts w:cs="Wingdings"/>
      <w:sz w:val="20"/>
    </w:rPr>
  </w:style>
  <w:style w:type="character" w:styleId="ListLabel2214">
    <w:name w:val="ListLabel 2214"/>
    <w:qFormat/>
    <w:rPr>
      <w:rFonts w:cs="Wingdings"/>
      <w:sz w:val="20"/>
    </w:rPr>
  </w:style>
  <w:style w:type="character" w:styleId="ListLabel2215">
    <w:name w:val="ListLabel 2215"/>
    <w:qFormat/>
    <w:rPr>
      <w:rFonts w:cs="Wingdings"/>
      <w:sz w:val="20"/>
    </w:rPr>
  </w:style>
  <w:style w:type="character" w:styleId="ListLabel2216">
    <w:name w:val="ListLabel 2216"/>
    <w:qFormat/>
    <w:rPr>
      <w:rFonts w:ascii="Segoe UI" w:hAnsi="Segoe UI" w:cs="Symbol"/>
      <w:sz w:val="23"/>
    </w:rPr>
  </w:style>
  <w:style w:type="character" w:styleId="ListLabel2217">
    <w:name w:val="ListLabel 2217"/>
    <w:qFormat/>
    <w:rPr>
      <w:rFonts w:ascii="inherit" w:hAnsi="inherit" w:cs="Courier New"/>
      <w:sz w:val="23"/>
    </w:rPr>
  </w:style>
  <w:style w:type="character" w:styleId="ListLabel2218">
    <w:name w:val="ListLabel 2218"/>
    <w:qFormat/>
    <w:rPr>
      <w:rFonts w:cs="Wingdings"/>
      <w:sz w:val="20"/>
    </w:rPr>
  </w:style>
  <w:style w:type="character" w:styleId="ListLabel2219">
    <w:name w:val="ListLabel 2219"/>
    <w:qFormat/>
    <w:rPr>
      <w:rFonts w:cs="Wingdings"/>
      <w:sz w:val="20"/>
    </w:rPr>
  </w:style>
  <w:style w:type="character" w:styleId="ListLabel2220">
    <w:name w:val="ListLabel 2220"/>
    <w:qFormat/>
    <w:rPr>
      <w:rFonts w:cs="Wingdings"/>
      <w:sz w:val="20"/>
    </w:rPr>
  </w:style>
  <w:style w:type="character" w:styleId="ListLabel2221">
    <w:name w:val="ListLabel 2221"/>
    <w:qFormat/>
    <w:rPr>
      <w:rFonts w:cs="Wingdings"/>
      <w:sz w:val="20"/>
    </w:rPr>
  </w:style>
  <w:style w:type="character" w:styleId="ListLabel2222">
    <w:name w:val="ListLabel 2222"/>
    <w:qFormat/>
    <w:rPr>
      <w:rFonts w:cs="Wingdings"/>
      <w:sz w:val="20"/>
    </w:rPr>
  </w:style>
  <w:style w:type="character" w:styleId="ListLabel2223">
    <w:name w:val="ListLabel 2223"/>
    <w:qFormat/>
    <w:rPr>
      <w:rFonts w:cs="Wingdings"/>
      <w:sz w:val="20"/>
    </w:rPr>
  </w:style>
  <w:style w:type="character" w:styleId="ListLabel2224">
    <w:name w:val="ListLabel 2224"/>
    <w:qFormat/>
    <w:rPr>
      <w:rFonts w:cs="Wingdings"/>
      <w:sz w:val="20"/>
    </w:rPr>
  </w:style>
  <w:style w:type="character" w:styleId="ListLabel2225">
    <w:name w:val="ListLabel 2225"/>
    <w:qFormat/>
    <w:rPr>
      <w:rFonts w:ascii="Segoe UI" w:hAnsi="Segoe UI" w:cs="Symbol"/>
      <w:sz w:val="23"/>
    </w:rPr>
  </w:style>
  <w:style w:type="character" w:styleId="ListLabel2226">
    <w:name w:val="ListLabel 2226"/>
    <w:qFormat/>
    <w:rPr>
      <w:rFonts w:cs="Courier New"/>
      <w:sz w:val="20"/>
    </w:rPr>
  </w:style>
  <w:style w:type="character" w:styleId="ListLabel2227">
    <w:name w:val="ListLabel 2227"/>
    <w:qFormat/>
    <w:rPr>
      <w:rFonts w:cs="Wingdings"/>
      <w:sz w:val="20"/>
    </w:rPr>
  </w:style>
  <w:style w:type="character" w:styleId="ListLabel2228">
    <w:name w:val="ListLabel 2228"/>
    <w:qFormat/>
    <w:rPr>
      <w:rFonts w:cs="Wingdings"/>
      <w:sz w:val="20"/>
    </w:rPr>
  </w:style>
  <w:style w:type="character" w:styleId="ListLabel2229">
    <w:name w:val="ListLabel 2229"/>
    <w:qFormat/>
    <w:rPr>
      <w:rFonts w:cs="Wingdings"/>
      <w:sz w:val="20"/>
    </w:rPr>
  </w:style>
  <w:style w:type="character" w:styleId="ListLabel2230">
    <w:name w:val="ListLabel 2230"/>
    <w:qFormat/>
    <w:rPr>
      <w:rFonts w:cs="Wingdings"/>
      <w:sz w:val="20"/>
    </w:rPr>
  </w:style>
  <w:style w:type="character" w:styleId="ListLabel2231">
    <w:name w:val="ListLabel 2231"/>
    <w:qFormat/>
    <w:rPr>
      <w:rFonts w:cs="Wingdings"/>
      <w:sz w:val="20"/>
    </w:rPr>
  </w:style>
  <w:style w:type="character" w:styleId="ListLabel2232">
    <w:name w:val="ListLabel 2232"/>
    <w:qFormat/>
    <w:rPr>
      <w:rFonts w:cs="Wingdings"/>
      <w:sz w:val="20"/>
    </w:rPr>
  </w:style>
  <w:style w:type="character" w:styleId="ListLabel2233">
    <w:name w:val="ListLabel 2233"/>
    <w:qFormat/>
    <w:rPr>
      <w:rFonts w:cs="Wingdings"/>
      <w:sz w:val="20"/>
    </w:rPr>
  </w:style>
  <w:style w:type="character" w:styleId="ListLabel2234">
    <w:name w:val="ListLabel 2234"/>
    <w:qFormat/>
    <w:rPr>
      <w:rFonts w:ascii="Segoe UI" w:hAnsi="Segoe UI" w:cs="Symbol"/>
      <w:sz w:val="23"/>
    </w:rPr>
  </w:style>
  <w:style w:type="character" w:styleId="ListLabel2235">
    <w:name w:val="ListLabel 2235"/>
    <w:qFormat/>
    <w:rPr>
      <w:rFonts w:cs="Courier New"/>
      <w:sz w:val="20"/>
    </w:rPr>
  </w:style>
  <w:style w:type="character" w:styleId="ListLabel2236">
    <w:name w:val="ListLabel 2236"/>
    <w:qFormat/>
    <w:rPr>
      <w:rFonts w:cs="Wingdings"/>
      <w:sz w:val="20"/>
    </w:rPr>
  </w:style>
  <w:style w:type="character" w:styleId="ListLabel2237">
    <w:name w:val="ListLabel 2237"/>
    <w:qFormat/>
    <w:rPr>
      <w:rFonts w:cs="Wingdings"/>
      <w:sz w:val="20"/>
    </w:rPr>
  </w:style>
  <w:style w:type="character" w:styleId="ListLabel2238">
    <w:name w:val="ListLabel 2238"/>
    <w:qFormat/>
    <w:rPr>
      <w:rFonts w:cs="Wingdings"/>
      <w:sz w:val="20"/>
    </w:rPr>
  </w:style>
  <w:style w:type="character" w:styleId="ListLabel2239">
    <w:name w:val="ListLabel 2239"/>
    <w:qFormat/>
    <w:rPr>
      <w:rFonts w:cs="Wingdings"/>
      <w:sz w:val="20"/>
    </w:rPr>
  </w:style>
  <w:style w:type="character" w:styleId="ListLabel2240">
    <w:name w:val="ListLabel 2240"/>
    <w:qFormat/>
    <w:rPr>
      <w:rFonts w:cs="Wingdings"/>
      <w:sz w:val="20"/>
    </w:rPr>
  </w:style>
  <w:style w:type="character" w:styleId="ListLabel2241">
    <w:name w:val="ListLabel 2241"/>
    <w:qFormat/>
    <w:rPr>
      <w:rFonts w:cs="Wingdings"/>
      <w:sz w:val="20"/>
    </w:rPr>
  </w:style>
  <w:style w:type="character" w:styleId="ListLabel2242">
    <w:name w:val="ListLabel 2242"/>
    <w:qFormat/>
    <w:rPr>
      <w:rFonts w:cs="Wingdings"/>
      <w:sz w:val="20"/>
    </w:rPr>
  </w:style>
  <w:style w:type="character" w:styleId="ListLabel2243">
    <w:name w:val="ListLabel 2243"/>
    <w:qFormat/>
    <w:rPr>
      <w:rFonts w:ascii="Segoe UI" w:hAnsi="Segoe UI" w:cs="Symbol"/>
      <w:sz w:val="23"/>
    </w:rPr>
  </w:style>
  <w:style w:type="character" w:styleId="ListLabel2244">
    <w:name w:val="ListLabel 2244"/>
    <w:qFormat/>
    <w:rPr>
      <w:rFonts w:cs="Courier New"/>
      <w:sz w:val="20"/>
    </w:rPr>
  </w:style>
  <w:style w:type="character" w:styleId="ListLabel2245">
    <w:name w:val="ListLabel 2245"/>
    <w:qFormat/>
    <w:rPr>
      <w:rFonts w:cs="Wingdings"/>
      <w:sz w:val="20"/>
    </w:rPr>
  </w:style>
  <w:style w:type="character" w:styleId="ListLabel2246">
    <w:name w:val="ListLabel 2246"/>
    <w:qFormat/>
    <w:rPr>
      <w:rFonts w:cs="Wingdings"/>
      <w:sz w:val="20"/>
    </w:rPr>
  </w:style>
  <w:style w:type="character" w:styleId="ListLabel2247">
    <w:name w:val="ListLabel 2247"/>
    <w:qFormat/>
    <w:rPr>
      <w:rFonts w:cs="Wingdings"/>
      <w:sz w:val="20"/>
    </w:rPr>
  </w:style>
  <w:style w:type="character" w:styleId="ListLabel2248">
    <w:name w:val="ListLabel 2248"/>
    <w:qFormat/>
    <w:rPr>
      <w:rFonts w:cs="Wingdings"/>
      <w:sz w:val="20"/>
    </w:rPr>
  </w:style>
  <w:style w:type="character" w:styleId="ListLabel2249">
    <w:name w:val="ListLabel 2249"/>
    <w:qFormat/>
    <w:rPr>
      <w:rFonts w:cs="Wingdings"/>
      <w:sz w:val="20"/>
    </w:rPr>
  </w:style>
  <w:style w:type="character" w:styleId="ListLabel2250">
    <w:name w:val="ListLabel 2250"/>
    <w:qFormat/>
    <w:rPr>
      <w:rFonts w:cs="Wingdings"/>
      <w:sz w:val="20"/>
    </w:rPr>
  </w:style>
  <w:style w:type="character" w:styleId="ListLabel2251">
    <w:name w:val="ListLabel 2251"/>
    <w:qFormat/>
    <w:rPr>
      <w:rFonts w:cs="Wingdings"/>
      <w:sz w:val="20"/>
    </w:rPr>
  </w:style>
  <w:style w:type="character" w:styleId="ListLabel2252">
    <w:name w:val="ListLabel 2252"/>
    <w:qFormat/>
    <w:rPr>
      <w:rFonts w:ascii="Segoe UI" w:hAnsi="Segoe UI" w:cs="Symbol"/>
      <w:sz w:val="23"/>
    </w:rPr>
  </w:style>
  <w:style w:type="character" w:styleId="ListLabel2253">
    <w:name w:val="ListLabel 2253"/>
    <w:qFormat/>
    <w:rPr>
      <w:rFonts w:cs="Courier New"/>
      <w:sz w:val="20"/>
    </w:rPr>
  </w:style>
  <w:style w:type="character" w:styleId="ListLabel2254">
    <w:name w:val="ListLabel 2254"/>
    <w:qFormat/>
    <w:rPr>
      <w:rFonts w:cs="Wingdings"/>
      <w:sz w:val="20"/>
    </w:rPr>
  </w:style>
  <w:style w:type="character" w:styleId="ListLabel2255">
    <w:name w:val="ListLabel 2255"/>
    <w:qFormat/>
    <w:rPr>
      <w:rFonts w:cs="Wingdings"/>
      <w:sz w:val="20"/>
    </w:rPr>
  </w:style>
  <w:style w:type="character" w:styleId="ListLabel2256">
    <w:name w:val="ListLabel 2256"/>
    <w:qFormat/>
    <w:rPr>
      <w:rFonts w:cs="Wingdings"/>
      <w:sz w:val="20"/>
    </w:rPr>
  </w:style>
  <w:style w:type="character" w:styleId="ListLabel2257">
    <w:name w:val="ListLabel 2257"/>
    <w:qFormat/>
    <w:rPr>
      <w:rFonts w:cs="Wingdings"/>
      <w:sz w:val="20"/>
    </w:rPr>
  </w:style>
  <w:style w:type="character" w:styleId="ListLabel2258">
    <w:name w:val="ListLabel 2258"/>
    <w:qFormat/>
    <w:rPr>
      <w:rFonts w:cs="Wingdings"/>
      <w:sz w:val="20"/>
    </w:rPr>
  </w:style>
  <w:style w:type="character" w:styleId="ListLabel2259">
    <w:name w:val="ListLabel 2259"/>
    <w:qFormat/>
    <w:rPr>
      <w:rFonts w:cs="Wingdings"/>
      <w:sz w:val="20"/>
    </w:rPr>
  </w:style>
  <w:style w:type="character" w:styleId="ListLabel2260">
    <w:name w:val="ListLabel 2260"/>
    <w:qFormat/>
    <w:rPr>
      <w:rFonts w:cs="Wingdings"/>
      <w:sz w:val="20"/>
    </w:rPr>
  </w:style>
  <w:style w:type="character" w:styleId="ListLabel2261">
    <w:name w:val="ListLabel 2261"/>
    <w:qFormat/>
    <w:rPr>
      <w:rFonts w:ascii="Segoe UI" w:hAnsi="Segoe UI" w:cs="Symbol"/>
      <w:sz w:val="23"/>
    </w:rPr>
  </w:style>
  <w:style w:type="character" w:styleId="ListLabel2262">
    <w:name w:val="ListLabel 2262"/>
    <w:qFormat/>
    <w:rPr>
      <w:rFonts w:cs="Courier New"/>
      <w:sz w:val="20"/>
    </w:rPr>
  </w:style>
  <w:style w:type="character" w:styleId="ListLabel2263">
    <w:name w:val="ListLabel 2263"/>
    <w:qFormat/>
    <w:rPr>
      <w:rFonts w:cs="Wingdings"/>
      <w:sz w:val="20"/>
    </w:rPr>
  </w:style>
  <w:style w:type="character" w:styleId="ListLabel2264">
    <w:name w:val="ListLabel 2264"/>
    <w:qFormat/>
    <w:rPr>
      <w:rFonts w:cs="Wingdings"/>
      <w:sz w:val="20"/>
    </w:rPr>
  </w:style>
  <w:style w:type="character" w:styleId="ListLabel2265">
    <w:name w:val="ListLabel 2265"/>
    <w:qFormat/>
    <w:rPr>
      <w:rFonts w:cs="Wingdings"/>
      <w:sz w:val="20"/>
    </w:rPr>
  </w:style>
  <w:style w:type="character" w:styleId="ListLabel2266">
    <w:name w:val="ListLabel 2266"/>
    <w:qFormat/>
    <w:rPr>
      <w:rFonts w:cs="Wingdings"/>
      <w:sz w:val="20"/>
    </w:rPr>
  </w:style>
  <w:style w:type="character" w:styleId="ListLabel2267">
    <w:name w:val="ListLabel 2267"/>
    <w:qFormat/>
    <w:rPr>
      <w:rFonts w:cs="Wingdings"/>
      <w:sz w:val="20"/>
    </w:rPr>
  </w:style>
  <w:style w:type="character" w:styleId="ListLabel2268">
    <w:name w:val="ListLabel 2268"/>
    <w:qFormat/>
    <w:rPr>
      <w:rFonts w:cs="Wingdings"/>
      <w:sz w:val="20"/>
    </w:rPr>
  </w:style>
  <w:style w:type="character" w:styleId="ListLabel2269">
    <w:name w:val="ListLabel 2269"/>
    <w:qFormat/>
    <w:rPr>
      <w:rFonts w:cs="Wingdings"/>
      <w:sz w:val="20"/>
    </w:rPr>
  </w:style>
  <w:style w:type="character" w:styleId="ListLabel2270">
    <w:name w:val="ListLabel 2270"/>
    <w:qFormat/>
    <w:rPr>
      <w:rFonts w:ascii="Segoe UI" w:hAnsi="Segoe UI" w:cs="Symbol"/>
      <w:sz w:val="23"/>
    </w:rPr>
  </w:style>
  <w:style w:type="character" w:styleId="ListLabel2271">
    <w:name w:val="ListLabel 2271"/>
    <w:qFormat/>
    <w:rPr>
      <w:rFonts w:cs="Courier New"/>
      <w:sz w:val="20"/>
    </w:rPr>
  </w:style>
  <w:style w:type="character" w:styleId="ListLabel2272">
    <w:name w:val="ListLabel 2272"/>
    <w:qFormat/>
    <w:rPr>
      <w:rFonts w:cs="Wingdings"/>
      <w:sz w:val="20"/>
    </w:rPr>
  </w:style>
  <w:style w:type="character" w:styleId="ListLabel2273">
    <w:name w:val="ListLabel 2273"/>
    <w:qFormat/>
    <w:rPr>
      <w:rFonts w:cs="Wingdings"/>
      <w:sz w:val="20"/>
    </w:rPr>
  </w:style>
  <w:style w:type="character" w:styleId="ListLabel2274">
    <w:name w:val="ListLabel 2274"/>
    <w:qFormat/>
    <w:rPr>
      <w:rFonts w:cs="Wingdings"/>
      <w:sz w:val="20"/>
    </w:rPr>
  </w:style>
  <w:style w:type="character" w:styleId="ListLabel2275">
    <w:name w:val="ListLabel 2275"/>
    <w:qFormat/>
    <w:rPr>
      <w:rFonts w:cs="Wingdings"/>
      <w:sz w:val="20"/>
    </w:rPr>
  </w:style>
  <w:style w:type="character" w:styleId="ListLabel2276">
    <w:name w:val="ListLabel 2276"/>
    <w:qFormat/>
    <w:rPr>
      <w:rFonts w:cs="Wingdings"/>
      <w:sz w:val="20"/>
    </w:rPr>
  </w:style>
  <w:style w:type="character" w:styleId="ListLabel2277">
    <w:name w:val="ListLabel 2277"/>
    <w:qFormat/>
    <w:rPr>
      <w:rFonts w:cs="Wingdings"/>
      <w:sz w:val="20"/>
    </w:rPr>
  </w:style>
  <w:style w:type="character" w:styleId="ListLabel2278">
    <w:name w:val="ListLabel 2278"/>
    <w:qFormat/>
    <w:rPr>
      <w:rFonts w:cs="Wingdings"/>
      <w:sz w:val="20"/>
    </w:rPr>
  </w:style>
  <w:style w:type="character" w:styleId="ListLabel2279">
    <w:name w:val="ListLabel 2279"/>
    <w:qFormat/>
    <w:rPr>
      <w:rFonts w:ascii="Segoe UI" w:hAnsi="Segoe UI" w:cs="Symbol"/>
      <w:sz w:val="23"/>
    </w:rPr>
  </w:style>
  <w:style w:type="character" w:styleId="ListLabel2280">
    <w:name w:val="ListLabel 2280"/>
    <w:qFormat/>
    <w:rPr>
      <w:rFonts w:cs="Courier New"/>
      <w:sz w:val="20"/>
    </w:rPr>
  </w:style>
  <w:style w:type="character" w:styleId="ListLabel2281">
    <w:name w:val="ListLabel 2281"/>
    <w:qFormat/>
    <w:rPr>
      <w:rFonts w:cs="Wingdings"/>
      <w:sz w:val="20"/>
    </w:rPr>
  </w:style>
  <w:style w:type="character" w:styleId="ListLabel2282">
    <w:name w:val="ListLabel 2282"/>
    <w:qFormat/>
    <w:rPr>
      <w:rFonts w:cs="Wingdings"/>
      <w:sz w:val="20"/>
    </w:rPr>
  </w:style>
  <w:style w:type="character" w:styleId="ListLabel2283">
    <w:name w:val="ListLabel 2283"/>
    <w:qFormat/>
    <w:rPr>
      <w:rFonts w:cs="Wingdings"/>
      <w:sz w:val="20"/>
    </w:rPr>
  </w:style>
  <w:style w:type="character" w:styleId="ListLabel2284">
    <w:name w:val="ListLabel 2284"/>
    <w:qFormat/>
    <w:rPr>
      <w:rFonts w:cs="Wingdings"/>
      <w:sz w:val="20"/>
    </w:rPr>
  </w:style>
  <w:style w:type="character" w:styleId="ListLabel2285">
    <w:name w:val="ListLabel 2285"/>
    <w:qFormat/>
    <w:rPr>
      <w:rFonts w:cs="Wingdings"/>
      <w:sz w:val="20"/>
    </w:rPr>
  </w:style>
  <w:style w:type="character" w:styleId="ListLabel2286">
    <w:name w:val="ListLabel 2286"/>
    <w:qFormat/>
    <w:rPr>
      <w:rFonts w:cs="Wingdings"/>
      <w:sz w:val="20"/>
    </w:rPr>
  </w:style>
  <w:style w:type="character" w:styleId="ListLabel2287">
    <w:name w:val="ListLabel 2287"/>
    <w:qFormat/>
    <w:rPr>
      <w:rFonts w:cs="Wingdings"/>
      <w:sz w:val="20"/>
    </w:rPr>
  </w:style>
  <w:style w:type="character" w:styleId="ListLabel2288">
    <w:name w:val="ListLabel 2288"/>
    <w:qFormat/>
    <w:rPr>
      <w:rFonts w:ascii="Segoe UI" w:hAnsi="Segoe UI" w:cs="Symbol"/>
      <w:sz w:val="23"/>
    </w:rPr>
  </w:style>
  <w:style w:type="character" w:styleId="ListLabel2289">
    <w:name w:val="ListLabel 2289"/>
    <w:qFormat/>
    <w:rPr>
      <w:rFonts w:cs="Courier New"/>
      <w:sz w:val="20"/>
    </w:rPr>
  </w:style>
  <w:style w:type="character" w:styleId="ListLabel2290">
    <w:name w:val="ListLabel 2290"/>
    <w:qFormat/>
    <w:rPr>
      <w:rFonts w:cs="Wingdings"/>
      <w:sz w:val="20"/>
    </w:rPr>
  </w:style>
  <w:style w:type="character" w:styleId="ListLabel2291">
    <w:name w:val="ListLabel 2291"/>
    <w:qFormat/>
    <w:rPr>
      <w:rFonts w:cs="Wingdings"/>
      <w:sz w:val="20"/>
    </w:rPr>
  </w:style>
  <w:style w:type="character" w:styleId="ListLabel2292">
    <w:name w:val="ListLabel 2292"/>
    <w:qFormat/>
    <w:rPr>
      <w:rFonts w:cs="Wingdings"/>
      <w:sz w:val="20"/>
    </w:rPr>
  </w:style>
  <w:style w:type="character" w:styleId="ListLabel2293">
    <w:name w:val="ListLabel 2293"/>
    <w:qFormat/>
    <w:rPr>
      <w:rFonts w:cs="Wingdings"/>
      <w:sz w:val="20"/>
    </w:rPr>
  </w:style>
  <w:style w:type="character" w:styleId="ListLabel2294">
    <w:name w:val="ListLabel 2294"/>
    <w:qFormat/>
    <w:rPr>
      <w:rFonts w:cs="Wingdings"/>
      <w:sz w:val="20"/>
    </w:rPr>
  </w:style>
  <w:style w:type="character" w:styleId="ListLabel2295">
    <w:name w:val="ListLabel 2295"/>
    <w:qFormat/>
    <w:rPr>
      <w:rFonts w:cs="Wingdings"/>
      <w:sz w:val="20"/>
    </w:rPr>
  </w:style>
  <w:style w:type="character" w:styleId="ListLabel2296">
    <w:name w:val="ListLabel 2296"/>
    <w:qFormat/>
    <w:rPr>
      <w:rFonts w:cs="Wingdings"/>
      <w:sz w:val="20"/>
    </w:rPr>
  </w:style>
  <w:style w:type="character" w:styleId="ListLabel2297">
    <w:name w:val="ListLabel 2297"/>
    <w:qFormat/>
    <w:rPr>
      <w:rFonts w:ascii="Segoe UI" w:hAnsi="Segoe UI" w:cs="Symbol"/>
      <w:sz w:val="23"/>
    </w:rPr>
  </w:style>
  <w:style w:type="character" w:styleId="ListLabel2298">
    <w:name w:val="ListLabel 2298"/>
    <w:qFormat/>
    <w:rPr>
      <w:rFonts w:cs="Courier New"/>
      <w:sz w:val="20"/>
    </w:rPr>
  </w:style>
  <w:style w:type="character" w:styleId="ListLabel2299">
    <w:name w:val="ListLabel 2299"/>
    <w:qFormat/>
    <w:rPr>
      <w:rFonts w:cs="Wingdings"/>
      <w:sz w:val="20"/>
    </w:rPr>
  </w:style>
  <w:style w:type="character" w:styleId="ListLabel2300">
    <w:name w:val="ListLabel 2300"/>
    <w:qFormat/>
    <w:rPr>
      <w:rFonts w:cs="Wingdings"/>
      <w:sz w:val="20"/>
    </w:rPr>
  </w:style>
  <w:style w:type="character" w:styleId="ListLabel2301">
    <w:name w:val="ListLabel 2301"/>
    <w:qFormat/>
    <w:rPr>
      <w:rFonts w:cs="Wingdings"/>
      <w:sz w:val="20"/>
    </w:rPr>
  </w:style>
  <w:style w:type="character" w:styleId="ListLabel2302">
    <w:name w:val="ListLabel 2302"/>
    <w:qFormat/>
    <w:rPr>
      <w:rFonts w:cs="Wingdings"/>
      <w:sz w:val="20"/>
    </w:rPr>
  </w:style>
  <w:style w:type="character" w:styleId="ListLabel2303">
    <w:name w:val="ListLabel 2303"/>
    <w:qFormat/>
    <w:rPr>
      <w:rFonts w:cs="Wingdings"/>
      <w:sz w:val="20"/>
    </w:rPr>
  </w:style>
  <w:style w:type="character" w:styleId="ListLabel2304">
    <w:name w:val="ListLabel 2304"/>
    <w:qFormat/>
    <w:rPr>
      <w:rFonts w:cs="Wingdings"/>
      <w:sz w:val="20"/>
    </w:rPr>
  </w:style>
  <w:style w:type="character" w:styleId="ListLabel2305">
    <w:name w:val="ListLabel 2305"/>
    <w:qFormat/>
    <w:rPr>
      <w:rFonts w:cs="Wingdings"/>
      <w:sz w:val="20"/>
    </w:rPr>
  </w:style>
  <w:style w:type="character" w:styleId="ListLabel2306">
    <w:name w:val="ListLabel 2306"/>
    <w:qFormat/>
    <w:rPr>
      <w:rFonts w:ascii="Segoe UI" w:hAnsi="Segoe UI" w:cs="Symbol"/>
      <w:sz w:val="23"/>
    </w:rPr>
  </w:style>
  <w:style w:type="character" w:styleId="ListLabel2307">
    <w:name w:val="ListLabel 2307"/>
    <w:qFormat/>
    <w:rPr>
      <w:rFonts w:cs="Courier New"/>
      <w:sz w:val="20"/>
    </w:rPr>
  </w:style>
  <w:style w:type="character" w:styleId="ListLabel2308">
    <w:name w:val="ListLabel 2308"/>
    <w:qFormat/>
    <w:rPr>
      <w:rFonts w:cs="Wingdings"/>
      <w:sz w:val="20"/>
    </w:rPr>
  </w:style>
  <w:style w:type="character" w:styleId="ListLabel2309">
    <w:name w:val="ListLabel 2309"/>
    <w:qFormat/>
    <w:rPr>
      <w:rFonts w:cs="Wingdings"/>
      <w:sz w:val="20"/>
    </w:rPr>
  </w:style>
  <w:style w:type="character" w:styleId="ListLabel2310">
    <w:name w:val="ListLabel 2310"/>
    <w:qFormat/>
    <w:rPr>
      <w:rFonts w:cs="Wingdings"/>
      <w:sz w:val="20"/>
    </w:rPr>
  </w:style>
  <w:style w:type="character" w:styleId="ListLabel2311">
    <w:name w:val="ListLabel 2311"/>
    <w:qFormat/>
    <w:rPr>
      <w:rFonts w:cs="Wingdings"/>
      <w:sz w:val="20"/>
    </w:rPr>
  </w:style>
  <w:style w:type="character" w:styleId="ListLabel2312">
    <w:name w:val="ListLabel 2312"/>
    <w:qFormat/>
    <w:rPr>
      <w:rFonts w:cs="Wingdings"/>
      <w:sz w:val="20"/>
    </w:rPr>
  </w:style>
  <w:style w:type="character" w:styleId="ListLabel2313">
    <w:name w:val="ListLabel 2313"/>
    <w:qFormat/>
    <w:rPr>
      <w:rFonts w:cs="Wingdings"/>
      <w:sz w:val="20"/>
    </w:rPr>
  </w:style>
  <w:style w:type="character" w:styleId="ListLabel2314">
    <w:name w:val="ListLabel 2314"/>
    <w:qFormat/>
    <w:rPr>
      <w:rFonts w:cs="Wingdings"/>
      <w:sz w:val="20"/>
    </w:rPr>
  </w:style>
  <w:style w:type="character" w:styleId="ListLabel2315">
    <w:name w:val="ListLabel 2315"/>
    <w:qFormat/>
    <w:rPr>
      <w:rFonts w:ascii="Segoe UI" w:hAnsi="Segoe UI" w:cs="Symbol"/>
      <w:sz w:val="23"/>
    </w:rPr>
  </w:style>
  <w:style w:type="character" w:styleId="ListLabel2316">
    <w:name w:val="ListLabel 2316"/>
    <w:qFormat/>
    <w:rPr>
      <w:rFonts w:cs="Courier New"/>
      <w:sz w:val="20"/>
    </w:rPr>
  </w:style>
  <w:style w:type="character" w:styleId="ListLabel2317">
    <w:name w:val="ListLabel 2317"/>
    <w:qFormat/>
    <w:rPr>
      <w:rFonts w:cs="Wingdings"/>
      <w:sz w:val="20"/>
    </w:rPr>
  </w:style>
  <w:style w:type="character" w:styleId="ListLabel2318">
    <w:name w:val="ListLabel 2318"/>
    <w:qFormat/>
    <w:rPr>
      <w:rFonts w:cs="Wingdings"/>
      <w:sz w:val="20"/>
    </w:rPr>
  </w:style>
  <w:style w:type="character" w:styleId="ListLabel2319">
    <w:name w:val="ListLabel 2319"/>
    <w:qFormat/>
    <w:rPr>
      <w:rFonts w:cs="Wingdings"/>
      <w:sz w:val="20"/>
    </w:rPr>
  </w:style>
  <w:style w:type="character" w:styleId="ListLabel2320">
    <w:name w:val="ListLabel 2320"/>
    <w:qFormat/>
    <w:rPr>
      <w:rFonts w:cs="Wingdings"/>
      <w:sz w:val="20"/>
    </w:rPr>
  </w:style>
  <w:style w:type="character" w:styleId="ListLabel2321">
    <w:name w:val="ListLabel 2321"/>
    <w:qFormat/>
    <w:rPr>
      <w:rFonts w:cs="Wingdings"/>
      <w:sz w:val="20"/>
    </w:rPr>
  </w:style>
  <w:style w:type="character" w:styleId="ListLabel2322">
    <w:name w:val="ListLabel 2322"/>
    <w:qFormat/>
    <w:rPr>
      <w:rFonts w:cs="Wingdings"/>
      <w:sz w:val="20"/>
    </w:rPr>
  </w:style>
  <w:style w:type="character" w:styleId="ListLabel2323">
    <w:name w:val="ListLabel 2323"/>
    <w:qFormat/>
    <w:rPr>
      <w:rFonts w:cs="Wingdings"/>
      <w:sz w:val="20"/>
    </w:rPr>
  </w:style>
  <w:style w:type="character" w:styleId="ListLabel2324">
    <w:name w:val="ListLabel 2324"/>
    <w:qFormat/>
    <w:rPr>
      <w:rFonts w:ascii="Segoe UI" w:hAnsi="Segoe UI" w:cs="Symbol"/>
      <w:sz w:val="23"/>
    </w:rPr>
  </w:style>
  <w:style w:type="character" w:styleId="ListLabel2325">
    <w:name w:val="ListLabel 2325"/>
    <w:qFormat/>
    <w:rPr>
      <w:rFonts w:cs="Courier New"/>
      <w:sz w:val="20"/>
    </w:rPr>
  </w:style>
  <w:style w:type="character" w:styleId="ListLabel2326">
    <w:name w:val="ListLabel 2326"/>
    <w:qFormat/>
    <w:rPr>
      <w:rFonts w:cs="Wingdings"/>
      <w:sz w:val="20"/>
    </w:rPr>
  </w:style>
  <w:style w:type="character" w:styleId="ListLabel2327">
    <w:name w:val="ListLabel 2327"/>
    <w:qFormat/>
    <w:rPr>
      <w:rFonts w:cs="Wingdings"/>
      <w:sz w:val="20"/>
    </w:rPr>
  </w:style>
  <w:style w:type="character" w:styleId="ListLabel2328">
    <w:name w:val="ListLabel 2328"/>
    <w:qFormat/>
    <w:rPr>
      <w:rFonts w:cs="Wingdings"/>
      <w:sz w:val="20"/>
    </w:rPr>
  </w:style>
  <w:style w:type="character" w:styleId="ListLabel2329">
    <w:name w:val="ListLabel 2329"/>
    <w:qFormat/>
    <w:rPr>
      <w:rFonts w:cs="Wingdings"/>
      <w:sz w:val="20"/>
    </w:rPr>
  </w:style>
  <w:style w:type="character" w:styleId="ListLabel2330">
    <w:name w:val="ListLabel 2330"/>
    <w:qFormat/>
    <w:rPr>
      <w:rFonts w:cs="Wingdings"/>
      <w:sz w:val="20"/>
    </w:rPr>
  </w:style>
  <w:style w:type="character" w:styleId="ListLabel2331">
    <w:name w:val="ListLabel 2331"/>
    <w:qFormat/>
    <w:rPr>
      <w:rFonts w:cs="Wingdings"/>
      <w:sz w:val="20"/>
    </w:rPr>
  </w:style>
  <w:style w:type="character" w:styleId="ListLabel2332">
    <w:name w:val="ListLabel 2332"/>
    <w:qFormat/>
    <w:rPr>
      <w:rFonts w:cs="Wingdings"/>
      <w:sz w:val="20"/>
    </w:rPr>
  </w:style>
  <w:style w:type="character" w:styleId="ListLabel2333">
    <w:name w:val="ListLabel 2333"/>
    <w:qFormat/>
    <w:rPr>
      <w:rFonts w:ascii="Segoe UI" w:hAnsi="Segoe UI" w:cs="Symbol"/>
      <w:sz w:val="23"/>
    </w:rPr>
  </w:style>
  <w:style w:type="character" w:styleId="ListLabel2334">
    <w:name w:val="ListLabel 2334"/>
    <w:qFormat/>
    <w:rPr>
      <w:rFonts w:cs="Courier New"/>
      <w:sz w:val="20"/>
    </w:rPr>
  </w:style>
  <w:style w:type="character" w:styleId="ListLabel2335">
    <w:name w:val="ListLabel 2335"/>
    <w:qFormat/>
    <w:rPr>
      <w:rFonts w:cs="Wingdings"/>
      <w:sz w:val="20"/>
    </w:rPr>
  </w:style>
  <w:style w:type="character" w:styleId="ListLabel2336">
    <w:name w:val="ListLabel 2336"/>
    <w:qFormat/>
    <w:rPr>
      <w:rFonts w:cs="Wingdings"/>
      <w:sz w:val="20"/>
    </w:rPr>
  </w:style>
  <w:style w:type="character" w:styleId="ListLabel2337">
    <w:name w:val="ListLabel 2337"/>
    <w:qFormat/>
    <w:rPr>
      <w:rFonts w:cs="Wingdings"/>
      <w:sz w:val="20"/>
    </w:rPr>
  </w:style>
  <w:style w:type="character" w:styleId="ListLabel2338">
    <w:name w:val="ListLabel 2338"/>
    <w:qFormat/>
    <w:rPr>
      <w:rFonts w:cs="Wingdings"/>
      <w:sz w:val="20"/>
    </w:rPr>
  </w:style>
  <w:style w:type="character" w:styleId="ListLabel2339">
    <w:name w:val="ListLabel 2339"/>
    <w:qFormat/>
    <w:rPr>
      <w:rFonts w:cs="Wingdings"/>
      <w:sz w:val="20"/>
    </w:rPr>
  </w:style>
  <w:style w:type="character" w:styleId="ListLabel2340">
    <w:name w:val="ListLabel 2340"/>
    <w:qFormat/>
    <w:rPr>
      <w:rFonts w:cs="Wingdings"/>
      <w:sz w:val="20"/>
    </w:rPr>
  </w:style>
  <w:style w:type="character" w:styleId="ListLabel2341">
    <w:name w:val="ListLabel 2341"/>
    <w:qFormat/>
    <w:rPr>
      <w:rFonts w:cs="Wingdings"/>
      <w:sz w:val="20"/>
    </w:rPr>
  </w:style>
  <w:style w:type="character" w:styleId="ListLabel2342">
    <w:name w:val="ListLabel 2342"/>
    <w:qFormat/>
    <w:rPr>
      <w:rFonts w:ascii="Segoe UI" w:hAnsi="Segoe UI" w:cs="Symbol"/>
      <w:sz w:val="23"/>
    </w:rPr>
  </w:style>
  <w:style w:type="character" w:styleId="ListLabel2343">
    <w:name w:val="ListLabel 2343"/>
    <w:qFormat/>
    <w:rPr>
      <w:rFonts w:cs="Courier New"/>
      <w:sz w:val="20"/>
    </w:rPr>
  </w:style>
  <w:style w:type="character" w:styleId="ListLabel2344">
    <w:name w:val="ListLabel 2344"/>
    <w:qFormat/>
    <w:rPr>
      <w:rFonts w:cs="Wingdings"/>
      <w:sz w:val="20"/>
    </w:rPr>
  </w:style>
  <w:style w:type="character" w:styleId="ListLabel2345">
    <w:name w:val="ListLabel 2345"/>
    <w:qFormat/>
    <w:rPr>
      <w:rFonts w:cs="Wingdings"/>
      <w:sz w:val="20"/>
    </w:rPr>
  </w:style>
  <w:style w:type="character" w:styleId="ListLabel2346">
    <w:name w:val="ListLabel 2346"/>
    <w:qFormat/>
    <w:rPr>
      <w:rFonts w:cs="Wingdings"/>
      <w:sz w:val="20"/>
    </w:rPr>
  </w:style>
  <w:style w:type="character" w:styleId="ListLabel2347">
    <w:name w:val="ListLabel 2347"/>
    <w:qFormat/>
    <w:rPr>
      <w:rFonts w:cs="Wingdings"/>
      <w:sz w:val="20"/>
    </w:rPr>
  </w:style>
  <w:style w:type="character" w:styleId="ListLabel2348">
    <w:name w:val="ListLabel 2348"/>
    <w:qFormat/>
    <w:rPr>
      <w:rFonts w:cs="Wingdings"/>
      <w:sz w:val="20"/>
    </w:rPr>
  </w:style>
  <w:style w:type="character" w:styleId="ListLabel2349">
    <w:name w:val="ListLabel 2349"/>
    <w:qFormat/>
    <w:rPr>
      <w:rFonts w:cs="Wingdings"/>
      <w:sz w:val="20"/>
    </w:rPr>
  </w:style>
  <w:style w:type="character" w:styleId="ListLabel2350">
    <w:name w:val="ListLabel 2350"/>
    <w:qFormat/>
    <w:rPr>
      <w:rFonts w:cs="Wingdings"/>
      <w:sz w:val="20"/>
    </w:rPr>
  </w:style>
  <w:style w:type="character" w:styleId="ListLabel2351">
    <w:name w:val="ListLabel 2351"/>
    <w:qFormat/>
    <w:rPr>
      <w:rFonts w:ascii="Segoe UI" w:hAnsi="Segoe UI" w:cs="Symbol"/>
      <w:sz w:val="23"/>
    </w:rPr>
  </w:style>
  <w:style w:type="character" w:styleId="ListLabel2352">
    <w:name w:val="ListLabel 2352"/>
    <w:qFormat/>
    <w:rPr>
      <w:rFonts w:cs="Courier New"/>
      <w:sz w:val="20"/>
    </w:rPr>
  </w:style>
  <w:style w:type="character" w:styleId="ListLabel2353">
    <w:name w:val="ListLabel 2353"/>
    <w:qFormat/>
    <w:rPr>
      <w:rFonts w:cs="Wingdings"/>
      <w:sz w:val="20"/>
    </w:rPr>
  </w:style>
  <w:style w:type="character" w:styleId="ListLabel2354">
    <w:name w:val="ListLabel 2354"/>
    <w:qFormat/>
    <w:rPr>
      <w:rFonts w:cs="Wingdings"/>
      <w:sz w:val="20"/>
    </w:rPr>
  </w:style>
  <w:style w:type="character" w:styleId="ListLabel2355">
    <w:name w:val="ListLabel 2355"/>
    <w:qFormat/>
    <w:rPr>
      <w:rFonts w:cs="Wingdings"/>
      <w:sz w:val="20"/>
    </w:rPr>
  </w:style>
  <w:style w:type="character" w:styleId="ListLabel2356">
    <w:name w:val="ListLabel 2356"/>
    <w:qFormat/>
    <w:rPr>
      <w:rFonts w:cs="Wingdings"/>
      <w:sz w:val="20"/>
    </w:rPr>
  </w:style>
  <w:style w:type="character" w:styleId="ListLabel2357">
    <w:name w:val="ListLabel 2357"/>
    <w:qFormat/>
    <w:rPr>
      <w:rFonts w:cs="Wingdings"/>
      <w:sz w:val="20"/>
    </w:rPr>
  </w:style>
  <w:style w:type="character" w:styleId="ListLabel2358">
    <w:name w:val="ListLabel 2358"/>
    <w:qFormat/>
    <w:rPr>
      <w:rFonts w:cs="Wingdings"/>
      <w:sz w:val="20"/>
    </w:rPr>
  </w:style>
  <w:style w:type="character" w:styleId="ListLabel2359">
    <w:name w:val="ListLabel 2359"/>
    <w:qFormat/>
    <w:rPr>
      <w:rFonts w:cs="Wingdings"/>
      <w:sz w:val="20"/>
    </w:rPr>
  </w:style>
  <w:style w:type="character" w:styleId="ListLabel2360">
    <w:name w:val="ListLabel 2360"/>
    <w:qFormat/>
    <w:rPr>
      <w:rFonts w:cs="Courier New"/>
    </w:rPr>
  </w:style>
  <w:style w:type="character" w:styleId="ListLabel2361">
    <w:name w:val="ListLabel 2361"/>
    <w:qFormat/>
    <w:rPr>
      <w:rFonts w:ascii="Georgia" w:hAnsi="Georgia" w:cs="Symbol"/>
      <w:sz w:val="32"/>
    </w:rPr>
  </w:style>
  <w:style w:type="character" w:styleId="ListLabel2362">
    <w:name w:val="ListLabel 2362"/>
    <w:qFormat/>
    <w:rPr>
      <w:rFonts w:cs="Courier New"/>
      <w:sz w:val="20"/>
    </w:rPr>
  </w:style>
  <w:style w:type="character" w:styleId="ListLabel2363">
    <w:name w:val="ListLabel 2363"/>
    <w:qFormat/>
    <w:rPr>
      <w:rFonts w:cs="Wingdings"/>
      <w:sz w:val="20"/>
    </w:rPr>
  </w:style>
  <w:style w:type="character" w:styleId="ListLabel2364">
    <w:name w:val="ListLabel 2364"/>
    <w:qFormat/>
    <w:rPr>
      <w:rFonts w:cs="Wingdings"/>
      <w:sz w:val="20"/>
    </w:rPr>
  </w:style>
  <w:style w:type="character" w:styleId="ListLabel2365">
    <w:name w:val="ListLabel 2365"/>
    <w:qFormat/>
    <w:rPr>
      <w:rFonts w:cs="Wingdings"/>
      <w:sz w:val="20"/>
    </w:rPr>
  </w:style>
  <w:style w:type="character" w:styleId="ListLabel2366">
    <w:name w:val="ListLabel 2366"/>
    <w:qFormat/>
    <w:rPr>
      <w:rFonts w:cs="Wingdings"/>
      <w:sz w:val="20"/>
    </w:rPr>
  </w:style>
  <w:style w:type="character" w:styleId="ListLabel2367">
    <w:name w:val="ListLabel 2367"/>
    <w:qFormat/>
    <w:rPr>
      <w:rFonts w:cs="Wingdings"/>
      <w:sz w:val="20"/>
    </w:rPr>
  </w:style>
  <w:style w:type="character" w:styleId="ListLabel2368">
    <w:name w:val="ListLabel 2368"/>
    <w:qFormat/>
    <w:rPr>
      <w:rFonts w:cs="Wingdings"/>
      <w:sz w:val="20"/>
    </w:rPr>
  </w:style>
  <w:style w:type="character" w:styleId="ListLabel2369">
    <w:name w:val="ListLabel 2369"/>
    <w:qFormat/>
    <w:rPr>
      <w:rFonts w:cs="Wingdings"/>
      <w:sz w:val="20"/>
    </w:rPr>
  </w:style>
  <w:style w:type="character" w:styleId="ListLabel2370">
    <w:name w:val="ListLabel 2370"/>
    <w:qFormat/>
    <w:rPr>
      <w:rFonts w:ascii="Georgia" w:hAnsi="Georgia" w:cs="Symbol"/>
      <w:sz w:val="32"/>
    </w:rPr>
  </w:style>
  <w:style w:type="character" w:styleId="ListLabel2371">
    <w:name w:val="ListLabel 2371"/>
    <w:qFormat/>
    <w:rPr>
      <w:rFonts w:cs="Courier New"/>
      <w:sz w:val="20"/>
    </w:rPr>
  </w:style>
  <w:style w:type="character" w:styleId="ListLabel2372">
    <w:name w:val="ListLabel 2372"/>
    <w:qFormat/>
    <w:rPr>
      <w:rFonts w:cs="Wingdings"/>
      <w:sz w:val="20"/>
    </w:rPr>
  </w:style>
  <w:style w:type="character" w:styleId="ListLabel2373">
    <w:name w:val="ListLabel 2373"/>
    <w:qFormat/>
    <w:rPr>
      <w:rFonts w:cs="Wingdings"/>
      <w:sz w:val="20"/>
    </w:rPr>
  </w:style>
  <w:style w:type="character" w:styleId="ListLabel2374">
    <w:name w:val="ListLabel 2374"/>
    <w:qFormat/>
    <w:rPr>
      <w:rFonts w:cs="Wingdings"/>
      <w:sz w:val="20"/>
    </w:rPr>
  </w:style>
  <w:style w:type="character" w:styleId="ListLabel2375">
    <w:name w:val="ListLabel 2375"/>
    <w:qFormat/>
    <w:rPr>
      <w:rFonts w:cs="Wingdings"/>
      <w:sz w:val="20"/>
    </w:rPr>
  </w:style>
  <w:style w:type="character" w:styleId="ListLabel2376">
    <w:name w:val="ListLabel 2376"/>
    <w:qFormat/>
    <w:rPr>
      <w:rFonts w:cs="Wingdings"/>
      <w:sz w:val="20"/>
    </w:rPr>
  </w:style>
  <w:style w:type="character" w:styleId="ListLabel2377">
    <w:name w:val="ListLabel 2377"/>
    <w:qFormat/>
    <w:rPr>
      <w:rFonts w:cs="Wingdings"/>
      <w:sz w:val="20"/>
    </w:rPr>
  </w:style>
  <w:style w:type="character" w:styleId="ListLabel2378">
    <w:name w:val="ListLabel 2378"/>
    <w:qFormat/>
    <w:rPr>
      <w:rFonts w:cs="Wingdings"/>
      <w:sz w:val="20"/>
    </w:rPr>
  </w:style>
  <w:style w:type="character" w:styleId="ListLabel2379">
    <w:name w:val="ListLabel 2379"/>
    <w:qFormat/>
    <w:rPr>
      <w:rFonts w:ascii="Georgia" w:hAnsi="Georgia" w:cs="Symbol"/>
      <w:sz w:val="32"/>
    </w:rPr>
  </w:style>
  <w:style w:type="character" w:styleId="ListLabel2380">
    <w:name w:val="ListLabel 2380"/>
    <w:qFormat/>
    <w:rPr>
      <w:rFonts w:cs="Courier New"/>
      <w:sz w:val="20"/>
    </w:rPr>
  </w:style>
  <w:style w:type="character" w:styleId="ListLabel2381">
    <w:name w:val="ListLabel 2381"/>
    <w:qFormat/>
    <w:rPr>
      <w:rFonts w:cs="Wingdings"/>
      <w:sz w:val="20"/>
    </w:rPr>
  </w:style>
  <w:style w:type="character" w:styleId="ListLabel2382">
    <w:name w:val="ListLabel 2382"/>
    <w:qFormat/>
    <w:rPr>
      <w:rFonts w:cs="Wingdings"/>
      <w:sz w:val="20"/>
    </w:rPr>
  </w:style>
  <w:style w:type="character" w:styleId="ListLabel2383">
    <w:name w:val="ListLabel 2383"/>
    <w:qFormat/>
    <w:rPr>
      <w:rFonts w:cs="Wingdings"/>
      <w:sz w:val="20"/>
    </w:rPr>
  </w:style>
  <w:style w:type="character" w:styleId="ListLabel2384">
    <w:name w:val="ListLabel 2384"/>
    <w:qFormat/>
    <w:rPr>
      <w:rFonts w:cs="Wingdings"/>
      <w:sz w:val="20"/>
    </w:rPr>
  </w:style>
  <w:style w:type="character" w:styleId="ListLabel2385">
    <w:name w:val="ListLabel 2385"/>
    <w:qFormat/>
    <w:rPr>
      <w:rFonts w:cs="Wingdings"/>
      <w:sz w:val="20"/>
    </w:rPr>
  </w:style>
  <w:style w:type="character" w:styleId="ListLabel2386">
    <w:name w:val="ListLabel 2386"/>
    <w:qFormat/>
    <w:rPr>
      <w:rFonts w:cs="Wingdings"/>
      <w:sz w:val="20"/>
    </w:rPr>
  </w:style>
  <w:style w:type="character" w:styleId="ListLabel2387">
    <w:name w:val="ListLabel 2387"/>
    <w:qFormat/>
    <w:rPr>
      <w:rFonts w:cs="Wingdings"/>
      <w:sz w:val="20"/>
    </w:rPr>
  </w:style>
  <w:style w:type="character" w:styleId="ListLabel2388">
    <w:name w:val="ListLabel 2388"/>
    <w:qFormat/>
    <w:rPr>
      <w:rFonts w:ascii="Georgia" w:hAnsi="Georgia" w:cs="Symbol"/>
      <w:sz w:val="32"/>
    </w:rPr>
  </w:style>
  <w:style w:type="character" w:styleId="ListLabel2389">
    <w:name w:val="ListLabel 2389"/>
    <w:qFormat/>
    <w:rPr>
      <w:rFonts w:cs="Courier New"/>
      <w:sz w:val="20"/>
    </w:rPr>
  </w:style>
  <w:style w:type="character" w:styleId="ListLabel2390">
    <w:name w:val="ListLabel 2390"/>
    <w:qFormat/>
    <w:rPr>
      <w:rFonts w:cs="Wingdings"/>
      <w:sz w:val="20"/>
    </w:rPr>
  </w:style>
  <w:style w:type="character" w:styleId="ListLabel2391">
    <w:name w:val="ListLabel 2391"/>
    <w:qFormat/>
    <w:rPr>
      <w:rFonts w:cs="Wingdings"/>
      <w:sz w:val="20"/>
    </w:rPr>
  </w:style>
  <w:style w:type="character" w:styleId="ListLabel2392">
    <w:name w:val="ListLabel 2392"/>
    <w:qFormat/>
    <w:rPr>
      <w:rFonts w:cs="Wingdings"/>
      <w:sz w:val="20"/>
    </w:rPr>
  </w:style>
  <w:style w:type="character" w:styleId="ListLabel2393">
    <w:name w:val="ListLabel 2393"/>
    <w:qFormat/>
    <w:rPr>
      <w:rFonts w:cs="Wingdings"/>
      <w:sz w:val="20"/>
    </w:rPr>
  </w:style>
  <w:style w:type="character" w:styleId="ListLabel2394">
    <w:name w:val="ListLabel 2394"/>
    <w:qFormat/>
    <w:rPr>
      <w:rFonts w:cs="Wingdings"/>
      <w:sz w:val="20"/>
    </w:rPr>
  </w:style>
  <w:style w:type="character" w:styleId="ListLabel2395">
    <w:name w:val="ListLabel 2395"/>
    <w:qFormat/>
    <w:rPr>
      <w:rFonts w:cs="Wingdings"/>
      <w:sz w:val="20"/>
    </w:rPr>
  </w:style>
  <w:style w:type="character" w:styleId="ListLabel2396">
    <w:name w:val="ListLabel 2396"/>
    <w:qFormat/>
    <w:rPr>
      <w:rFonts w:cs="Wingdings"/>
      <w:sz w:val="20"/>
    </w:rPr>
  </w:style>
  <w:style w:type="character" w:styleId="ListLabel2397">
    <w:name w:val="ListLabel 2397"/>
    <w:qFormat/>
    <w:rPr>
      <w:rFonts w:ascii="Georgia" w:hAnsi="Georgia" w:cs="Symbol"/>
      <w:sz w:val="32"/>
    </w:rPr>
  </w:style>
  <w:style w:type="character" w:styleId="ListLabel2398">
    <w:name w:val="ListLabel 2398"/>
    <w:qFormat/>
    <w:rPr>
      <w:rFonts w:cs="Courier New"/>
      <w:sz w:val="20"/>
    </w:rPr>
  </w:style>
  <w:style w:type="character" w:styleId="ListLabel2399">
    <w:name w:val="ListLabel 2399"/>
    <w:qFormat/>
    <w:rPr>
      <w:rFonts w:cs="Wingdings"/>
      <w:sz w:val="20"/>
    </w:rPr>
  </w:style>
  <w:style w:type="character" w:styleId="ListLabel2400">
    <w:name w:val="ListLabel 2400"/>
    <w:qFormat/>
    <w:rPr>
      <w:rFonts w:cs="Wingdings"/>
      <w:sz w:val="20"/>
    </w:rPr>
  </w:style>
  <w:style w:type="character" w:styleId="ListLabel2401">
    <w:name w:val="ListLabel 2401"/>
    <w:qFormat/>
    <w:rPr>
      <w:rFonts w:cs="Wingdings"/>
      <w:sz w:val="20"/>
    </w:rPr>
  </w:style>
  <w:style w:type="character" w:styleId="ListLabel2402">
    <w:name w:val="ListLabel 2402"/>
    <w:qFormat/>
    <w:rPr>
      <w:rFonts w:cs="Wingdings"/>
      <w:sz w:val="20"/>
    </w:rPr>
  </w:style>
  <w:style w:type="character" w:styleId="ListLabel2403">
    <w:name w:val="ListLabel 2403"/>
    <w:qFormat/>
    <w:rPr>
      <w:rFonts w:cs="Wingdings"/>
      <w:sz w:val="20"/>
    </w:rPr>
  </w:style>
  <w:style w:type="character" w:styleId="ListLabel2404">
    <w:name w:val="ListLabel 2404"/>
    <w:qFormat/>
    <w:rPr>
      <w:rFonts w:cs="Wingdings"/>
      <w:sz w:val="20"/>
    </w:rPr>
  </w:style>
  <w:style w:type="character" w:styleId="ListLabel2405">
    <w:name w:val="ListLabel 2405"/>
    <w:qFormat/>
    <w:rPr>
      <w:rFonts w:cs="Wingdings"/>
      <w:sz w:val="20"/>
    </w:rPr>
  </w:style>
  <w:style w:type="character" w:styleId="ListLabel2406">
    <w:name w:val="ListLabel 2406"/>
    <w:qFormat/>
    <w:rPr>
      <w:rFonts w:ascii="Georgia" w:hAnsi="Georgia" w:cs="Symbol"/>
      <w:sz w:val="32"/>
    </w:rPr>
  </w:style>
  <w:style w:type="character" w:styleId="ListLabel2407">
    <w:name w:val="ListLabel 2407"/>
    <w:qFormat/>
    <w:rPr>
      <w:rFonts w:cs="Courier New"/>
      <w:sz w:val="20"/>
    </w:rPr>
  </w:style>
  <w:style w:type="character" w:styleId="ListLabel2408">
    <w:name w:val="ListLabel 2408"/>
    <w:qFormat/>
    <w:rPr>
      <w:rFonts w:cs="Wingdings"/>
      <w:sz w:val="20"/>
    </w:rPr>
  </w:style>
  <w:style w:type="character" w:styleId="ListLabel2409">
    <w:name w:val="ListLabel 2409"/>
    <w:qFormat/>
    <w:rPr>
      <w:rFonts w:cs="Wingdings"/>
      <w:sz w:val="20"/>
    </w:rPr>
  </w:style>
  <w:style w:type="character" w:styleId="ListLabel2410">
    <w:name w:val="ListLabel 2410"/>
    <w:qFormat/>
    <w:rPr>
      <w:rFonts w:cs="Wingdings"/>
      <w:sz w:val="20"/>
    </w:rPr>
  </w:style>
  <w:style w:type="character" w:styleId="ListLabel2411">
    <w:name w:val="ListLabel 2411"/>
    <w:qFormat/>
    <w:rPr>
      <w:rFonts w:cs="Wingdings"/>
      <w:sz w:val="20"/>
    </w:rPr>
  </w:style>
  <w:style w:type="character" w:styleId="ListLabel2412">
    <w:name w:val="ListLabel 2412"/>
    <w:qFormat/>
    <w:rPr>
      <w:rFonts w:cs="Wingdings"/>
      <w:sz w:val="20"/>
    </w:rPr>
  </w:style>
  <w:style w:type="character" w:styleId="ListLabel2413">
    <w:name w:val="ListLabel 2413"/>
    <w:qFormat/>
    <w:rPr>
      <w:rFonts w:cs="Wingdings"/>
      <w:sz w:val="20"/>
    </w:rPr>
  </w:style>
  <w:style w:type="character" w:styleId="ListLabel2414">
    <w:name w:val="ListLabel 2414"/>
    <w:qFormat/>
    <w:rPr>
      <w:rFonts w:cs="Wingdings"/>
      <w:sz w:val="20"/>
    </w:rPr>
  </w:style>
  <w:style w:type="character" w:styleId="ListLabel2415">
    <w:name w:val="ListLabel 2415"/>
    <w:qFormat/>
    <w:rPr>
      <w:rFonts w:ascii="Georgia" w:hAnsi="Georgia" w:cs="Symbol"/>
      <w:sz w:val="32"/>
    </w:rPr>
  </w:style>
  <w:style w:type="character" w:styleId="ListLabel2416">
    <w:name w:val="ListLabel 2416"/>
    <w:qFormat/>
    <w:rPr>
      <w:rFonts w:cs="Courier New"/>
      <w:sz w:val="20"/>
    </w:rPr>
  </w:style>
  <w:style w:type="character" w:styleId="ListLabel2417">
    <w:name w:val="ListLabel 2417"/>
    <w:qFormat/>
    <w:rPr>
      <w:rFonts w:cs="Wingdings"/>
      <w:sz w:val="20"/>
    </w:rPr>
  </w:style>
  <w:style w:type="character" w:styleId="ListLabel2418">
    <w:name w:val="ListLabel 2418"/>
    <w:qFormat/>
    <w:rPr>
      <w:rFonts w:cs="Wingdings"/>
      <w:sz w:val="20"/>
    </w:rPr>
  </w:style>
  <w:style w:type="character" w:styleId="ListLabel2419">
    <w:name w:val="ListLabel 2419"/>
    <w:qFormat/>
    <w:rPr>
      <w:rFonts w:cs="Wingdings"/>
      <w:sz w:val="20"/>
    </w:rPr>
  </w:style>
  <w:style w:type="character" w:styleId="ListLabel2420">
    <w:name w:val="ListLabel 2420"/>
    <w:qFormat/>
    <w:rPr>
      <w:rFonts w:cs="Wingdings"/>
      <w:sz w:val="20"/>
    </w:rPr>
  </w:style>
  <w:style w:type="character" w:styleId="ListLabel2421">
    <w:name w:val="ListLabel 2421"/>
    <w:qFormat/>
    <w:rPr>
      <w:rFonts w:cs="Wingdings"/>
      <w:sz w:val="20"/>
    </w:rPr>
  </w:style>
  <w:style w:type="character" w:styleId="ListLabel2422">
    <w:name w:val="ListLabel 2422"/>
    <w:qFormat/>
    <w:rPr>
      <w:rFonts w:cs="Wingdings"/>
      <w:sz w:val="20"/>
    </w:rPr>
  </w:style>
  <w:style w:type="character" w:styleId="ListLabel2423">
    <w:name w:val="ListLabel 2423"/>
    <w:qFormat/>
    <w:rPr>
      <w:rFonts w:cs="Wingdings"/>
      <w:sz w:val="20"/>
    </w:rPr>
  </w:style>
  <w:style w:type="character" w:styleId="ListLabel2424">
    <w:name w:val="ListLabel 2424"/>
    <w:qFormat/>
    <w:rPr>
      <w:rFonts w:ascii="Georgia" w:hAnsi="Georgia" w:cs="Symbol"/>
      <w:sz w:val="32"/>
    </w:rPr>
  </w:style>
  <w:style w:type="character" w:styleId="ListLabel2425">
    <w:name w:val="ListLabel 2425"/>
    <w:qFormat/>
    <w:rPr>
      <w:rFonts w:cs="Courier New"/>
      <w:sz w:val="20"/>
    </w:rPr>
  </w:style>
  <w:style w:type="character" w:styleId="ListLabel2426">
    <w:name w:val="ListLabel 2426"/>
    <w:qFormat/>
    <w:rPr>
      <w:rFonts w:cs="Wingdings"/>
      <w:sz w:val="20"/>
    </w:rPr>
  </w:style>
  <w:style w:type="character" w:styleId="ListLabel2427">
    <w:name w:val="ListLabel 2427"/>
    <w:qFormat/>
    <w:rPr>
      <w:rFonts w:cs="Wingdings"/>
      <w:sz w:val="20"/>
    </w:rPr>
  </w:style>
  <w:style w:type="character" w:styleId="ListLabel2428">
    <w:name w:val="ListLabel 2428"/>
    <w:qFormat/>
    <w:rPr>
      <w:rFonts w:cs="Wingdings"/>
      <w:sz w:val="20"/>
    </w:rPr>
  </w:style>
  <w:style w:type="character" w:styleId="ListLabel2429">
    <w:name w:val="ListLabel 2429"/>
    <w:qFormat/>
    <w:rPr>
      <w:rFonts w:cs="Wingdings"/>
      <w:sz w:val="20"/>
    </w:rPr>
  </w:style>
  <w:style w:type="character" w:styleId="ListLabel2430">
    <w:name w:val="ListLabel 2430"/>
    <w:qFormat/>
    <w:rPr>
      <w:rFonts w:cs="Wingdings"/>
      <w:sz w:val="20"/>
    </w:rPr>
  </w:style>
  <w:style w:type="character" w:styleId="ListLabel2431">
    <w:name w:val="ListLabel 2431"/>
    <w:qFormat/>
    <w:rPr>
      <w:rFonts w:cs="Wingdings"/>
      <w:sz w:val="20"/>
    </w:rPr>
  </w:style>
  <w:style w:type="character" w:styleId="ListLabel2432">
    <w:name w:val="ListLabel 2432"/>
    <w:qFormat/>
    <w:rPr>
      <w:rFonts w:cs="Wingdings"/>
      <w:sz w:val="20"/>
    </w:rPr>
  </w:style>
  <w:style w:type="character" w:styleId="ListLabel2433">
    <w:name w:val="ListLabel 2433"/>
    <w:qFormat/>
    <w:rPr>
      <w:rFonts w:ascii="Georgia" w:hAnsi="Georgia" w:cs="Symbol"/>
      <w:sz w:val="32"/>
    </w:rPr>
  </w:style>
  <w:style w:type="character" w:styleId="ListLabel2434">
    <w:name w:val="ListLabel 2434"/>
    <w:qFormat/>
    <w:rPr>
      <w:rFonts w:cs="Courier New"/>
      <w:sz w:val="20"/>
    </w:rPr>
  </w:style>
  <w:style w:type="character" w:styleId="ListLabel2435">
    <w:name w:val="ListLabel 2435"/>
    <w:qFormat/>
    <w:rPr>
      <w:rFonts w:cs="Wingdings"/>
      <w:sz w:val="20"/>
    </w:rPr>
  </w:style>
  <w:style w:type="character" w:styleId="ListLabel2436">
    <w:name w:val="ListLabel 2436"/>
    <w:qFormat/>
    <w:rPr>
      <w:rFonts w:cs="Wingdings"/>
      <w:sz w:val="20"/>
    </w:rPr>
  </w:style>
  <w:style w:type="character" w:styleId="ListLabel2437">
    <w:name w:val="ListLabel 2437"/>
    <w:qFormat/>
    <w:rPr>
      <w:rFonts w:cs="Wingdings"/>
      <w:sz w:val="20"/>
    </w:rPr>
  </w:style>
  <w:style w:type="character" w:styleId="ListLabel2438">
    <w:name w:val="ListLabel 2438"/>
    <w:qFormat/>
    <w:rPr>
      <w:rFonts w:cs="Wingdings"/>
      <w:sz w:val="20"/>
    </w:rPr>
  </w:style>
  <w:style w:type="character" w:styleId="ListLabel2439">
    <w:name w:val="ListLabel 2439"/>
    <w:qFormat/>
    <w:rPr>
      <w:rFonts w:cs="Wingdings"/>
      <w:sz w:val="20"/>
    </w:rPr>
  </w:style>
  <w:style w:type="character" w:styleId="ListLabel2440">
    <w:name w:val="ListLabel 2440"/>
    <w:qFormat/>
    <w:rPr>
      <w:rFonts w:cs="Wingdings"/>
      <w:sz w:val="20"/>
    </w:rPr>
  </w:style>
  <w:style w:type="character" w:styleId="ListLabel2441">
    <w:name w:val="ListLabel 2441"/>
    <w:qFormat/>
    <w:rPr>
      <w:rFonts w:cs="Wingdings"/>
      <w:sz w:val="20"/>
    </w:rPr>
  </w:style>
  <w:style w:type="character" w:styleId="ListLabel2442">
    <w:name w:val="ListLabel 2442"/>
    <w:qFormat/>
    <w:rPr>
      <w:rFonts w:ascii="Helvetica" w:hAnsi="Helvetica" w:cs="Symbol"/>
      <w:sz w:val="27"/>
    </w:rPr>
  </w:style>
  <w:style w:type="character" w:styleId="ListLabel2443">
    <w:name w:val="ListLabel 2443"/>
    <w:qFormat/>
    <w:rPr>
      <w:rFonts w:cs="Courier New"/>
      <w:sz w:val="20"/>
    </w:rPr>
  </w:style>
  <w:style w:type="character" w:styleId="ListLabel2444">
    <w:name w:val="ListLabel 2444"/>
    <w:qFormat/>
    <w:rPr>
      <w:rFonts w:cs="Wingdings"/>
      <w:sz w:val="20"/>
    </w:rPr>
  </w:style>
  <w:style w:type="character" w:styleId="ListLabel2445">
    <w:name w:val="ListLabel 2445"/>
    <w:qFormat/>
    <w:rPr>
      <w:rFonts w:cs="Wingdings"/>
      <w:sz w:val="20"/>
    </w:rPr>
  </w:style>
  <w:style w:type="character" w:styleId="ListLabel2446">
    <w:name w:val="ListLabel 2446"/>
    <w:qFormat/>
    <w:rPr>
      <w:rFonts w:cs="Wingdings"/>
      <w:sz w:val="20"/>
    </w:rPr>
  </w:style>
  <w:style w:type="character" w:styleId="ListLabel2447">
    <w:name w:val="ListLabel 2447"/>
    <w:qFormat/>
    <w:rPr>
      <w:rFonts w:cs="Wingdings"/>
      <w:sz w:val="20"/>
    </w:rPr>
  </w:style>
  <w:style w:type="character" w:styleId="ListLabel2448">
    <w:name w:val="ListLabel 2448"/>
    <w:qFormat/>
    <w:rPr>
      <w:rFonts w:cs="Wingdings"/>
      <w:sz w:val="20"/>
    </w:rPr>
  </w:style>
  <w:style w:type="character" w:styleId="ListLabel2449">
    <w:name w:val="ListLabel 2449"/>
    <w:qFormat/>
    <w:rPr>
      <w:rFonts w:cs="Wingdings"/>
      <w:sz w:val="20"/>
    </w:rPr>
  </w:style>
  <w:style w:type="character" w:styleId="ListLabel2450">
    <w:name w:val="ListLabel 2450"/>
    <w:qFormat/>
    <w:rPr>
      <w:rFonts w:cs="Wingdings"/>
      <w:sz w:val="20"/>
    </w:rPr>
  </w:style>
  <w:style w:type="character" w:styleId="ListLabel2451">
    <w:name w:val="ListLabel 2451"/>
    <w:qFormat/>
    <w:rPr>
      <w:rFonts w:ascii="Helvetica" w:hAnsi="Helvetica" w:cs="Symbol"/>
      <w:sz w:val="27"/>
    </w:rPr>
  </w:style>
  <w:style w:type="character" w:styleId="ListLabel2452">
    <w:name w:val="ListLabel 2452"/>
    <w:qFormat/>
    <w:rPr>
      <w:rFonts w:cs="Courier New"/>
      <w:sz w:val="20"/>
    </w:rPr>
  </w:style>
  <w:style w:type="character" w:styleId="ListLabel2453">
    <w:name w:val="ListLabel 2453"/>
    <w:qFormat/>
    <w:rPr>
      <w:rFonts w:cs="Wingdings"/>
      <w:sz w:val="20"/>
    </w:rPr>
  </w:style>
  <w:style w:type="character" w:styleId="ListLabel2454">
    <w:name w:val="ListLabel 2454"/>
    <w:qFormat/>
    <w:rPr>
      <w:rFonts w:cs="Wingdings"/>
      <w:sz w:val="20"/>
    </w:rPr>
  </w:style>
  <w:style w:type="character" w:styleId="ListLabel2455">
    <w:name w:val="ListLabel 2455"/>
    <w:qFormat/>
    <w:rPr>
      <w:rFonts w:cs="Wingdings"/>
      <w:sz w:val="20"/>
    </w:rPr>
  </w:style>
  <w:style w:type="character" w:styleId="ListLabel2456">
    <w:name w:val="ListLabel 2456"/>
    <w:qFormat/>
    <w:rPr>
      <w:rFonts w:cs="Wingdings"/>
      <w:sz w:val="20"/>
    </w:rPr>
  </w:style>
  <w:style w:type="character" w:styleId="ListLabel2457">
    <w:name w:val="ListLabel 2457"/>
    <w:qFormat/>
    <w:rPr>
      <w:rFonts w:cs="Wingdings"/>
      <w:sz w:val="20"/>
    </w:rPr>
  </w:style>
  <w:style w:type="character" w:styleId="ListLabel2458">
    <w:name w:val="ListLabel 2458"/>
    <w:qFormat/>
    <w:rPr>
      <w:rFonts w:cs="Wingdings"/>
      <w:sz w:val="20"/>
    </w:rPr>
  </w:style>
  <w:style w:type="character" w:styleId="ListLabel2459">
    <w:name w:val="ListLabel 2459"/>
    <w:qFormat/>
    <w:rPr>
      <w:rFonts w:cs="Wingdings"/>
      <w:sz w:val="20"/>
    </w:rPr>
  </w:style>
  <w:style w:type="character" w:styleId="ListLabel2460">
    <w:name w:val="ListLabel 2460"/>
    <w:qFormat/>
    <w:rPr>
      <w:rFonts w:ascii="Helvetica" w:hAnsi="Helvetica" w:cs="Symbol"/>
      <w:sz w:val="27"/>
    </w:rPr>
  </w:style>
  <w:style w:type="character" w:styleId="ListLabel2461">
    <w:name w:val="ListLabel 2461"/>
    <w:qFormat/>
    <w:rPr>
      <w:rFonts w:cs="Courier New"/>
      <w:sz w:val="20"/>
    </w:rPr>
  </w:style>
  <w:style w:type="character" w:styleId="ListLabel2462">
    <w:name w:val="ListLabel 2462"/>
    <w:qFormat/>
    <w:rPr>
      <w:rFonts w:cs="Wingdings"/>
      <w:sz w:val="20"/>
    </w:rPr>
  </w:style>
  <w:style w:type="character" w:styleId="ListLabel2463">
    <w:name w:val="ListLabel 2463"/>
    <w:qFormat/>
    <w:rPr>
      <w:rFonts w:cs="Wingdings"/>
      <w:sz w:val="20"/>
    </w:rPr>
  </w:style>
  <w:style w:type="character" w:styleId="ListLabel2464">
    <w:name w:val="ListLabel 2464"/>
    <w:qFormat/>
    <w:rPr>
      <w:rFonts w:cs="Wingdings"/>
      <w:sz w:val="20"/>
    </w:rPr>
  </w:style>
  <w:style w:type="character" w:styleId="ListLabel2465">
    <w:name w:val="ListLabel 2465"/>
    <w:qFormat/>
    <w:rPr>
      <w:rFonts w:cs="Wingdings"/>
      <w:sz w:val="20"/>
    </w:rPr>
  </w:style>
  <w:style w:type="character" w:styleId="ListLabel2466">
    <w:name w:val="ListLabel 2466"/>
    <w:qFormat/>
    <w:rPr>
      <w:rFonts w:cs="Wingdings"/>
      <w:sz w:val="20"/>
    </w:rPr>
  </w:style>
  <w:style w:type="character" w:styleId="ListLabel2467">
    <w:name w:val="ListLabel 2467"/>
    <w:qFormat/>
    <w:rPr>
      <w:rFonts w:cs="Wingdings"/>
      <w:sz w:val="20"/>
    </w:rPr>
  </w:style>
  <w:style w:type="character" w:styleId="ListLabel2468">
    <w:name w:val="ListLabel 2468"/>
    <w:qFormat/>
    <w:rPr>
      <w:rFonts w:cs="Wingdings"/>
      <w:sz w:val="20"/>
    </w:rPr>
  </w:style>
  <w:style w:type="character" w:styleId="ListLabel2469">
    <w:name w:val="ListLabel 2469"/>
    <w:qFormat/>
    <w:rPr>
      <w:rFonts w:ascii="Arial" w:hAnsi="Arial" w:cs="Symbol"/>
      <w:sz w:val="27"/>
    </w:rPr>
  </w:style>
  <w:style w:type="character" w:styleId="ListLabel2470">
    <w:name w:val="ListLabel 2470"/>
    <w:qFormat/>
    <w:rPr>
      <w:rFonts w:cs="Courier New"/>
      <w:sz w:val="20"/>
    </w:rPr>
  </w:style>
  <w:style w:type="character" w:styleId="ListLabel2471">
    <w:name w:val="ListLabel 2471"/>
    <w:qFormat/>
    <w:rPr>
      <w:rFonts w:cs="Wingdings"/>
      <w:sz w:val="20"/>
    </w:rPr>
  </w:style>
  <w:style w:type="character" w:styleId="ListLabel2472">
    <w:name w:val="ListLabel 2472"/>
    <w:qFormat/>
    <w:rPr>
      <w:rFonts w:cs="Wingdings"/>
      <w:sz w:val="20"/>
    </w:rPr>
  </w:style>
  <w:style w:type="character" w:styleId="ListLabel2473">
    <w:name w:val="ListLabel 2473"/>
    <w:qFormat/>
    <w:rPr>
      <w:rFonts w:cs="Wingdings"/>
      <w:sz w:val="20"/>
    </w:rPr>
  </w:style>
  <w:style w:type="character" w:styleId="ListLabel2474">
    <w:name w:val="ListLabel 2474"/>
    <w:qFormat/>
    <w:rPr>
      <w:rFonts w:cs="Wingdings"/>
      <w:sz w:val="20"/>
    </w:rPr>
  </w:style>
  <w:style w:type="character" w:styleId="ListLabel2475">
    <w:name w:val="ListLabel 2475"/>
    <w:qFormat/>
    <w:rPr>
      <w:rFonts w:cs="Wingdings"/>
      <w:sz w:val="20"/>
    </w:rPr>
  </w:style>
  <w:style w:type="character" w:styleId="ListLabel2476">
    <w:name w:val="ListLabel 2476"/>
    <w:qFormat/>
    <w:rPr>
      <w:rFonts w:cs="Wingdings"/>
      <w:sz w:val="20"/>
    </w:rPr>
  </w:style>
  <w:style w:type="character" w:styleId="ListLabel2477">
    <w:name w:val="ListLabel 2477"/>
    <w:qFormat/>
    <w:rPr>
      <w:rFonts w:cs="Wingdings"/>
      <w:sz w:val="20"/>
    </w:rPr>
  </w:style>
  <w:style w:type="character" w:styleId="ListLabel2478">
    <w:name w:val="ListLabel 2478"/>
    <w:qFormat/>
    <w:rPr>
      <w:rFonts w:ascii="Arial" w:hAnsi="Arial" w:cs="Symbol"/>
      <w:sz w:val="27"/>
    </w:rPr>
  </w:style>
  <w:style w:type="character" w:styleId="ListLabel2479">
    <w:name w:val="ListLabel 2479"/>
    <w:qFormat/>
    <w:rPr>
      <w:rFonts w:cs="Courier New"/>
      <w:sz w:val="20"/>
    </w:rPr>
  </w:style>
  <w:style w:type="character" w:styleId="ListLabel2480">
    <w:name w:val="ListLabel 2480"/>
    <w:qFormat/>
    <w:rPr>
      <w:rFonts w:cs="Wingdings"/>
      <w:sz w:val="20"/>
    </w:rPr>
  </w:style>
  <w:style w:type="character" w:styleId="ListLabel2481">
    <w:name w:val="ListLabel 2481"/>
    <w:qFormat/>
    <w:rPr>
      <w:rFonts w:cs="Wingdings"/>
      <w:sz w:val="20"/>
    </w:rPr>
  </w:style>
  <w:style w:type="character" w:styleId="ListLabel2482">
    <w:name w:val="ListLabel 2482"/>
    <w:qFormat/>
    <w:rPr>
      <w:rFonts w:cs="Wingdings"/>
      <w:sz w:val="20"/>
    </w:rPr>
  </w:style>
  <w:style w:type="character" w:styleId="ListLabel2483">
    <w:name w:val="ListLabel 2483"/>
    <w:qFormat/>
    <w:rPr>
      <w:rFonts w:cs="Wingdings"/>
      <w:sz w:val="20"/>
    </w:rPr>
  </w:style>
  <w:style w:type="character" w:styleId="ListLabel2484">
    <w:name w:val="ListLabel 2484"/>
    <w:qFormat/>
    <w:rPr>
      <w:rFonts w:cs="Wingdings"/>
      <w:sz w:val="20"/>
    </w:rPr>
  </w:style>
  <w:style w:type="character" w:styleId="ListLabel2485">
    <w:name w:val="ListLabel 2485"/>
    <w:qFormat/>
    <w:rPr>
      <w:rFonts w:cs="Wingdings"/>
      <w:sz w:val="20"/>
    </w:rPr>
  </w:style>
  <w:style w:type="character" w:styleId="ListLabel2486">
    <w:name w:val="ListLabel 2486"/>
    <w:qFormat/>
    <w:rPr>
      <w:rFonts w:cs="Wingdings"/>
      <w:sz w:val="20"/>
    </w:rPr>
  </w:style>
  <w:style w:type="character" w:styleId="ListLabel2487">
    <w:name w:val="ListLabel 2487"/>
    <w:qFormat/>
    <w:rPr>
      <w:rFonts w:ascii="Arial" w:hAnsi="Arial" w:cs="Symbol"/>
      <w:sz w:val="27"/>
    </w:rPr>
  </w:style>
  <w:style w:type="character" w:styleId="ListLabel2488">
    <w:name w:val="ListLabel 2488"/>
    <w:qFormat/>
    <w:rPr>
      <w:rFonts w:cs="Courier New"/>
      <w:sz w:val="20"/>
    </w:rPr>
  </w:style>
  <w:style w:type="character" w:styleId="ListLabel2489">
    <w:name w:val="ListLabel 2489"/>
    <w:qFormat/>
    <w:rPr>
      <w:rFonts w:cs="Wingdings"/>
      <w:sz w:val="20"/>
    </w:rPr>
  </w:style>
  <w:style w:type="character" w:styleId="ListLabel2490">
    <w:name w:val="ListLabel 2490"/>
    <w:qFormat/>
    <w:rPr>
      <w:rFonts w:cs="Wingdings"/>
      <w:sz w:val="20"/>
    </w:rPr>
  </w:style>
  <w:style w:type="character" w:styleId="ListLabel2491">
    <w:name w:val="ListLabel 2491"/>
    <w:qFormat/>
    <w:rPr>
      <w:rFonts w:cs="Wingdings"/>
      <w:sz w:val="20"/>
    </w:rPr>
  </w:style>
  <w:style w:type="character" w:styleId="ListLabel2492">
    <w:name w:val="ListLabel 2492"/>
    <w:qFormat/>
    <w:rPr>
      <w:rFonts w:cs="Wingdings"/>
      <w:sz w:val="20"/>
    </w:rPr>
  </w:style>
  <w:style w:type="character" w:styleId="ListLabel2493">
    <w:name w:val="ListLabel 2493"/>
    <w:qFormat/>
    <w:rPr>
      <w:rFonts w:cs="Wingdings"/>
      <w:sz w:val="20"/>
    </w:rPr>
  </w:style>
  <w:style w:type="character" w:styleId="ListLabel2494">
    <w:name w:val="ListLabel 2494"/>
    <w:qFormat/>
    <w:rPr>
      <w:rFonts w:cs="Wingdings"/>
      <w:sz w:val="20"/>
    </w:rPr>
  </w:style>
  <w:style w:type="character" w:styleId="ListLabel2495">
    <w:name w:val="ListLabel 2495"/>
    <w:qFormat/>
    <w:rPr>
      <w:rFonts w:cs="Wingdings"/>
      <w:sz w:val="20"/>
    </w:rPr>
  </w:style>
  <w:style w:type="character" w:styleId="ListLabel2496">
    <w:name w:val="ListLabel 2496"/>
    <w:qFormat/>
    <w:rPr>
      <w:rFonts w:ascii="Arial" w:hAnsi="Arial" w:cs="Symbol"/>
      <w:sz w:val="27"/>
    </w:rPr>
  </w:style>
  <w:style w:type="character" w:styleId="ListLabel2497">
    <w:name w:val="ListLabel 2497"/>
    <w:qFormat/>
    <w:rPr>
      <w:rFonts w:cs="Courier New"/>
      <w:sz w:val="20"/>
    </w:rPr>
  </w:style>
  <w:style w:type="character" w:styleId="ListLabel2498">
    <w:name w:val="ListLabel 2498"/>
    <w:qFormat/>
    <w:rPr>
      <w:rFonts w:cs="Wingdings"/>
      <w:sz w:val="20"/>
    </w:rPr>
  </w:style>
  <w:style w:type="character" w:styleId="ListLabel2499">
    <w:name w:val="ListLabel 2499"/>
    <w:qFormat/>
    <w:rPr>
      <w:rFonts w:cs="Wingdings"/>
      <w:sz w:val="20"/>
    </w:rPr>
  </w:style>
  <w:style w:type="character" w:styleId="ListLabel2500">
    <w:name w:val="ListLabel 2500"/>
    <w:qFormat/>
    <w:rPr>
      <w:rFonts w:cs="Wingdings"/>
      <w:sz w:val="20"/>
    </w:rPr>
  </w:style>
  <w:style w:type="character" w:styleId="ListLabel2501">
    <w:name w:val="ListLabel 2501"/>
    <w:qFormat/>
    <w:rPr>
      <w:rFonts w:cs="Wingdings"/>
      <w:sz w:val="20"/>
    </w:rPr>
  </w:style>
  <w:style w:type="character" w:styleId="ListLabel2502">
    <w:name w:val="ListLabel 2502"/>
    <w:qFormat/>
    <w:rPr>
      <w:rFonts w:cs="Wingdings"/>
      <w:sz w:val="20"/>
    </w:rPr>
  </w:style>
  <w:style w:type="character" w:styleId="ListLabel2503">
    <w:name w:val="ListLabel 2503"/>
    <w:qFormat/>
    <w:rPr>
      <w:rFonts w:cs="Wingdings"/>
      <w:sz w:val="20"/>
    </w:rPr>
  </w:style>
  <w:style w:type="character" w:styleId="ListLabel2504">
    <w:name w:val="ListLabel 2504"/>
    <w:qFormat/>
    <w:rPr>
      <w:rFonts w:cs="Wingdings"/>
      <w:sz w:val="20"/>
    </w:rPr>
  </w:style>
  <w:style w:type="character" w:styleId="ListLabel2505">
    <w:name w:val="ListLabel 2505"/>
    <w:qFormat/>
    <w:rPr>
      <w:rFonts w:ascii="Arial" w:hAnsi="Arial" w:cs="Symbol"/>
      <w:sz w:val="27"/>
    </w:rPr>
  </w:style>
  <w:style w:type="character" w:styleId="ListLabel2506">
    <w:name w:val="ListLabel 2506"/>
    <w:qFormat/>
    <w:rPr>
      <w:rFonts w:cs="Courier New"/>
      <w:sz w:val="20"/>
    </w:rPr>
  </w:style>
  <w:style w:type="character" w:styleId="ListLabel2507">
    <w:name w:val="ListLabel 2507"/>
    <w:qFormat/>
    <w:rPr>
      <w:rFonts w:cs="Wingdings"/>
      <w:sz w:val="20"/>
    </w:rPr>
  </w:style>
  <w:style w:type="character" w:styleId="ListLabel2508">
    <w:name w:val="ListLabel 2508"/>
    <w:qFormat/>
    <w:rPr>
      <w:rFonts w:cs="Wingdings"/>
      <w:sz w:val="20"/>
    </w:rPr>
  </w:style>
  <w:style w:type="character" w:styleId="ListLabel2509">
    <w:name w:val="ListLabel 2509"/>
    <w:qFormat/>
    <w:rPr>
      <w:rFonts w:cs="Wingdings"/>
      <w:sz w:val="20"/>
    </w:rPr>
  </w:style>
  <w:style w:type="character" w:styleId="ListLabel2510">
    <w:name w:val="ListLabel 2510"/>
    <w:qFormat/>
    <w:rPr>
      <w:rFonts w:cs="Wingdings"/>
      <w:sz w:val="20"/>
    </w:rPr>
  </w:style>
  <w:style w:type="character" w:styleId="ListLabel2511">
    <w:name w:val="ListLabel 2511"/>
    <w:qFormat/>
    <w:rPr>
      <w:rFonts w:cs="Wingdings"/>
      <w:sz w:val="20"/>
    </w:rPr>
  </w:style>
  <w:style w:type="character" w:styleId="ListLabel2512">
    <w:name w:val="ListLabel 2512"/>
    <w:qFormat/>
    <w:rPr>
      <w:rFonts w:cs="Wingdings"/>
      <w:sz w:val="20"/>
    </w:rPr>
  </w:style>
  <w:style w:type="character" w:styleId="ListLabel2513">
    <w:name w:val="ListLabel 2513"/>
    <w:qFormat/>
    <w:rPr>
      <w:rFonts w:cs="Wingdings"/>
      <w:sz w:val="20"/>
    </w:rPr>
  </w:style>
  <w:style w:type="character" w:styleId="ListLabel2514">
    <w:name w:val="ListLabel 2514"/>
    <w:qFormat/>
    <w:rPr>
      <w:rFonts w:ascii="Arial" w:hAnsi="Arial" w:cs="Symbol"/>
      <w:sz w:val="27"/>
    </w:rPr>
  </w:style>
  <w:style w:type="character" w:styleId="ListLabel2515">
    <w:name w:val="ListLabel 2515"/>
    <w:qFormat/>
    <w:rPr>
      <w:rFonts w:cs="Courier New"/>
      <w:sz w:val="20"/>
    </w:rPr>
  </w:style>
  <w:style w:type="character" w:styleId="ListLabel2516">
    <w:name w:val="ListLabel 2516"/>
    <w:qFormat/>
    <w:rPr>
      <w:rFonts w:cs="Wingdings"/>
      <w:sz w:val="20"/>
    </w:rPr>
  </w:style>
  <w:style w:type="character" w:styleId="ListLabel2517">
    <w:name w:val="ListLabel 2517"/>
    <w:qFormat/>
    <w:rPr>
      <w:rFonts w:cs="Wingdings"/>
      <w:sz w:val="20"/>
    </w:rPr>
  </w:style>
  <w:style w:type="character" w:styleId="ListLabel2518">
    <w:name w:val="ListLabel 2518"/>
    <w:qFormat/>
    <w:rPr>
      <w:rFonts w:cs="Wingdings"/>
      <w:sz w:val="20"/>
    </w:rPr>
  </w:style>
  <w:style w:type="character" w:styleId="ListLabel2519">
    <w:name w:val="ListLabel 2519"/>
    <w:qFormat/>
    <w:rPr>
      <w:rFonts w:cs="Wingdings"/>
      <w:sz w:val="20"/>
    </w:rPr>
  </w:style>
  <w:style w:type="character" w:styleId="ListLabel2520">
    <w:name w:val="ListLabel 2520"/>
    <w:qFormat/>
    <w:rPr>
      <w:rFonts w:cs="Wingdings"/>
      <w:sz w:val="20"/>
    </w:rPr>
  </w:style>
  <w:style w:type="character" w:styleId="ListLabel2521">
    <w:name w:val="ListLabel 2521"/>
    <w:qFormat/>
    <w:rPr>
      <w:rFonts w:cs="Wingdings"/>
      <w:sz w:val="20"/>
    </w:rPr>
  </w:style>
  <w:style w:type="character" w:styleId="ListLabel2522">
    <w:name w:val="ListLabel 2522"/>
    <w:qFormat/>
    <w:rPr>
      <w:rFonts w:cs="Wingdings"/>
      <w:sz w:val="20"/>
    </w:rPr>
  </w:style>
  <w:style w:type="character" w:styleId="ListLabel2523">
    <w:name w:val="ListLabel 2523"/>
    <w:qFormat/>
    <w:rPr>
      <w:rFonts w:ascii="Arial" w:hAnsi="Arial" w:cs="Symbol"/>
      <w:sz w:val="27"/>
    </w:rPr>
  </w:style>
  <w:style w:type="character" w:styleId="ListLabel2524">
    <w:name w:val="ListLabel 2524"/>
    <w:qFormat/>
    <w:rPr>
      <w:rFonts w:cs="Courier New"/>
      <w:sz w:val="20"/>
    </w:rPr>
  </w:style>
  <w:style w:type="character" w:styleId="ListLabel2525">
    <w:name w:val="ListLabel 2525"/>
    <w:qFormat/>
    <w:rPr>
      <w:rFonts w:cs="Wingdings"/>
      <w:sz w:val="20"/>
    </w:rPr>
  </w:style>
  <w:style w:type="character" w:styleId="ListLabel2526">
    <w:name w:val="ListLabel 2526"/>
    <w:qFormat/>
    <w:rPr>
      <w:rFonts w:cs="Wingdings"/>
      <w:sz w:val="20"/>
    </w:rPr>
  </w:style>
  <w:style w:type="character" w:styleId="ListLabel2527">
    <w:name w:val="ListLabel 2527"/>
    <w:qFormat/>
    <w:rPr>
      <w:rFonts w:cs="Wingdings"/>
      <w:sz w:val="20"/>
    </w:rPr>
  </w:style>
  <w:style w:type="character" w:styleId="ListLabel2528">
    <w:name w:val="ListLabel 2528"/>
    <w:qFormat/>
    <w:rPr>
      <w:rFonts w:cs="Wingdings"/>
      <w:sz w:val="20"/>
    </w:rPr>
  </w:style>
  <w:style w:type="character" w:styleId="ListLabel2529">
    <w:name w:val="ListLabel 2529"/>
    <w:qFormat/>
    <w:rPr>
      <w:rFonts w:cs="Wingdings"/>
      <w:sz w:val="20"/>
    </w:rPr>
  </w:style>
  <w:style w:type="character" w:styleId="ListLabel2530">
    <w:name w:val="ListLabel 2530"/>
    <w:qFormat/>
    <w:rPr>
      <w:rFonts w:cs="Wingdings"/>
      <w:sz w:val="20"/>
    </w:rPr>
  </w:style>
  <w:style w:type="character" w:styleId="ListLabel2531">
    <w:name w:val="ListLabel 2531"/>
    <w:qFormat/>
    <w:rPr>
      <w:rFonts w:cs="Wingdings"/>
      <w:sz w:val="20"/>
    </w:rPr>
  </w:style>
  <w:style w:type="character" w:styleId="ListLabel2532">
    <w:name w:val="ListLabel 2532"/>
    <w:qFormat/>
    <w:rPr>
      <w:rFonts w:ascii="Arial" w:hAnsi="Arial" w:cs="Symbol"/>
      <w:sz w:val="27"/>
    </w:rPr>
  </w:style>
  <w:style w:type="character" w:styleId="ListLabel2533">
    <w:name w:val="ListLabel 2533"/>
    <w:qFormat/>
    <w:rPr>
      <w:rFonts w:cs="Courier New"/>
      <w:sz w:val="20"/>
    </w:rPr>
  </w:style>
  <w:style w:type="character" w:styleId="ListLabel2534">
    <w:name w:val="ListLabel 2534"/>
    <w:qFormat/>
    <w:rPr>
      <w:rFonts w:cs="Wingdings"/>
      <w:sz w:val="20"/>
    </w:rPr>
  </w:style>
  <w:style w:type="character" w:styleId="ListLabel2535">
    <w:name w:val="ListLabel 2535"/>
    <w:qFormat/>
    <w:rPr>
      <w:rFonts w:cs="Wingdings"/>
      <w:sz w:val="20"/>
    </w:rPr>
  </w:style>
  <w:style w:type="character" w:styleId="ListLabel2536">
    <w:name w:val="ListLabel 2536"/>
    <w:qFormat/>
    <w:rPr>
      <w:rFonts w:cs="Wingdings"/>
      <w:sz w:val="20"/>
    </w:rPr>
  </w:style>
  <w:style w:type="character" w:styleId="ListLabel2537">
    <w:name w:val="ListLabel 2537"/>
    <w:qFormat/>
    <w:rPr>
      <w:rFonts w:cs="Wingdings"/>
      <w:sz w:val="20"/>
    </w:rPr>
  </w:style>
  <w:style w:type="character" w:styleId="ListLabel2538">
    <w:name w:val="ListLabel 2538"/>
    <w:qFormat/>
    <w:rPr>
      <w:rFonts w:cs="Wingdings"/>
      <w:sz w:val="20"/>
    </w:rPr>
  </w:style>
  <w:style w:type="character" w:styleId="ListLabel2539">
    <w:name w:val="ListLabel 2539"/>
    <w:qFormat/>
    <w:rPr>
      <w:rFonts w:cs="Wingdings"/>
      <w:sz w:val="20"/>
    </w:rPr>
  </w:style>
  <w:style w:type="character" w:styleId="ListLabel2540">
    <w:name w:val="ListLabel 2540"/>
    <w:qFormat/>
    <w:rPr>
      <w:rFonts w:cs="Wingdings"/>
      <w:sz w:val="20"/>
    </w:rPr>
  </w:style>
  <w:style w:type="character" w:styleId="ListLabel2541">
    <w:name w:val="ListLabel 2541"/>
    <w:qFormat/>
    <w:rPr>
      <w:rFonts w:ascii="Arial" w:hAnsi="Arial" w:cs="Symbol"/>
      <w:sz w:val="27"/>
    </w:rPr>
  </w:style>
  <w:style w:type="character" w:styleId="ListLabel2542">
    <w:name w:val="ListLabel 2542"/>
    <w:qFormat/>
    <w:rPr>
      <w:rFonts w:cs="Courier New"/>
      <w:sz w:val="20"/>
    </w:rPr>
  </w:style>
  <w:style w:type="character" w:styleId="ListLabel2543">
    <w:name w:val="ListLabel 2543"/>
    <w:qFormat/>
    <w:rPr>
      <w:rFonts w:cs="Wingdings"/>
      <w:sz w:val="20"/>
    </w:rPr>
  </w:style>
  <w:style w:type="character" w:styleId="ListLabel2544">
    <w:name w:val="ListLabel 2544"/>
    <w:qFormat/>
    <w:rPr>
      <w:rFonts w:cs="Wingdings"/>
      <w:sz w:val="20"/>
    </w:rPr>
  </w:style>
  <w:style w:type="character" w:styleId="ListLabel2545">
    <w:name w:val="ListLabel 2545"/>
    <w:qFormat/>
    <w:rPr>
      <w:rFonts w:cs="Wingdings"/>
      <w:sz w:val="20"/>
    </w:rPr>
  </w:style>
  <w:style w:type="character" w:styleId="ListLabel2546">
    <w:name w:val="ListLabel 2546"/>
    <w:qFormat/>
    <w:rPr>
      <w:rFonts w:cs="Wingdings"/>
      <w:sz w:val="20"/>
    </w:rPr>
  </w:style>
  <w:style w:type="character" w:styleId="ListLabel2547">
    <w:name w:val="ListLabel 2547"/>
    <w:qFormat/>
    <w:rPr>
      <w:rFonts w:cs="Wingdings"/>
      <w:sz w:val="20"/>
    </w:rPr>
  </w:style>
  <w:style w:type="character" w:styleId="ListLabel2548">
    <w:name w:val="ListLabel 2548"/>
    <w:qFormat/>
    <w:rPr>
      <w:rFonts w:cs="Wingdings"/>
      <w:sz w:val="20"/>
    </w:rPr>
  </w:style>
  <w:style w:type="character" w:styleId="ListLabel2549">
    <w:name w:val="ListLabel 2549"/>
    <w:qFormat/>
    <w:rPr>
      <w:rFonts w:cs="Wingdings"/>
      <w:sz w:val="20"/>
    </w:rPr>
  </w:style>
  <w:style w:type="character" w:styleId="ListLabel2550">
    <w:name w:val="ListLabel 2550"/>
    <w:qFormat/>
    <w:rPr>
      <w:rFonts w:ascii="Arial" w:hAnsi="Arial" w:cs="Symbol"/>
      <w:sz w:val="27"/>
    </w:rPr>
  </w:style>
  <w:style w:type="character" w:styleId="ListLabel2551">
    <w:name w:val="ListLabel 2551"/>
    <w:qFormat/>
    <w:rPr>
      <w:rFonts w:cs="Courier New"/>
      <w:sz w:val="20"/>
    </w:rPr>
  </w:style>
  <w:style w:type="character" w:styleId="ListLabel2552">
    <w:name w:val="ListLabel 2552"/>
    <w:qFormat/>
    <w:rPr>
      <w:rFonts w:cs="Wingdings"/>
      <w:sz w:val="20"/>
    </w:rPr>
  </w:style>
  <w:style w:type="character" w:styleId="ListLabel2553">
    <w:name w:val="ListLabel 2553"/>
    <w:qFormat/>
    <w:rPr>
      <w:rFonts w:cs="Wingdings"/>
      <w:sz w:val="20"/>
    </w:rPr>
  </w:style>
  <w:style w:type="character" w:styleId="ListLabel2554">
    <w:name w:val="ListLabel 2554"/>
    <w:qFormat/>
    <w:rPr>
      <w:rFonts w:cs="Wingdings"/>
      <w:sz w:val="20"/>
    </w:rPr>
  </w:style>
  <w:style w:type="character" w:styleId="ListLabel2555">
    <w:name w:val="ListLabel 2555"/>
    <w:qFormat/>
    <w:rPr>
      <w:rFonts w:cs="Wingdings"/>
      <w:sz w:val="20"/>
    </w:rPr>
  </w:style>
  <w:style w:type="character" w:styleId="ListLabel2556">
    <w:name w:val="ListLabel 2556"/>
    <w:qFormat/>
    <w:rPr>
      <w:rFonts w:cs="Wingdings"/>
      <w:sz w:val="20"/>
    </w:rPr>
  </w:style>
  <w:style w:type="character" w:styleId="ListLabel2557">
    <w:name w:val="ListLabel 2557"/>
    <w:qFormat/>
    <w:rPr>
      <w:rFonts w:cs="Wingdings"/>
      <w:sz w:val="20"/>
    </w:rPr>
  </w:style>
  <w:style w:type="character" w:styleId="ListLabel2558">
    <w:name w:val="ListLabel 2558"/>
    <w:qFormat/>
    <w:rPr>
      <w:rFonts w:cs="Wingdings"/>
      <w:sz w:val="20"/>
    </w:rPr>
  </w:style>
  <w:style w:type="character" w:styleId="ListLabel2559">
    <w:name w:val="ListLabel 2559"/>
    <w:qFormat/>
    <w:rPr>
      <w:rFonts w:ascii="Arial" w:hAnsi="Arial" w:cs="Symbol"/>
      <w:sz w:val="27"/>
    </w:rPr>
  </w:style>
  <w:style w:type="character" w:styleId="ListLabel2560">
    <w:name w:val="ListLabel 2560"/>
    <w:qFormat/>
    <w:rPr>
      <w:rFonts w:cs="Courier New"/>
      <w:sz w:val="20"/>
    </w:rPr>
  </w:style>
  <w:style w:type="character" w:styleId="ListLabel2561">
    <w:name w:val="ListLabel 2561"/>
    <w:qFormat/>
    <w:rPr>
      <w:rFonts w:cs="Wingdings"/>
      <w:sz w:val="20"/>
    </w:rPr>
  </w:style>
  <w:style w:type="character" w:styleId="ListLabel2562">
    <w:name w:val="ListLabel 2562"/>
    <w:qFormat/>
    <w:rPr>
      <w:rFonts w:cs="Wingdings"/>
      <w:sz w:val="20"/>
    </w:rPr>
  </w:style>
  <w:style w:type="character" w:styleId="ListLabel2563">
    <w:name w:val="ListLabel 2563"/>
    <w:qFormat/>
    <w:rPr>
      <w:rFonts w:cs="Wingdings"/>
      <w:sz w:val="20"/>
    </w:rPr>
  </w:style>
  <w:style w:type="character" w:styleId="ListLabel2564">
    <w:name w:val="ListLabel 2564"/>
    <w:qFormat/>
    <w:rPr>
      <w:rFonts w:cs="Wingdings"/>
      <w:sz w:val="20"/>
    </w:rPr>
  </w:style>
  <w:style w:type="character" w:styleId="ListLabel2565">
    <w:name w:val="ListLabel 2565"/>
    <w:qFormat/>
    <w:rPr>
      <w:rFonts w:cs="Wingdings"/>
      <w:sz w:val="20"/>
    </w:rPr>
  </w:style>
  <w:style w:type="character" w:styleId="ListLabel2566">
    <w:name w:val="ListLabel 2566"/>
    <w:qFormat/>
    <w:rPr>
      <w:rFonts w:cs="Wingdings"/>
      <w:sz w:val="20"/>
    </w:rPr>
  </w:style>
  <w:style w:type="character" w:styleId="ListLabel2567">
    <w:name w:val="ListLabel 2567"/>
    <w:qFormat/>
    <w:rPr>
      <w:rFonts w:cs="Wingdings"/>
      <w:sz w:val="20"/>
    </w:rPr>
  </w:style>
  <w:style w:type="character" w:styleId="ListLabel2568">
    <w:name w:val="ListLabel 2568"/>
    <w:qFormat/>
    <w:rPr>
      <w:rFonts w:ascii="Arial" w:hAnsi="Arial" w:cs="Symbol"/>
      <w:sz w:val="27"/>
    </w:rPr>
  </w:style>
  <w:style w:type="character" w:styleId="ListLabel2569">
    <w:name w:val="ListLabel 2569"/>
    <w:qFormat/>
    <w:rPr>
      <w:rFonts w:cs="Courier New"/>
      <w:sz w:val="20"/>
    </w:rPr>
  </w:style>
  <w:style w:type="character" w:styleId="ListLabel2570">
    <w:name w:val="ListLabel 2570"/>
    <w:qFormat/>
    <w:rPr>
      <w:rFonts w:cs="Wingdings"/>
      <w:sz w:val="20"/>
    </w:rPr>
  </w:style>
  <w:style w:type="character" w:styleId="ListLabel2571">
    <w:name w:val="ListLabel 2571"/>
    <w:qFormat/>
    <w:rPr>
      <w:rFonts w:cs="Wingdings"/>
      <w:sz w:val="20"/>
    </w:rPr>
  </w:style>
  <w:style w:type="character" w:styleId="ListLabel2572">
    <w:name w:val="ListLabel 2572"/>
    <w:qFormat/>
    <w:rPr>
      <w:rFonts w:cs="Wingdings"/>
      <w:sz w:val="20"/>
    </w:rPr>
  </w:style>
  <w:style w:type="character" w:styleId="ListLabel2573">
    <w:name w:val="ListLabel 2573"/>
    <w:qFormat/>
    <w:rPr>
      <w:rFonts w:cs="Wingdings"/>
      <w:sz w:val="20"/>
    </w:rPr>
  </w:style>
  <w:style w:type="character" w:styleId="ListLabel2574">
    <w:name w:val="ListLabel 2574"/>
    <w:qFormat/>
    <w:rPr>
      <w:rFonts w:cs="Wingdings"/>
      <w:sz w:val="20"/>
    </w:rPr>
  </w:style>
  <w:style w:type="character" w:styleId="ListLabel2575">
    <w:name w:val="ListLabel 2575"/>
    <w:qFormat/>
    <w:rPr>
      <w:rFonts w:cs="Wingdings"/>
      <w:sz w:val="20"/>
    </w:rPr>
  </w:style>
  <w:style w:type="character" w:styleId="ListLabel2576">
    <w:name w:val="ListLabel 2576"/>
    <w:qFormat/>
    <w:rPr>
      <w:rFonts w:cs="Wingdings"/>
      <w:sz w:val="20"/>
    </w:rPr>
  </w:style>
  <w:style w:type="character" w:styleId="ListLabel2577">
    <w:name w:val="ListLabel 2577"/>
    <w:qFormat/>
    <w:rPr>
      <w:rFonts w:ascii="Arial" w:hAnsi="Arial" w:cs="Symbol"/>
      <w:sz w:val="27"/>
    </w:rPr>
  </w:style>
  <w:style w:type="character" w:styleId="ListLabel2578">
    <w:name w:val="ListLabel 2578"/>
    <w:qFormat/>
    <w:rPr>
      <w:rFonts w:cs="Courier New"/>
      <w:sz w:val="20"/>
    </w:rPr>
  </w:style>
  <w:style w:type="character" w:styleId="ListLabel2579">
    <w:name w:val="ListLabel 2579"/>
    <w:qFormat/>
    <w:rPr>
      <w:rFonts w:cs="Wingdings"/>
      <w:sz w:val="20"/>
    </w:rPr>
  </w:style>
  <w:style w:type="character" w:styleId="ListLabel2580">
    <w:name w:val="ListLabel 2580"/>
    <w:qFormat/>
    <w:rPr>
      <w:rFonts w:cs="Wingdings"/>
      <w:sz w:val="20"/>
    </w:rPr>
  </w:style>
  <w:style w:type="character" w:styleId="ListLabel2581">
    <w:name w:val="ListLabel 2581"/>
    <w:qFormat/>
    <w:rPr>
      <w:rFonts w:cs="Wingdings"/>
      <w:sz w:val="20"/>
    </w:rPr>
  </w:style>
  <w:style w:type="character" w:styleId="ListLabel2582">
    <w:name w:val="ListLabel 2582"/>
    <w:qFormat/>
    <w:rPr>
      <w:rFonts w:cs="Wingdings"/>
      <w:sz w:val="20"/>
    </w:rPr>
  </w:style>
  <w:style w:type="character" w:styleId="ListLabel2583">
    <w:name w:val="ListLabel 2583"/>
    <w:qFormat/>
    <w:rPr>
      <w:rFonts w:cs="Wingdings"/>
      <w:sz w:val="20"/>
    </w:rPr>
  </w:style>
  <w:style w:type="character" w:styleId="ListLabel2584">
    <w:name w:val="ListLabel 2584"/>
    <w:qFormat/>
    <w:rPr>
      <w:rFonts w:cs="Wingdings"/>
      <w:sz w:val="20"/>
    </w:rPr>
  </w:style>
  <w:style w:type="character" w:styleId="ListLabel2585">
    <w:name w:val="ListLabel 2585"/>
    <w:qFormat/>
    <w:rPr>
      <w:rFonts w:cs="Wingdings"/>
      <w:sz w:val="20"/>
    </w:rPr>
  </w:style>
  <w:style w:type="character" w:styleId="ListLabel2586">
    <w:name w:val="ListLabel 2586"/>
    <w:qFormat/>
    <w:rPr>
      <w:rFonts w:ascii="Arial" w:hAnsi="Arial" w:cs="Symbol"/>
      <w:sz w:val="27"/>
    </w:rPr>
  </w:style>
  <w:style w:type="character" w:styleId="ListLabel2587">
    <w:name w:val="ListLabel 2587"/>
    <w:qFormat/>
    <w:rPr>
      <w:rFonts w:cs="Courier New"/>
      <w:sz w:val="20"/>
    </w:rPr>
  </w:style>
  <w:style w:type="character" w:styleId="ListLabel2588">
    <w:name w:val="ListLabel 2588"/>
    <w:qFormat/>
    <w:rPr>
      <w:rFonts w:cs="Wingdings"/>
      <w:sz w:val="20"/>
    </w:rPr>
  </w:style>
  <w:style w:type="character" w:styleId="ListLabel2589">
    <w:name w:val="ListLabel 2589"/>
    <w:qFormat/>
    <w:rPr>
      <w:rFonts w:cs="Wingdings"/>
      <w:sz w:val="20"/>
    </w:rPr>
  </w:style>
  <w:style w:type="character" w:styleId="ListLabel2590">
    <w:name w:val="ListLabel 2590"/>
    <w:qFormat/>
    <w:rPr>
      <w:rFonts w:cs="Wingdings"/>
      <w:sz w:val="20"/>
    </w:rPr>
  </w:style>
  <w:style w:type="character" w:styleId="ListLabel2591">
    <w:name w:val="ListLabel 2591"/>
    <w:qFormat/>
    <w:rPr>
      <w:rFonts w:cs="Wingdings"/>
      <w:sz w:val="20"/>
    </w:rPr>
  </w:style>
  <w:style w:type="character" w:styleId="ListLabel2592">
    <w:name w:val="ListLabel 2592"/>
    <w:qFormat/>
    <w:rPr>
      <w:rFonts w:cs="Wingdings"/>
      <w:sz w:val="20"/>
    </w:rPr>
  </w:style>
  <w:style w:type="character" w:styleId="ListLabel2593">
    <w:name w:val="ListLabel 2593"/>
    <w:qFormat/>
    <w:rPr>
      <w:rFonts w:cs="Wingdings"/>
      <w:sz w:val="20"/>
    </w:rPr>
  </w:style>
  <w:style w:type="character" w:styleId="ListLabel2594">
    <w:name w:val="ListLabel 2594"/>
    <w:qFormat/>
    <w:rPr>
      <w:rFonts w:cs="Wingdings"/>
      <w:sz w:val="20"/>
    </w:rPr>
  </w:style>
  <w:style w:type="character" w:styleId="ListLabel2595">
    <w:name w:val="ListLabel 2595"/>
    <w:qFormat/>
    <w:rPr>
      <w:rFonts w:ascii="Arial" w:hAnsi="Arial" w:cs="Symbol"/>
      <w:sz w:val="23"/>
    </w:rPr>
  </w:style>
  <w:style w:type="character" w:styleId="ListLabel2596">
    <w:name w:val="ListLabel 2596"/>
    <w:qFormat/>
    <w:rPr>
      <w:rFonts w:cs="Symbol"/>
      <w:sz w:val="20"/>
    </w:rPr>
  </w:style>
  <w:style w:type="character" w:styleId="ListLabel2597">
    <w:name w:val="ListLabel 2597"/>
    <w:qFormat/>
    <w:rPr>
      <w:rFonts w:cs="Symbol"/>
      <w:sz w:val="20"/>
    </w:rPr>
  </w:style>
  <w:style w:type="character" w:styleId="ListLabel2598">
    <w:name w:val="ListLabel 2598"/>
    <w:qFormat/>
    <w:rPr>
      <w:rFonts w:cs="Symbol"/>
      <w:sz w:val="20"/>
    </w:rPr>
  </w:style>
  <w:style w:type="character" w:styleId="ListLabel2599">
    <w:name w:val="ListLabel 2599"/>
    <w:qFormat/>
    <w:rPr>
      <w:rFonts w:cs="Symbol"/>
      <w:sz w:val="20"/>
    </w:rPr>
  </w:style>
  <w:style w:type="character" w:styleId="ListLabel2600">
    <w:name w:val="ListLabel 2600"/>
    <w:qFormat/>
    <w:rPr>
      <w:rFonts w:cs="Symbol"/>
      <w:sz w:val="20"/>
    </w:rPr>
  </w:style>
  <w:style w:type="character" w:styleId="ListLabel2601">
    <w:name w:val="ListLabel 2601"/>
    <w:qFormat/>
    <w:rPr>
      <w:rFonts w:cs="Symbol"/>
      <w:sz w:val="20"/>
    </w:rPr>
  </w:style>
  <w:style w:type="character" w:styleId="ListLabel2602">
    <w:name w:val="ListLabel 2602"/>
    <w:qFormat/>
    <w:rPr>
      <w:rFonts w:cs="Symbol"/>
      <w:sz w:val="20"/>
    </w:rPr>
  </w:style>
  <w:style w:type="character" w:styleId="ListLabel2603">
    <w:name w:val="ListLabel 2603"/>
    <w:qFormat/>
    <w:rPr>
      <w:rFonts w:cs="Symbol"/>
      <w:sz w:val="20"/>
    </w:rPr>
  </w:style>
  <w:style w:type="character" w:styleId="ListLabel2604">
    <w:name w:val="ListLabel 2604"/>
    <w:qFormat/>
    <w:rPr>
      <w:rFonts w:ascii="Arial" w:hAnsi="Arial" w:cs="Symbol"/>
      <w:sz w:val="23"/>
    </w:rPr>
  </w:style>
  <w:style w:type="character" w:styleId="ListLabel2605">
    <w:name w:val="ListLabel 2605"/>
    <w:qFormat/>
    <w:rPr>
      <w:rFonts w:cs="Symbol"/>
      <w:sz w:val="20"/>
    </w:rPr>
  </w:style>
  <w:style w:type="character" w:styleId="ListLabel2606">
    <w:name w:val="ListLabel 2606"/>
    <w:qFormat/>
    <w:rPr>
      <w:rFonts w:cs="Symbol"/>
      <w:sz w:val="20"/>
    </w:rPr>
  </w:style>
  <w:style w:type="character" w:styleId="ListLabel2607">
    <w:name w:val="ListLabel 2607"/>
    <w:qFormat/>
    <w:rPr>
      <w:rFonts w:cs="Symbol"/>
      <w:sz w:val="20"/>
    </w:rPr>
  </w:style>
  <w:style w:type="character" w:styleId="ListLabel2608">
    <w:name w:val="ListLabel 2608"/>
    <w:qFormat/>
    <w:rPr>
      <w:rFonts w:cs="Symbol"/>
      <w:sz w:val="20"/>
    </w:rPr>
  </w:style>
  <w:style w:type="character" w:styleId="ListLabel2609">
    <w:name w:val="ListLabel 2609"/>
    <w:qFormat/>
    <w:rPr>
      <w:rFonts w:cs="Symbol"/>
      <w:sz w:val="20"/>
    </w:rPr>
  </w:style>
  <w:style w:type="character" w:styleId="ListLabel2610">
    <w:name w:val="ListLabel 2610"/>
    <w:qFormat/>
    <w:rPr>
      <w:rFonts w:cs="Symbol"/>
      <w:sz w:val="20"/>
    </w:rPr>
  </w:style>
  <w:style w:type="character" w:styleId="ListLabel2611">
    <w:name w:val="ListLabel 2611"/>
    <w:qFormat/>
    <w:rPr>
      <w:rFonts w:cs="Symbol"/>
      <w:sz w:val="20"/>
    </w:rPr>
  </w:style>
  <w:style w:type="character" w:styleId="ListLabel2612">
    <w:name w:val="ListLabel 2612"/>
    <w:qFormat/>
    <w:rPr>
      <w:rFonts w:cs="Symbol"/>
      <w:sz w:val="20"/>
    </w:rPr>
  </w:style>
  <w:style w:type="character" w:styleId="ListLabel2613">
    <w:name w:val="ListLabel 2613"/>
    <w:qFormat/>
    <w:rPr>
      <w:rFonts w:ascii="Arial" w:hAnsi="Arial" w:cs="Symbol"/>
      <w:sz w:val="23"/>
    </w:rPr>
  </w:style>
  <w:style w:type="character" w:styleId="ListLabel2614">
    <w:name w:val="ListLabel 2614"/>
    <w:qFormat/>
    <w:rPr>
      <w:rFonts w:cs="Symbol"/>
      <w:sz w:val="20"/>
    </w:rPr>
  </w:style>
  <w:style w:type="character" w:styleId="ListLabel2615">
    <w:name w:val="ListLabel 2615"/>
    <w:qFormat/>
    <w:rPr>
      <w:rFonts w:cs="Symbol"/>
      <w:sz w:val="20"/>
    </w:rPr>
  </w:style>
  <w:style w:type="character" w:styleId="ListLabel2616">
    <w:name w:val="ListLabel 2616"/>
    <w:qFormat/>
    <w:rPr>
      <w:rFonts w:cs="Symbol"/>
      <w:sz w:val="20"/>
    </w:rPr>
  </w:style>
  <w:style w:type="character" w:styleId="ListLabel2617">
    <w:name w:val="ListLabel 2617"/>
    <w:qFormat/>
    <w:rPr>
      <w:rFonts w:cs="Symbol"/>
      <w:sz w:val="20"/>
    </w:rPr>
  </w:style>
  <w:style w:type="character" w:styleId="ListLabel2618">
    <w:name w:val="ListLabel 2618"/>
    <w:qFormat/>
    <w:rPr>
      <w:rFonts w:cs="Symbol"/>
      <w:sz w:val="20"/>
    </w:rPr>
  </w:style>
  <w:style w:type="character" w:styleId="ListLabel2619">
    <w:name w:val="ListLabel 2619"/>
    <w:qFormat/>
    <w:rPr>
      <w:rFonts w:cs="Symbol"/>
      <w:sz w:val="20"/>
    </w:rPr>
  </w:style>
  <w:style w:type="character" w:styleId="ListLabel2620">
    <w:name w:val="ListLabel 2620"/>
    <w:qFormat/>
    <w:rPr>
      <w:rFonts w:cs="Symbol"/>
      <w:sz w:val="20"/>
    </w:rPr>
  </w:style>
  <w:style w:type="character" w:styleId="ListLabel2621">
    <w:name w:val="ListLabel 2621"/>
    <w:qFormat/>
    <w:rPr>
      <w:rFonts w:cs="Symbol"/>
      <w:sz w:val="20"/>
    </w:rPr>
  </w:style>
  <w:style w:type="character" w:styleId="ListLabel2622">
    <w:name w:val="ListLabel 2622"/>
    <w:qFormat/>
    <w:rPr>
      <w:rFonts w:ascii="Arial" w:hAnsi="Arial" w:cs="Symbol"/>
      <w:sz w:val="23"/>
    </w:rPr>
  </w:style>
  <w:style w:type="character" w:styleId="ListLabel2623">
    <w:name w:val="ListLabel 2623"/>
    <w:qFormat/>
    <w:rPr>
      <w:rFonts w:cs="Symbol"/>
      <w:sz w:val="20"/>
    </w:rPr>
  </w:style>
  <w:style w:type="character" w:styleId="ListLabel2624">
    <w:name w:val="ListLabel 2624"/>
    <w:qFormat/>
    <w:rPr>
      <w:rFonts w:cs="Symbol"/>
      <w:sz w:val="20"/>
    </w:rPr>
  </w:style>
  <w:style w:type="character" w:styleId="ListLabel2625">
    <w:name w:val="ListLabel 2625"/>
    <w:qFormat/>
    <w:rPr>
      <w:rFonts w:cs="Symbol"/>
      <w:sz w:val="20"/>
    </w:rPr>
  </w:style>
  <w:style w:type="character" w:styleId="ListLabel2626">
    <w:name w:val="ListLabel 2626"/>
    <w:qFormat/>
    <w:rPr>
      <w:rFonts w:cs="Symbol"/>
      <w:sz w:val="20"/>
    </w:rPr>
  </w:style>
  <w:style w:type="character" w:styleId="ListLabel2627">
    <w:name w:val="ListLabel 2627"/>
    <w:qFormat/>
    <w:rPr>
      <w:rFonts w:cs="Symbol"/>
      <w:sz w:val="20"/>
    </w:rPr>
  </w:style>
  <w:style w:type="character" w:styleId="ListLabel2628">
    <w:name w:val="ListLabel 2628"/>
    <w:qFormat/>
    <w:rPr>
      <w:rFonts w:cs="Symbol"/>
      <w:sz w:val="20"/>
    </w:rPr>
  </w:style>
  <w:style w:type="character" w:styleId="ListLabel2629">
    <w:name w:val="ListLabel 2629"/>
    <w:qFormat/>
    <w:rPr>
      <w:rFonts w:cs="Symbol"/>
      <w:sz w:val="20"/>
    </w:rPr>
  </w:style>
  <w:style w:type="character" w:styleId="ListLabel2630">
    <w:name w:val="ListLabel 2630"/>
    <w:qFormat/>
    <w:rPr>
      <w:rFonts w:cs="Symbol"/>
      <w:sz w:val="20"/>
    </w:rPr>
  </w:style>
  <w:style w:type="character" w:styleId="ListLabel2631">
    <w:name w:val="ListLabel 2631"/>
    <w:qFormat/>
    <w:rPr>
      <w:rFonts w:ascii="Arial" w:hAnsi="Arial" w:cs="Symbol"/>
      <w:sz w:val="23"/>
    </w:rPr>
  </w:style>
  <w:style w:type="character" w:styleId="ListLabel2632">
    <w:name w:val="ListLabel 2632"/>
    <w:qFormat/>
    <w:rPr>
      <w:rFonts w:cs="Symbol"/>
      <w:sz w:val="20"/>
    </w:rPr>
  </w:style>
  <w:style w:type="character" w:styleId="ListLabel2633">
    <w:name w:val="ListLabel 2633"/>
    <w:qFormat/>
    <w:rPr>
      <w:rFonts w:cs="Symbol"/>
      <w:sz w:val="20"/>
    </w:rPr>
  </w:style>
  <w:style w:type="character" w:styleId="ListLabel2634">
    <w:name w:val="ListLabel 2634"/>
    <w:qFormat/>
    <w:rPr>
      <w:rFonts w:cs="Symbol"/>
      <w:sz w:val="20"/>
    </w:rPr>
  </w:style>
  <w:style w:type="character" w:styleId="ListLabel2635">
    <w:name w:val="ListLabel 2635"/>
    <w:qFormat/>
    <w:rPr>
      <w:rFonts w:cs="Symbol"/>
      <w:sz w:val="20"/>
    </w:rPr>
  </w:style>
  <w:style w:type="character" w:styleId="ListLabel2636">
    <w:name w:val="ListLabel 2636"/>
    <w:qFormat/>
    <w:rPr>
      <w:rFonts w:cs="Symbol"/>
      <w:sz w:val="20"/>
    </w:rPr>
  </w:style>
  <w:style w:type="character" w:styleId="ListLabel2637">
    <w:name w:val="ListLabel 2637"/>
    <w:qFormat/>
    <w:rPr>
      <w:rFonts w:cs="Symbol"/>
      <w:sz w:val="20"/>
    </w:rPr>
  </w:style>
  <w:style w:type="character" w:styleId="ListLabel2638">
    <w:name w:val="ListLabel 2638"/>
    <w:qFormat/>
    <w:rPr>
      <w:rFonts w:cs="Symbol"/>
      <w:sz w:val="20"/>
    </w:rPr>
  </w:style>
  <w:style w:type="character" w:styleId="ListLabel2639">
    <w:name w:val="ListLabel 2639"/>
    <w:qFormat/>
    <w:rPr>
      <w:rFonts w:cs="Symbol"/>
      <w:sz w:val="20"/>
    </w:rPr>
  </w:style>
  <w:style w:type="character" w:styleId="ListLabel2640">
    <w:name w:val="ListLabel 2640"/>
    <w:qFormat/>
    <w:rPr>
      <w:rFonts w:ascii="Arial" w:hAnsi="Arial" w:cs="Symbol"/>
      <w:sz w:val="23"/>
    </w:rPr>
  </w:style>
  <w:style w:type="character" w:styleId="ListLabel2641">
    <w:name w:val="ListLabel 2641"/>
    <w:qFormat/>
    <w:rPr>
      <w:rFonts w:cs="Symbol"/>
      <w:sz w:val="20"/>
    </w:rPr>
  </w:style>
  <w:style w:type="character" w:styleId="ListLabel2642">
    <w:name w:val="ListLabel 2642"/>
    <w:qFormat/>
    <w:rPr>
      <w:rFonts w:cs="Symbol"/>
      <w:sz w:val="20"/>
    </w:rPr>
  </w:style>
  <w:style w:type="character" w:styleId="ListLabel2643">
    <w:name w:val="ListLabel 2643"/>
    <w:qFormat/>
    <w:rPr>
      <w:rFonts w:cs="Symbol"/>
      <w:sz w:val="20"/>
    </w:rPr>
  </w:style>
  <w:style w:type="character" w:styleId="ListLabel2644">
    <w:name w:val="ListLabel 2644"/>
    <w:qFormat/>
    <w:rPr>
      <w:rFonts w:cs="Symbol"/>
      <w:sz w:val="20"/>
    </w:rPr>
  </w:style>
  <w:style w:type="character" w:styleId="ListLabel2645">
    <w:name w:val="ListLabel 2645"/>
    <w:qFormat/>
    <w:rPr>
      <w:rFonts w:cs="Symbol"/>
      <w:sz w:val="20"/>
    </w:rPr>
  </w:style>
  <w:style w:type="character" w:styleId="ListLabel2646">
    <w:name w:val="ListLabel 2646"/>
    <w:qFormat/>
    <w:rPr>
      <w:rFonts w:cs="Symbol"/>
      <w:sz w:val="20"/>
    </w:rPr>
  </w:style>
  <w:style w:type="character" w:styleId="ListLabel2647">
    <w:name w:val="ListLabel 2647"/>
    <w:qFormat/>
    <w:rPr>
      <w:rFonts w:cs="Symbol"/>
      <w:sz w:val="20"/>
    </w:rPr>
  </w:style>
  <w:style w:type="character" w:styleId="ListLabel2648">
    <w:name w:val="ListLabel 2648"/>
    <w:qFormat/>
    <w:rPr>
      <w:rFonts w:cs="Symbol"/>
      <w:sz w:val="20"/>
    </w:rPr>
  </w:style>
  <w:style w:type="character" w:styleId="ListLabel2649">
    <w:name w:val="ListLabel 2649"/>
    <w:qFormat/>
    <w:rPr>
      <w:rFonts w:ascii="Arial" w:hAnsi="Arial" w:cs="Symbol"/>
      <w:sz w:val="23"/>
    </w:rPr>
  </w:style>
  <w:style w:type="character" w:styleId="ListLabel2650">
    <w:name w:val="ListLabel 2650"/>
    <w:qFormat/>
    <w:rPr>
      <w:rFonts w:cs="Symbol"/>
      <w:sz w:val="20"/>
    </w:rPr>
  </w:style>
  <w:style w:type="character" w:styleId="ListLabel2651">
    <w:name w:val="ListLabel 2651"/>
    <w:qFormat/>
    <w:rPr>
      <w:rFonts w:cs="Symbol"/>
      <w:sz w:val="20"/>
    </w:rPr>
  </w:style>
  <w:style w:type="character" w:styleId="ListLabel2652">
    <w:name w:val="ListLabel 2652"/>
    <w:qFormat/>
    <w:rPr>
      <w:rFonts w:cs="Symbol"/>
      <w:sz w:val="20"/>
    </w:rPr>
  </w:style>
  <w:style w:type="character" w:styleId="ListLabel2653">
    <w:name w:val="ListLabel 2653"/>
    <w:qFormat/>
    <w:rPr>
      <w:rFonts w:cs="Symbol"/>
      <w:sz w:val="20"/>
    </w:rPr>
  </w:style>
  <w:style w:type="character" w:styleId="ListLabel2654">
    <w:name w:val="ListLabel 2654"/>
    <w:qFormat/>
    <w:rPr>
      <w:rFonts w:cs="Symbol"/>
      <w:sz w:val="20"/>
    </w:rPr>
  </w:style>
  <w:style w:type="character" w:styleId="ListLabel2655">
    <w:name w:val="ListLabel 2655"/>
    <w:qFormat/>
    <w:rPr>
      <w:rFonts w:cs="Symbol"/>
      <w:sz w:val="20"/>
    </w:rPr>
  </w:style>
  <w:style w:type="character" w:styleId="ListLabel2656">
    <w:name w:val="ListLabel 2656"/>
    <w:qFormat/>
    <w:rPr>
      <w:rFonts w:cs="Symbol"/>
      <w:sz w:val="20"/>
    </w:rPr>
  </w:style>
  <w:style w:type="character" w:styleId="ListLabel2657">
    <w:name w:val="ListLabel 2657"/>
    <w:qFormat/>
    <w:rPr>
      <w:rFonts w:cs="Symbol"/>
      <w:sz w:val="20"/>
    </w:rPr>
  </w:style>
  <w:style w:type="character" w:styleId="ListLabel2658">
    <w:name w:val="ListLabel 2658"/>
    <w:qFormat/>
    <w:rPr>
      <w:rFonts w:ascii="Arial" w:hAnsi="Arial" w:cs="Symbol"/>
      <w:sz w:val="24"/>
    </w:rPr>
  </w:style>
  <w:style w:type="character" w:styleId="ListLabel2659">
    <w:name w:val="ListLabel 2659"/>
    <w:qFormat/>
    <w:rPr>
      <w:rFonts w:cs="Courier New"/>
      <w:sz w:val="20"/>
    </w:rPr>
  </w:style>
  <w:style w:type="character" w:styleId="ListLabel2660">
    <w:name w:val="ListLabel 2660"/>
    <w:qFormat/>
    <w:rPr>
      <w:rFonts w:cs="Wingdings"/>
      <w:sz w:val="20"/>
    </w:rPr>
  </w:style>
  <w:style w:type="character" w:styleId="ListLabel2661">
    <w:name w:val="ListLabel 2661"/>
    <w:qFormat/>
    <w:rPr>
      <w:rFonts w:cs="Wingdings"/>
      <w:sz w:val="20"/>
    </w:rPr>
  </w:style>
  <w:style w:type="character" w:styleId="ListLabel2662">
    <w:name w:val="ListLabel 2662"/>
    <w:qFormat/>
    <w:rPr>
      <w:rFonts w:cs="Wingdings"/>
      <w:sz w:val="20"/>
    </w:rPr>
  </w:style>
  <w:style w:type="character" w:styleId="ListLabel2663">
    <w:name w:val="ListLabel 2663"/>
    <w:qFormat/>
    <w:rPr>
      <w:rFonts w:cs="Wingdings"/>
      <w:sz w:val="20"/>
    </w:rPr>
  </w:style>
  <w:style w:type="character" w:styleId="ListLabel2664">
    <w:name w:val="ListLabel 2664"/>
    <w:qFormat/>
    <w:rPr>
      <w:rFonts w:cs="Wingdings"/>
      <w:sz w:val="20"/>
    </w:rPr>
  </w:style>
  <w:style w:type="character" w:styleId="ListLabel2665">
    <w:name w:val="ListLabel 2665"/>
    <w:qFormat/>
    <w:rPr>
      <w:rFonts w:cs="Wingdings"/>
      <w:sz w:val="20"/>
    </w:rPr>
  </w:style>
  <w:style w:type="character" w:styleId="ListLabel2666">
    <w:name w:val="ListLabel 2666"/>
    <w:qFormat/>
    <w:rPr>
      <w:rFonts w:cs="Wingdings"/>
      <w:sz w:val="20"/>
    </w:rPr>
  </w:style>
  <w:style w:type="character" w:styleId="ListLabel2667">
    <w:name w:val="ListLabel 2667"/>
    <w:qFormat/>
    <w:rPr>
      <w:rFonts w:ascii="Arial" w:hAnsi="Arial" w:cs="Symbol"/>
      <w:sz w:val="24"/>
    </w:rPr>
  </w:style>
  <w:style w:type="character" w:styleId="ListLabel2668">
    <w:name w:val="ListLabel 2668"/>
    <w:qFormat/>
    <w:rPr>
      <w:rFonts w:cs="Courier New"/>
      <w:sz w:val="20"/>
    </w:rPr>
  </w:style>
  <w:style w:type="character" w:styleId="ListLabel2669">
    <w:name w:val="ListLabel 2669"/>
    <w:qFormat/>
    <w:rPr>
      <w:rFonts w:cs="Wingdings"/>
      <w:sz w:val="20"/>
    </w:rPr>
  </w:style>
  <w:style w:type="character" w:styleId="ListLabel2670">
    <w:name w:val="ListLabel 2670"/>
    <w:qFormat/>
    <w:rPr>
      <w:rFonts w:cs="Wingdings"/>
      <w:sz w:val="20"/>
    </w:rPr>
  </w:style>
  <w:style w:type="character" w:styleId="ListLabel2671">
    <w:name w:val="ListLabel 2671"/>
    <w:qFormat/>
    <w:rPr>
      <w:rFonts w:cs="Wingdings"/>
      <w:sz w:val="20"/>
    </w:rPr>
  </w:style>
  <w:style w:type="character" w:styleId="ListLabel2672">
    <w:name w:val="ListLabel 2672"/>
    <w:qFormat/>
    <w:rPr>
      <w:rFonts w:cs="Wingdings"/>
      <w:sz w:val="20"/>
    </w:rPr>
  </w:style>
  <w:style w:type="character" w:styleId="ListLabel2673">
    <w:name w:val="ListLabel 2673"/>
    <w:qFormat/>
    <w:rPr>
      <w:rFonts w:cs="Wingdings"/>
      <w:sz w:val="20"/>
    </w:rPr>
  </w:style>
  <w:style w:type="character" w:styleId="ListLabel2674">
    <w:name w:val="ListLabel 2674"/>
    <w:qFormat/>
    <w:rPr>
      <w:rFonts w:cs="Wingdings"/>
      <w:sz w:val="20"/>
    </w:rPr>
  </w:style>
  <w:style w:type="character" w:styleId="ListLabel2675">
    <w:name w:val="ListLabel 2675"/>
    <w:qFormat/>
    <w:rPr>
      <w:rFonts w:cs="Wingdings"/>
      <w:sz w:val="20"/>
    </w:rPr>
  </w:style>
  <w:style w:type="character" w:styleId="ListLabel2676">
    <w:name w:val="ListLabel 2676"/>
    <w:qFormat/>
    <w:rPr>
      <w:rFonts w:ascii="Arial" w:hAnsi="Arial" w:cs="Symbol"/>
      <w:sz w:val="24"/>
    </w:rPr>
  </w:style>
  <w:style w:type="character" w:styleId="ListLabel2677">
    <w:name w:val="ListLabel 2677"/>
    <w:qFormat/>
    <w:rPr>
      <w:rFonts w:cs="Courier New"/>
      <w:sz w:val="20"/>
    </w:rPr>
  </w:style>
  <w:style w:type="character" w:styleId="ListLabel2678">
    <w:name w:val="ListLabel 2678"/>
    <w:qFormat/>
    <w:rPr>
      <w:rFonts w:cs="Wingdings"/>
      <w:sz w:val="20"/>
    </w:rPr>
  </w:style>
  <w:style w:type="character" w:styleId="ListLabel2679">
    <w:name w:val="ListLabel 2679"/>
    <w:qFormat/>
    <w:rPr>
      <w:rFonts w:cs="Wingdings"/>
      <w:sz w:val="20"/>
    </w:rPr>
  </w:style>
  <w:style w:type="character" w:styleId="ListLabel2680">
    <w:name w:val="ListLabel 2680"/>
    <w:qFormat/>
    <w:rPr>
      <w:rFonts w:cs="Wingdings"/>
      <w:sz w:val="20"/>
    </w:rPr>
  </w:style>
  <w:style w:type="character" w:styleId="ListLabel2681">
    <w:name w:val="ListLabel 2681"/>
    <w:qFormat/>
    <w:rPr>
      <w:rFonts w:cs="Wingdings"/>
      <w:sz w:val="20"/>
    </w:rPr>
  </w:style>
  <w:style w:type="character" w:styleId="ListLabel2682">
    <w:name w:val="ListLabel 2682"/>
    <w:qFormat/>
    <w:rPr>
      <w:rFonts w:cs="Wingdings"/>
      <w:sz w:val="20"/>
    </w:rPr>
  </w:style>
  <w:style w:type="character" w:styleId="ListLabel2683">
    <w:name w:val="ListLabel 2683"/>
    <w:qFormat/>
    <w:rPr>
      <w:rFonts w:cs="Wingdings"/>
      <w:sz w:val="20"/>
    </w:rPr>
  </w:style>
  <w:style w:type="character" w:styleId="ListLabel2684">
    <w:name w:val="ListLabel 2684"/>
    <w:qFormat/>
    <w:rPr>
      <w:rFonts w:cs="Wingdings"/>
      <w:sz w:val="20"/>
    </w:rPr>
  </w:style>
  <w:style w:type="character" w:styleId="ListLabel2685">
    <w:name w:val="ListLabel 2685"/>
    <w:qFormat/>
    <w:rPr>
      <w:rFonts w:ascii="Arial" w:hAnsi="Arial" w:cs="Symbol"/>
      <w:sz w:val="24"/>
    </w:rPr>
  </w:style>
  <w:style w:type="character" w:styleId="ListLabel2686">
    <w:name w:val="ListLabel 2686"/>
    <w:qFormat/>
    <w:rPr>
      <w:rFonts w:cs="Courier New"/>
      <w:sz w:val="20"/>
    </w:rPr>
  </w:style>
  <w:style w:type="character" w:styleId="ListLabel2687">
    <w:name w:val="ListLabel 2687"/>
    <w:qFormat/>
    <w:rPr>
      <w:rFonts w:cs="Wingdings"/>
      <w:sz w:val="20"/>
    </w:rPr>
  </w:style>
  <w:style w:type="character" w:styleId="ListLabel2688">
    <w:name w:val="ListLabel 2688"/>
    <w:qFormat/>
    <w:rPr>
      <w:rFonts w:cs="Wingdings"/>
      <w:sz w:val="20"/>
    </w:rPr>
  </w:style>
  <w:style w:type="character" w:styleId="ListLabel2689">
    <w:name w:val="ListLabel 2689"/>
    <w:qFormat/>
    <w:rPr>
      <w:rFonts w:cs="Wingdings"/>
      <w:sz w:val="20"/>
    </w:rPr>
  </w:style>
  <w:style w:type="character" w:styleId="ListLabel2690">
    <w:name w:val="ListLabel 2690"/>
    <w:qFormat/>
    <w:rPr>
      <w:rFonts w:cs="Wingdings"/>
      <w:sz w:val="20"/>
    </w:rPr>
  </w:style>
  <w:style w:type="character" w:styleId="ListLabel2691">
    <w:name w:val="ListLabel 2691"/>
    <w:qFormat/>
    <w:rPr>
      <w:rFonts w:cs="Wingdings"/>
      <w:sz w:val="20"/>
    </w:rPr>
  </w:style>
  <w:style w:type="character" w:styleId="ListLabel2692">
    <w:name w:val="ListLabel 2692"/>
    <w:qFormat/>
    <w:rPr>
      <w:rFonts w:cs="Wingdings"/>
      <w:sz w:val="20"/>
    </w:rPr>
  </w:style>
  <w:style w:type="character" w:styleId="ListLabel2693">
    <w:name w:val="ListLabel 2693"/>
    <w:qFormat/>
    <w:rPr>
      <w:rFonts w:cs="Wingdings"/>
      <w:sz w:val="20"/>
    </w:rPr>
  </w:style>
  <w:style w:type="character" w:styleId="ListLabel2694">
    <w:name w:val="ListLabel 2694"/>
    <w:qFormat/>
    <w:rPr>
      <w:rFonts w:ascii="Arial" w:hAnsi="Arial" w:cs="Symbol"/>
      <w:sz w:val="24"/>
    </w:rPr>
  </w:style>
  <w:style w:type="character" w:styleId="ListLabel2695">
    <w:name w:val="ListLabel 2695"/>
    <w:qFormat/>
    <w:rPr>
      <w:rFonts w:cs="Courier New"/>
      <w:sz w:val="20"/>
    </w:rPr>
  </w:style>
  <w:style w:type="character" w:styleId="ListLabel2696">
    <w:name w:val="ListLabel 2696"/>
    <w:qFormat/>
    <w:rPr>
      <w:rFonts w:cs="Wingdings"/>
      <w:sz w:val="20"/>
    </w:rPr>
  </w:style>
  <w:style w:type="character" w:styleId="ListLabel2697">
    <w:name w:val="ListLabel 2697"/>
    <w:qFormat/>
    <w:rPr>
      <w:rFonts w:cs="Wingdings"/>
      <w:sz w:val="20"/>
    </w:rPr>
  </w:style>
  <w:style w:type="character" w:styleId="ListLabel2698">
    <w:name w:val="ListLabel 2698"/>
    <w:qFormat/>
    <w:rPr>
      <w:rFonts w:cs="Wingdings"/>
      <w:sz w:val="20"/>
    </w:rPr>
  </w:style>
  <w:style w:type="character" w:styleId="ListLabel2699">
    <w:name w:val="ListLabel 2699"/>
    <w:qFormat/>
    <w:rPr>
      <w:rFonts w:cs="Wingdings"/>
      <w:sz w:val="20"/>
    </w:rPr>
  </w:style>
  <w:style w:type="character" w:styleId="ListLabel2700">
    <w:name w:val="ListLabel 2700"/>
    <w:qFormat/>
    <w:rPr>
      <w:rFonts w:cs="Wingdings"/>
      <w:sz w:val="20"/>
    </w:rPr>
  </w:style>
  <w:style w:type="character" w:styleId="ListLabel2701">
    <w:name w:val="ListLabel 2701"/>
    <w:qFormat/>
    <w:rPr>
      <w:rFonts w:cs="Wingdings"/>
      <w:sz w:val="20"/>
    </w:rPr>
  </w:style>
  <w:style w:type="character" w:styleId="ListLabel2702">
    <w:name w:val="ListLabel 2702"/>
    <w:qFormat/>
    <w:rPr>
      <w:rFonts w:cs="Wingdings"/>
      <w:sz w:val="20"/>
    </w:rPr>
  </w:style>
  <w:style w:type="character" w:styleId="ListLabel2703">
    <w:name w:val="ListLabel 2703"/>
    <w:qFormat/>
    <w:rPr>
      <w:rFonts w:ascii="Arial" w:hAnsi="Arial" w:cs="Symbol"/>
      <w:sz w:val="24"/>
    </w:rPr>
  </w:style>
  <w:style w:type="character" w:styleId="ListLabel2704">
    <w:name w:val="ListLabel 2704"/>
    <w:qFormat/>
    <w:rPr>
      <w:rFonts w:cs="Courier New"/>
      <w:sz w:val="20"/>
    </w:rPr>
  </w:style>
  <w:style w:type="character" w:styleId="ListLabel2705">
    <w:name w:val="ListLabel 2705"/>
    <w:qFormat/>
    <w:rPr>
      <w:rFonts w:cs="Wingdings"/>
      <w:sz w:val="20"/>
    </w:rPr>
  </w:style>
  <w:style w:type="character" w:styleId="ListLabel2706">
    <w:name w:val="ListLabel 2706"/>
    <w:qFormat/>
    <w:rPr>
      <w:rFonts w:cs="Wingdings"/>
      <w:sz w:val="20"/>
    </w:rPr>
  </w:style>
  <w:style w:type="character" w:styleId="ListLabel2707">
    <w:name w:val="ListLabel 2707"/>
    <w:qFormat/>
    <w:rPr>
      <w:rFonts w:cs="Wingdings"/>
      <w:sz w:val="20"/>
    </w:rPr>
  </w:style>
  <w:style w:type="character" w:styleId="ListLabel2708">
    <w:name w:val="ListLabel 2708"/>
    <w:qFormat/>
    <w:rPr>
      <w:rFonts w:cs="Wingdings"/>
      <w:sz w:val="20"/>
    </w:rPr>
  </w:style>
  <w:style w:type="character" w:styleId="ListLabel2709">
    <w:name w:val="ListLabel 2709"/>
    <w:qFormat/>
    <w:rPr>
      <w:rFonts w:cs="Wingdings"/>
      <w:sz w:val="20"/>
    </w:rPr>
  </w:style>
  <w:style w:type="character" w:styleId="ListLabel2710">
    <w:name w:val="ListLabel 2710"/>
    <w:qFormat/>
    <w:rPr>
      <w:rFonts w:cs="Wingdings"/>
      <w:sz w:val="20"/>
    </w:rPr>
  </w:style>
  <w:style w:type="character" w:styleId="ListLabel2711">
    <w:name w:val="ListLabel 2711"/>
    <w:qFormat/>
    <w:rPr>
      <w:rFonts w:cs="Wingdings"/>
      <w:sz w:val="20"/>
    </w:rPr>
  </w:style>
  <w:style w:type="character" w:styleId="ListLabel2712">
    <w:name w:val="ListLabel 2712"/>
    <w:qFormat/>
    <w:rPr>
      <w:rFonts w:ascii="Arial" w:hAnsi="Arial" w:cs="Symbol"/>
      <w:sz w:val="24"/>
    </w:rPr>
  </w:style>
  <w:style w:type="character" w:styleId="ListLabel2713">
    <w:name w:val="ListLabel 2713"/>
    <w:qFormat/>
    <w:rPr>
      <w:rFonts w:cs="Courier New"/>
      <w:sz w:val="20"/>
    </w:rPr>
  </w:style>
  <w:style w:type="character" w:styleId="ListLabel2714">
    <w:name w:val="ListLabel 2714"/>
    <w:qFormat/>
    <w:rPr>
      <w:rFonts w:cs="Wingdings"/>
      <w:sz w:val="20"/>
    </w:rPr>
  </w:style>
  <w:style w:type="character" w:styleId="ListLabel2715">
    <w:name w:val="ListLabel 2715"/>
    <w:qFormat/>
    <w:rPr>
      <w:rFonts w:cs="Wingdings"/>
      <w:sz w:val="20"/>
    </w:rPr>
  </w:style>
  <w:style w:type="character" w:styleId="ListLabel2716">
    <w:name w:val="ListLabel 2716"/>
    <w:qFormat/>
    <w:rPr>
      <w:rFonts w:cs="Wingdings"/>
      <w:sz w:val="20"/>
    </w:rPr>
  </w:style>
  <w:style w:type="character" w:styleId="ListLabel2717">
    <w:name w:val="ListLabel 2717"/>
    <w:qFormat/>
    <w:rPr>
      <w:rFonts w:cs="Wingdings"/>
      <w:sz w:val="20"/>
    </w:rPr>
  </w:style>
  <w:style w:type="character" w:styleId="ListLabel2718">
    <w:name w:val="ListLabel 2718"/>
    <w:qFormat/>
    <w:rPr>
      <w:rFonts w:cs="Wingdings"/>
      <w:sz w:val="20"/>
    </w:rPr>
  </w:style>
  <w:style w:type="character" w:styleId="ListLabel2719">
    <w:name w:val="ListLabel 2719"/>
    <w:qFormat/>
    <w:rPr>
      <w:rFonts w:cs="Wingdings"/>
      <w:sz w:val="20"/>
    </w:rPr>
  </w:style>
  <w:style w:type="character" w:styleId="ListLabel2720">
    <w:name w:val="ListLabel 2720"/>
    <w:qFormat/>
    <w:rPr>
      <w:rFonts w:cs="Wingdings"/>
      <w:sz w:val="20"/>
    </w:rPr>
  </w:style>
  <w:style w:type="character" w:styleId="ListLabel2721">
    <w:name w:val="ListLabel 2721"/>
    <w:qFormat/>
    <w:rPr>
      <w:rFonts w:cs="Symbol"/>
      <w:sz w:val="24"/>
    </w:rPr>
  </w:style>
  <w:style w:type="character" w:styleId="ListLabel2722">
    <w:name w:val="ListLabel 2722"/>
    <w:qFormat/>
    <w:rPr>
      <w:rFonts w:cs="Courier New"/>
      <w:sz w:val="20"/>
    </w:rPr>
  </w:style>
  <w:style w:type="character" w:styleId="ListLabel2723">
    <w:name w:val="ListLabel 2723"/>
    <w:qFormat/>
    <w:rPr>
      <w:rFonts w:cs="Wingdings"/>
      <w:sz w:val="20"/>
    </w:rPr>
  </w:style>
  <w:style w:type="character" w:styleId="ListLabel2724">
    <w:name w:val="ListLabel 2724"/>
    <w:qFormat/>
    <w:rPr>
      <w:rFonts w:cs="Wingdings"/>
      <w:sz w:val="20"/>
    </w:rPr>
  </w:style>
  <w:style w:type="character" w:styleId="ListLabel2725">
    <w:name w:val="ListLabel 2725"/>
    <w:qFormat/>
    <w:rPr>
      <w:rFonts w:cs="Wingdings"/>
      <w:sz w:val="20"/>
    </w:rPr>
  </w:style>
  <w:style w:type="character" w:styleId="ListLabel2726">
    <w:name w:val="ListLabel 2726"/>
    <w:qFormat/>
    <w:rPr>
      <w:rFonts w:cs="Wingdings"/>
      <w:sz w:val="20"/>
    </w:rPr>
  </w:style>
  <w:style w:type="character" w:styleId="ListLabel2727">
    <w:name w:val="ListLabel 2727"/>
    <w:qFormat/>
    <w:rPr>
      <w:rFonts w:cs="Wingdings"/>
      <w:sz w:val="20"/>
    </w:rPr>
  </w:style>
  <w:style w:type="character" w:styleId="ListLabel2728">
    <w:name w:val="ListLabel 2728"/>
    <w:qFormat/>
    <w:rPr>
      <w:rFonts w:cs="Wingdings"/>
      <w:sz w:val="20"/>
    </w:rPr>
  </w:style>
  <w:style w:type="character" w:styleId="ListLabel2729">
    <w:name w:val="ListLabel 2729"/>
    <w:qFormat/>
    <w:rPr>
      <w:rFonts w:cs="Wingdings"/>
      <w:sz w:val="20"/>
    </w:rPr>
  </w:style>
  <w:style w:type="character" w:styleId="ListLabel2730">
    <w:name w:val="ListLabel 2730"/>
    <w:qFormat/>
    <w:rPr>
      <w:rFonts w:ascii="Arial" w:hAnsi="Arial" w:cs="Symbol"/>
      <w:sz w:val="24"/>
    </w:rPr>
  </w:style>
  <w:style w:type="character" w:styleId="ListLabel2731">
    <w:name w:val="ListLabel 2731"/>
    <w:qFormat/>
    <w:rPr>
      <w:rFonts w:cs="Courier New"/>
      <w:sz w:val="20"/>
    </w:rPr>
  </w:style>
  <w:style w:type="character" w:styleId="ListLabel2732">
    <w:name w:val="ListLabel 2732"/>
    <w:qFormat/>
    <w:rPr>
      <w:rFonts w:cs="Wingdings"/>
      <w:sz w:val="20"/>
    </w:rPr>
  </w:style>
  <w:style w:type="character" w:styleId="ListLabel2733">
    <w:name w:val="ListLabel 2733"/>
    <w:qFormat/>
    <w:rPr>
      <w:rFonts w:cs="Wingdings"/>
      <w:sz w:val="20"/>
    </w:rPr>
  </w:style>
  <w:style w:type="character" w:styleId="ListLabel2734">
    <w:name w:val="ListLabel 2734"/>
    <w:qFormat/>
    <w:rPr>
      <w:rFonts w:cs="Wingdings"/>
      <w:sz w:val="20"/>
    </w:rPr>
  </w:style>
  <w:style w:type="character" w:styleId="ListLabel2735">
    <w:name w:val="ListLabel 2735"/>
    <w:qFormat/>
    <w:rPr>
      <w:rFonts w:cs="Wingdings"/>
      <w:sz w:val="20"/>
    </w:rPr>
  </w:style>
  <w:style w:type="character" w:styleId="ListLabel2736">
    <w:name w:val="ListLabel 2736"/>
    <w:qFormat/>
    <w:rPr>
      <w:rFonts w:cs="Wingdings"/>
      <w:sz w:val="20"/>
    </w:rPr>
  </w:style>
  <w:style w:type="character" w:styleId="ListLabel2737">
    <w:name w:val="ListLabel 2737"/>
    <w:qFormat/>
    <w:rPr>
      <w:rFonts w:cs="Wingdings"/>
      <w:sz w:val="20"/>
    </w:rPr>
  </w:style>
  <w:style w:type="character" w:styleId="ListLabel2738">
    <w:name w:val="ListLabel 2738"/>
    <w:qFormat/>
    <w:rPr>
      <w:rFonts w:cs="Wingdings"/>
      <w:sz w:val="20"/>
    </w:rPr>
  </w:style>
  <w:style w:type="character" w:styleId="ListLabel2739">
    <w:name w:val="ListLabel 2739"/>
    <w:qFormat/>
    <w:rPr>
      <w:rFonts w:ascii="Arial" w:hAnsi="Arial" w:cs="Symbol"/>
      <w:sz w:val="24"/>
    </w:rPr>
  </w:style>
  <w:style w:type="character" w:styleId="ListLabel2740">
    <w:name w:val="ListLabel 2740"/>
    <w:qFormat/>
    <w:rPr>
      <w:rFonts w:cs="Courier New"/>
      <w:sz w:val="20"/>
    </w:rPr>
  </w:style>
  <w:style w:type="character" w:styleId="ListLabel2741">
    <w:name w:val="ListLabel 2741"/>
    <w:qFormat/>
    <w:rPr>
      <w:rFonts w:cs="Wingdings"/>
      <w:sz w:val="20"/>
    </w:rPr>
  </w:style>
  <w:style w:type="character" w:styleId="ListLabel2742">
    <w:name w:val="ListLabel 2742"/>
    <w:qFormat/>
    <w:rPr>
      <w:rFonts w:cs="Wingdings"/>
      <w:sz w:val="20"/>
    </w:rPr>
  </w:style>
  <w:style w:type="character" w:styleId="ListLabel2743">
    <w:name w:val="ListLabel 2743"/>
    <w:qFormat/>
    <w:rPr>
      <w:rFonts w:cs="Wingdings"/>
      <w:sz w:val="20"/>
    </w:rPr>
  </w:style>
  <w:style w:type="character" w:styleId="ListLabel2744">
    <w:name w:val="ListLabel 2744"/>
    <w:qFormat/>
    <w:rPr>
      <w:rFonts w:cs="Wingdings"/>
      <w:sz w:val="20"/>
    </w:rPr>
  </w:style>
  <w:style w:type="character" w:styleId="ListLabel2745">
    <w:name w:val="ListLabel 2745"/>
    <w:qFormat/>
    <w:rPr>
      <w:rFonts w:cs="Wingdings"/>
      <w:sz w:val="20"/>
    </w:rPr>
  </w:style>
  <w:style w:type="character" w:styleId="ListLabel2746">
    <w:name w:val="ListLabel 2746"/>
    <w:qFormat/>
    <w:rPr>
      <w:rFonts w:cs="Wingdings"/>
      <w:sz w:val="20"/>
    </w:rPr>
  </w:style>
  <w:style w:type="character" w:styleId="ListLabel2747">
    <w:name w:val="ListLabel 2747"/>
    <w:qFormat/>
    <w:rPr>
      <w:rFonts w:cs="Wingdings"/>
      <w:sz w:val="20"/>
    </w:rPr>
  </w:style>
  <w:style w:type="character" w:styleId="ListLabel2748">
    <w:name w:val="ListLabel 2748"/>
    <w:qFormat/>
    <w:rPr>
      <w:rFonts w:ascii="Arial" w:hAnsi="Arial" w:cs="Symbol"/>
      <w:sz w:val="24"/>
    </w:rPr>
  </w:style>
  <w:style w:type="character" w:styleId="ListLabel2749">
    <w:name w:val="ListLabel 2749"/>
    <w:qFormat/>
    <w:rPr>
      <w:rFonts w:cs="Courier New"/>
      <w:sz w:val="20"/>
    </w:rPr>
  </w:style>
  <w:style w:type="character" w:styleId="ListLabel2750">
    <w:name w:val="ListLabel 2750"/>
    <w:qFormat/>
    <w:rPr>
      <w:rFonts w:cs="Wingdings"/>
      <w:sz w:val="20"/>
    </w:rPr>
  </w:style>
  <w:style w:type="character" w:styleId="ListLabel2751">
    <w:name w:val="ListLabel 2751"/>
    <w:qFormat/>
    <w:rPr>
      <w:rFonts w:cs="Wingdings"/>
      <w:sz w:val="20"/>
    </w:rPr>
  </w:style>
  <w:style w:type="character" w:styleId="ListLabel2752">
    <w:name w:val="ListLabel 2752"/>
    <w:qFormat/>
    <w:rPr>
      <w:rFonts w:cs="Wingdings"/>
      <w:sz w:val="20"/>
    </w:rPr>
  </w:style>
  <w:style w:type="character" w:styleId="ListLabel2753">
    <w:name w:val="ListLabel 2753"/>
    <w:qFormat/>
    <w:rPr>
      <w:rFonts w:cs="Wingdings"/>
      <w:sz w:val="20"/>
    </w:rPr>
  </w:style>
  <w:style w:type="character" w:styleId="ListLabel2754">
    <w:name w:val="ListLabel 2754"/>
    <w:qFormat/>
    <w:rPr>
      <w:rFonts w:cs="Wingdings"/>
      <w:sz w:val="20"/>
    </w:rPr>
  </w:style>
  <w:style w:type="character" w:styleId="ListLabel2755">
    <w:name w:val="ListLabel 2755"/>
    <w:qFormat/>
    <w:rPr>
      <w:rFonts w:cs="Wingdings"/>
      <w:sz w:val="20"/>
    </w:rPr>
  </w:style>
  <w:style w:type="character" w:styleId="ListLabel2756">
    <w:name w:val="ListLabel 2756"/>
    <w:qFormat/>
    <w:rPr>
      <w:rFonts w:cs="Wingdings"/>
      <w:sz w:val="20"/>
    </w:rPr>
  </w:style>
  <w:style w:type="character" w:styleId="ListLabel2757">
    <w:name w:val="ListLabel 2757"/>
    <w:qFormat/>
    <w:rPr>
      <w:rFonts w:ascii="Arial" w:hAnsi="Arial" w:cs="Symbol"/>
      <w:sz w:val="24"/>
    </w:rPr>
  </w:style>
  <w:style w:type="character" w:styleId="ListLabel2758">
    <w:name w:val="ListLabel 2758"/>
    <w:qFormat/>
    <w:rPr>
      <w:rFonts w:cs="Courier New"/>
      <w:sz w:val="20"/>
    </w:rPr>
  </w:style>
  <w:style w:type="character" w:styleId="ListLabel2759">
    <w:name w:val="ListLabel 2759"/>
    <w:qFormat/>
    <w:rPr>
      <w:rFonts w:cs="Wingdings"/>
      <w:sz w:val="20"/>
    </w:rPr>
  </w:style>
  <w:style w:type="character" w:styleId="ListLabel2760">
    <w:name w:val="ListLabel 2760"/>
    <w:qFormat/>
    <w:rPr>
      <w:rFonts w:cs="Wingdings"/>
      <w:sz w:val="20"/>
    </w:rPr>
  </w:style>
  <w:style w:type="character" w:styleId="ListLabel2761">
    <w:name w:val="ListLabel 2761"/>
    <w:qFormat/>
    <w:rPr>
      <w:rFonts w:cs="Wingdings"/>
      <w:sz w:val="20"/>
    </w:rPr>
  </w:style>
  <w:style w:type="character" w:styleId="ListLabel2762">
    <w:name w:val="ListLabel 2762"/>
    <w:qFormat/>
    <w:rPr>
      <w:rFonts w:cs="Wingdings"/>
      <w:sz w:val="20"/>
    </w:rPr>
  </w:style>
  <w:style w:type="character" w:styleId="ListLabel2763">
    <w:name w:val="ListLabel 2763"/>
    <w:qFormat/>
    <w:rPr>
      <w:rFonts w:cs="Wingdings"/>
      <w:sz w:val="20"/>
    </w:rPr>
  </w:style>
  <w:style w:type="character" w:styleId="ListLabel2764">
    <w:name w:val="ListLabel 2764"/>
    <w:qFormat/>
    <w:rPr>
      <w:rFonts w:cs="Wingdings"/>
      <w:sz w:val="20"/>
    </w:rPr>
  </w:style>
  <w:style w:type="character" w:styleId="ListLabel2765">
    <w:name w:val="ListLabel 2765"/>
    <w:qFormat/>
    <w:rPr>
      <w:rFonts w:cs="Wingdings"/>
      <w:sz w:val="20"/>
    </w:rPr>
  </w:style>
  <w:style w:type="character" w:styleId="ListLabel2766">
    <w:name w:val="ListLabel 2766"/>
    <w:qFormat/>
    <w:rPr>
      <w:rFonts w:ascii="Arial" w:hAnsi="Arial" w:cs="Symbol"/>
      <w:sz w:val="24"/>
    </w:rPr>
  </w:style>
  <w:style w:type="character" w:styleId="ListLabel2767">
    <w:name w:val="ListLabel 2767"/>
    <w:qFormat/>
    <w:rPr>
      <w:rFonts w:cs="Courier New"/>
      <w:sz w:val="20"/>
    </w:rPr>
  </w:style>
  <w:style w:type="character" w:styleId="ListLabel2768">
    <w:name w:val="ListLabel 2768"/>
    <w:qFormat/>
    <w:rPr>
      <w:rFonts w:cs="Wingdings"/>
      <w:sz w:val="20"/>
    </w:rPr>
  </w:style>
  <w:style w:type="character" w:styleId="ListLabel2769">
    <w:name w:val="ListLabel 2769"/>
    <w:qFormat/>
    <w:rPr>
      <w:rFonts w:cs="Wingdings"/>
      <w:sz w:val="20"/>
    </w:rPr>
  </w:style>
  <w:style w:type="character" w:styleId="ListLabel2770">
    <w:name w:val="ListLabel 2770"/>
    <w:qFormat/>
    <w:rPr>
      <w:rFonts w:cs="Wingdings"/>
      <w:sz w:val="20"/>
    </w:rPr>
  </w:style>
  <w:style w:type="character" w:styleId="ListLabel2771">
    <w:name w:val="ListLabel 2771"/>
    <w:qFormat/>
    <w:rPr>
      <w:rFonts w:cs="Wingdings"/>
      <w:sz w:val="20"/>
    </w:rPr>
  </w:style>
  <w:style w:type="character" w:styleId="ListLabel2772">
    <w:name w:val="ListLabel 2772"/>
    <w:qFormat/>
    <w:rPr>
      <w:rFonts w:cs="Wingdings"/>
      <w:sz w:val="20"/>
    </w:rPr>
  </w:style>
  <w:style w:type="character" w:styleId="ListLabel2773">
    <w:name w:val="ListLabel 2773"/>
    <w:qFormat/>
    <w:rPr>
      <w:rFonts w:cs="Wingdings"/>
      <w:sz w:val="20"/>
    </w:rPr>
  </w:style>
  <w:style w:type="character" w:styleId="ListLabel2774">
    <w:name w:val="ListLabel 2774"/>
    <w:qFormat/>
    <w:rPr>
      <w:rFonts w:cs="Wingdings"/>
      <w:sz w:val="20"/>
    </w:rPr>
  </w:style>
  <w:style w:type="character" w:styleId="ListLabel2775">
    <w:name w:val="ListLabel 2775"/>
    <w:qFormat/>
    <w:rPr>
      <w:rFonts w:ascii="Arial" w:hAnsi="Arial" w:cs="Symbol"/>
      <w:sz w:val="24"/>
    </w:rPr>
  </w:style>
  <w:style w:type="character" w:styleId="ListLabel2776">
    <w:name w:val="ListLabel 2776"/>
    <w:qFormat/>
    <w:rPr>
      <w:rFonts w:cs="Courier New"/>
      <w:sz w:val="20"/>
    </w:rPr>
  </w:style>
  <w:style w:type="character" w:styleId="ListLabel2777">
    <w:name w:val="ListLabel 2777"/>
    <w:qFormat/>
    <w:rPr>
      <w:rFonts w:cs="Wingdings"/>
      <w:sz w:val="20"/>
    </w:rPr>
  </w:style>
  <w:style w:type="character" w:styleId="ListLabel2778">
    <w:name w:val="ListLabel 2778"/>
    <w:qFormat/>
    <w:rPr>
      <w:rFonts w:cs="Wingdings"/>
      <w:sz w:val="20"/>
    </w:rPr>
  </w:style>
  <w:style w:type="character" w:styleId="ListLabel2779">
    <w:name w:val="ListLabel 2779"/>
    <w:qFormat/>
    <w:rPr>
      <w:rFonts w:cs="Wingdings"/>
      <w:sz w:val="20"/>
    </w:rPr>
  </w:style>
  <w:style w:type="character" w:styleId="ListLabel2780">
    <w:name w:val="ListLabel 2780"/>
    <w:qFormat/>
    <w:rPr>
      <w:rFonts w:cs="Wingdings"/>
      <w:sz w:val="20"/>
    </w:rPr>
  </w:style>
  <w:style w:type="character" w:styleId="ListLabel2781">
    <w:name w:val="ListLabel 2781"/>
    <w:qFormat/>
    <w:rPr>
      <w:rFonts w:cs="Wingdings"/>
      <w:sz w:val="20"/>
    </w:rPr>
  </w:style>
  <w:style w:type="character" w:styleId="ListLabel2782">
    <w:name w:val="ListLabel 2782"/>
    <w:qFormat/>
    <w:rPr>
      <w:rFonts w:cs="Wingdings"/>
      <w:sz w:val="20"/>
    </w:rPr>
  </w:style>
  <w:style w:type="character" w:styleId="ListLabel2783">
    <w:name w:val="ListLabel 2783"/>
    <w:qFormat/>
    <w:rPr>
      <w:rFonts w:cs="Wingdings"/>
      <w:sz w:val="20"/>
    </w:rPr>
  </w:style>
  <w:style w:type="character" w:styleId="ListLabel2784">
    <w:name w:val="ListLabel 2784"/>
    <w:qFormat/>
    <w:rPr>
      <w:rFonts w:ascii="Arial" w:hAnsi="Arial" w:cs="Symbol"/>
      <w:sz w:val="24"/>
    </w:rPr>
  </w:style>
  <w:style w:type="character" w:styleId="ListLabel2785">
    <w:name w:val="ListLabel 2785"/>
    <w:qFormat/>
    <w:rPr>
      <w:rFonts w:cs="Courier New"/>
      <w:sz w:val="20"/>
    </w:rPr>
  </w:style>
  <w:style w:type="character" w:styleId="ListLabel2786">
    <w:name w:val="ListLabel 2786"/>
    <w:qFormat/>
    <w:rPr>
      <w:rFonts w:cs="Wingdings"/>
      <w:sz w:val="20"/>
    </w:rPr>
  </w:style>
  <w:style w:type="character" w:styleId="ListLabel2787">
    <w:name w:val="ListLabel 2787"/>
    <w:qFormat/>
    <w:rPr>
      <w:rFonts w:cs="Wingdings"/>
      <w:sz w:val="20"/>
    </w:rPr>
  </w:style>
  <w:style w:type="character" w:styleId="ListLabel2788">
    <w:name w:val="ListLabel 2788"/>
    <w:qFormat/>
    <w:rPr>
      <w:rFonts w:cs="Wingdings"/>
      <w:sz w:val="20"/>
    </w:rPr>
  </w:style>
  <w:style w:type="character" w:styleId="ListLabel2789">
    <w:name w:val="ListLabel 2789"/>
    <w:qFormat/>
    <w:rPr>
      <w:rFonts w:cs="Wingdings"/>
      <w:sz w:val="20"/>
    </w:rPr>
  </w:style>
  <w:style w:type="character" w:styleId="ListLabel2790">
    <w:name w:val="ListLabel 2790"/>
    <w:qFormat/>
    <w:rPr>
      <w:rFonts w:cs="Wingdings"/>
      <w:sz w:val="20"/>
    </w:rPr>
  </w:style>
  <w:style w:type="character" w:styleId="ListLabel2791">
    <w:name w:val="ListLabel 2791"/>
    <w:qFormat/>
    <w:rPr>
      <w:rFonts w:cs="Wingdings"/>
      <w:sz w:val="20"/>
    </w:rPr>
  </w:style>
  <w:style w:type="character" w:styleId="ListLabel2792">
    <w:name w:val="ListLabel 2792"/>
    <w:qFormat/>
    <w:rPr>
      <w:rFonts w:cs="Wingdings"/>
      <w:sz w:val="20"/>
    </w:rPr>
  </w:style>
  <w:style w:type="character" w:styleId="ListLabel2793">
    <w:name w:val="ListLabel 2793"/>
    <w:qFormat/>
    <w:rPr>
      <w:rFonts w:cs="Symbol"/>
      <w:sz w:val="24"/>
    </w:rPr>
  </w:style>
  <w:style w:type="character" w:styleId="ListLabel2794">
    <w:name w:val="ListLabel 2794"/>
    <w:qFormat/>
    <w:rPr>
      <w:rFonts w:cs="Courier New"/>
      <w:sz w:val="20"/>
    </w:rPr>
  </w:style>
  <w:style w:type="character" w:styleId="ListLabel2795">
    <w:name w:val="ListLabel 2795"/>
    <w:qFormat/>
    <w:rPr>
      <w:rFonts w:cs="Wingdings"/>
      <w:sz w:val="20"/>
    </w:rPr>
  </w:style>
  <w:style w:type="character" w:styleId="ListLabel2796">
    <w:name w:val="ListLabel 2796"/>
    <w:qFormat/>
    <w:rPr>
      <w:rFonts w:cs="Wingdings"/>
      <w:sz w:val="20"/>
    </w:rPr>
  </w:style>
  <w:style w:type="character" w:styleId="ListLabel2797">
    <w:name w:val="ListLabel 2797"/>
    <w:qFormat/>
    <w:rPr>
      <w:rFonts w:cs="Wingdings"/>
      <w:sz w:val="20"/>
    </w:rPr>
  </w:style>
  <w:style w:type="character" w:styleId="ListLabel2798">
    <w:name w:val="ListLabel 2798"/>
    <w:qFormat/>
    <w:rPr>
      <w:rFonts w:cs="Wingdings"/>
      <w:sz w:val="20"/>
    </w:rPr>
  </w:style>
  <w:style w:type="character" w:styleId="ListLabel2799">
    <w:name w:val="ListLabel 2799"/>
    <w:qFormat/>
    <w:rPr>
      <w:rFonts w:cs="Wingdings"/>
      <w:sz w:val="20"/>
    </w:rPr>
  </w:style>
  <w:style w:type="character" w:styleId="ListLabel2800">
    <w:name w:val="ListLabel 2800"/>
    <w:qFormat/>
    <w:rPr>
      <w:rFonts w:cs="Wingdings"/>
      <w:sz w:val="20"/>
    </w:rPr>
  </w:style>
  <w:style w:type="character" w:styleId="ListLabel2801">
    <w:name w:val="ListLabel 2801"/>
    <w:qFormat/>
    <w:rPr>
      <w:rFonts w:cs="Wingdings"/>
      <w:sz w:val="20"/>
    </w:rPr>
  </w:style>
  <w:style w:type="character" w:styleId="ListLabel2802">
    <w:name w:val="ListLabel 2802"/>
    <w:qFormat/>
    <w:rPr>
      <w:rFonts w:ascii="Arial" w:hAnsi="Arial" w:cs="Symbol"/>
      <w:sz w:val="24"/>
    </w:rPr>
  </w:style>
  <w:style w:type="character" w:styleId="ListLabel2803">
    <w:name w:val="ListLabel 2803"/>
    <w:qFormat/>
    <w:rPr>
      <w:rFonts w:cs="Courier New"/>
      <w:sz w:val="20"/>
    </w:rPr>
  </w:style>
  <w:style w:type="character" w:styleId="ListLabel2804">
    <w:name w:val="ListLabel 2804"/>
    <w:qFormat/>
    <w:rPr>
      <w:rFonts w:cs="Wingdings"/>
      <w:sz w:val="20"/>
    </w:rPr>
  </w:style>
  <w:style w:type="character" w:styleId="ListLabel2805">
    <w:name w:val="ListLabel 2805"/>
    <w:qFormat/>
    <w:rPr>
      <w:rFonts w:cs="Wingdings"/>
      <w:sz w:val="20"/>
    </w:rPr>
  </w:style>
  <w:style w:type="character" w:styleId="ListLabel2806">
    <w:name w:val="ListLabel 2806"/>
    <w:qFormat/>
    <w:rPr>
      <w:rFonts w:cs="Wingdings"/>
      <w:sz w:val="20"/>
    </w:rPr>
  </w:style>
  <w:style w:type="character" w:styleId="ListLabel2807">
    <w:name w:val="ListLabel 2807"/>
    <w:qFormat/>
    <w:rPr>
      <w:rFonts w:cs="Wingdings"/>
      <w:sz w:val="20"/>
    </w:rPr>
  </w:style>
  <w:style w:type="character" w:styleId="ListLabel2808">
    <w:name w:val="ListLabel 2808"/>
    <w:qFormat/>
    <w:rPr>
      <w:rFonts w:cs="Wingdings"/>
      <w:sz w:val="20"/>
    </w:rPr>
  </w:style>
  <w:style w:type="character" w:styleId="ListLabel2809">
    <w:name w:val="ListLabel 2809"/>
    <w:qFormat/>
    <w:rPr>
      <w:rFonts w:cs="Wingdings"/>
      <w:sz w:val="20"/>
    </w:rPr>
  </w:style>
  <w:style w:type="character" w:styleId="ListLabel2810">
    <w:name w:val="ListLabel 2810"/>
    <w:qFormat/>
    <w:rPr>
      <w:rFonts w:cs="Wingdings"/>
      <w:sz w:val="20"/>
    </w:rPr>
  </w:style>
  <w:style w:type="character" w:styleId="ListLabel2811">
    <w:name w:val="ListLabel 2811"/>
    <w:qFormat/>
    <w:rPr>
      <w:rFonts w:ascii="Arial" w:hAnsi="Arial" w:cs="Symbol"/>
      <w:sz w:val="24"/>
    </w:rPr>
  </w:style>
  <w:style w:type="character" w:styleId="ListLabel2812">
    <w:name w:val="ListLabel 2812"/>
    <w:qFormat/>
    <w:rPr>
      <w:rFonts w:cs="Courier New"/>
      <w:sz w:val="20"/>
    </w:rPr>
  </w:style>
  <w:style w:type="character" w:styleId="ListLabel2813">
    <w:name w:val="ListLabel 2813"/>
    <w:qFormat/>
    <w:rPr>
      <w:rFonts w:cs="Wingdings"/>
      <w:sz w:val="20"/>
    </w:rPr>
  </w:style>
  <w:style w:type="character" w:styleId="ListLabel2814">
    <w:name w:val="ListLabel 2814"/>
    <w:qFormat/>
    <w:rPr>
      <w:rFonts w:cs="Wingdings"/>
      <w:sz w:val="20"/>
    </w:rPr>
  </w:style>
  <w:style w:type="character" w:styleId="ListLabel2815">
    <w:name w:val="ListLabel 2815"/>
    <w:qFormat/>
    <w:rPr>
      <w:rFonts w:cs="Wingdings"/>
      <w:sz w:val="20"/>
    </w:rPr>
  </w:style>
  <w:style w:type="character" w:styleId="ListLabel2816">
    <w:name w:val="ListLabel 2816"/>
    <w:qFormat/>
    <w:rPr>
      <w:rFonts w:cs="Wingdings"/>
      <w:sz w:val="20"/>
    </w:rPr>
  </w:style>
  <w:style w:type="character" w:styleId="ListLabel2817">
    <w:name w:val="ListLabel 2817"/>
    <w:qFormat/>
    <w:rPr>
      <w:rFonts w:cs="Wingdings"/>
      <w:sz w:val="20"/>
    </w:rPr>
  </w:style>
  <w:style w:type="character" w:styleId="ListLabel2818">
    <w:name w:val="ListLabel 2818"/>
    <w:qFormat/>
    <w:rPr>
      <w:rFonts w:cs="Wingdings"/>
      <w:sz w:val="20"/>
    </w:rPr>
  </w:style>
  <w:style w:type="character" w:styleId="ListLabel2819">
    <w:name w:val="ListLabel 2819"/>
    <w:qFormat/>
    <w:rPr>
      <w:rFonts w:cs="Wingdings"/>
      <w:sz w:val="20"/>
    </w:rPr>
  </w:style>
  <w:style w:type="character" w:styleId="ListLabel2820">
    <w:name w:val="ListLabel 2820"/>
    <w:qFormat/>
    <w:rPr>
      <w:rFonts w:ascii="Arial" w:hAnsi="Arial" w:cs="Symbol"/>
      <w:sz w:val="24"/>
    </w:rPr>
  </w:style>
  <w:style w:type="character" w:styleId="ListLabel2821">
    <w:name w:val="ListLabel 2821"/>
    <w:qFormat/>
    <w:rPr>
      <w:rFonts w:cs="Courier New"/>
      <w:sz w:val="20"/>
    </w:rPr>
  </w:style>
  <w:style w:type="character" w:styleId="ListLabel2822">
    <w:name w:val="ListLabel 2822"/>
    <w:qFormat/>
    <w:rPr>
      <w:rFonts w:cs="Wingdings"/>
      <w:sz w:val="20"/>
    </w:rPr>
  </w:style>
  <w:style w:type="character" w:styleId="ListLabel2823">
    <w:name w:val="ListLabel 2823"/>
    <w:qFormat/>
    <w:rPr>
      <w:rFonts w:cs="Wingdings"/>
      <w:sz w:val="20"/>
    </w:rPr>
  </w:style>
  <w:style w:type="character" w:styleId="ListLabel2824">
    <w:name w:val="ListLabel 2824"/>
    <w:qFormat/>
    <w:rPr>
      <w:rFonts w:cs="Wingdings"/>
      <w:sz w:val="20"/>
    </w:rPr>
  </w:style>
  <w:style w:type="character" w:styleId="ListLabel2825">
    <w:name w:val="ListLabel 2825"/>
    <w:qFormat/>
    <w:rPr>
      <w:rFonts w:cs="Wingdings"/>
      <w:sz w:val="20"/>
    </w:rPr>
  </w:style>
  <w:style w:type="character" w:styleId="ListLabel2826">
    <w:name w:val="ListLabel 2826"/>
    <w:qFormat/>
    <w:rPr>
      <w:rFonts w:cs="Wingdings"/>
      <w:sz w:val="20"/>
    </w:rPr>
  </w:style>
  <w:style w:type="character" w:styleId="ListLabel2827">
    <w:name w:val="ListLabel 2827"/>
    <w:qFormat/>
    <w:rPr>
      <w:rFonts w:cs="Wingdings"/>
      <w:sz w:val="20"/>
    </w:rPr>
  </w:style>
  <w:style w:type="character" w:styleId="ListLabel2828">
    <w:name w:val="ListLabel 2828"/>
    <w:qFormat/>
    <w:rPr>
      <w:rFonts w:cs="Wingdings"/>
      <w:sz w:val="20"/>
    </w:rPr>
  </w:style>
  <w:style w:type="character" w:styleId="ListLabel2829">
    <w:name w:val="ListLabel 2829"/>
    <w:qFormat/>
    <w:rPr>
      <w:rFonts w:ascii="Arial" w:hAnsi="Arial" w:cs="Symbol"/>
      <w:sz w:val="24"/>
    </w:rPr>
  </w:style>
  <w:style w:type="character" w:styleId="ListLabel2830">
    <w:name w:val="ListLabel 2830"/>
    <w:qFormat/>
    <w:rPr>
      <w:rFonts w:cs="Wingdings"/>
      <w:sz w:val="20"/>
    </w:rPr>
  </w:style>
  <w:style w:type="character" w:styleId="ListLabel2831">
    <w:name w:val="ListLabel 2831"/>
    <w:qFormat/>
    <w:rPr>
      <w:rFonts w:cs="Wingdings"/>
      <w:sz w:val="20"/>
    </w:rPr>
  </w:style>
  <w:style w:type="character" w:styleId="ListLabel2832">
    <w:name w:val="ListLabel 2832"/>
    <w:qFormat/>
    <w:rPr>
      <w:rFonts w:cs="Wingdings"/>
      <w:sz w:val="20"/>
    </w:rPr>
  </w:style>
  <w:style w:type="character" w:styleId="ListLabel2833">
    <w:name w:val="ListLabel 2833"/>
    <w:qFormat/>
    <w:rPr>
      <w:rFonts w:cs="Wingdings"/>
      <w:sz w:val="20"/>
    </w:rPr>
  </w:style>
  <w:style w:type="character" w:styleId="ListLabel2834">
    <w:name w:val="ListLabel 2834"/>
    <w:qFormat/>
    <w:rPr>
      <w:rFonts w:cs="Wingdings"/>
      <w:sz w:val="20"/>
    </w:rPr>
  </w:style>
  <w:style w:type="character" w:styleId="ListLabel2835">
    <w:name w:val="ListLabel 2835"/>
    <w:qFormat/>
    <w:rPr>
      <w:rFonts w:cs="Wingdings"/>
      <w:sz w:val="20"/>
    </w:rPr>
  </w:style>
  <w:style w:type="character" w:styleId="ListLabel2836">
    <w:name w:val="ListLabel 2836"/>
    <w:qFormat/>
    <w:rPr>
      <w:rFonts w:cs="Wingdings"/>
      <w:sz w:val="20"/>
    </w:rPr>
  </w:style>
  <w:style w:type="character" w:styleId="ListLabel2837">
    <w:name w:val="ListLabel 2837"/>
    <w:qFormat/>
    <w:rPr>
      <w:rFonts w:ascii="Arial" w:hAnsi="Arial" w:cs="Symbol"/>
      <w:sz w:val="24"/>
    </w:rPr>
  </w:style>
  <w:style w:type="character" w:styleId="ListLabel2838">
    <w:name w:val="ListLabel 2838"/>
    <w:qFormat/>
    <w:rPr>
      <w:rFonts w:cs="Wingdings"/>
      <w:sz w:val="20"/>
    </w:rPr>
  </w:style>
  <w:style w:type="character" w:styleId="ListLabel2839">
    <w:name w:val="ListLabel 2839"/>
    <w:qFormat/>
    <w:rPr>
      <w:rFonts w:cs="Wingdings"/>
      <w:sz w:val="20"/>
    </w:rPr>
  </w:style>
  <w:style w:type="character" w:styleId="ListLabel2840">
    <w:name w:val="ListLabel 2840"/>
    <w:qFormat/>
    <w:rPr>
      <w:rFonts w:cs="Wingdings"/>
      <w:sz w:val="20"/>
    </w:rPr>
  </w:style>
  <w:style w:type="character" w:styleId="ListLabel2841">
    <w:name w:val="ListLabel 2841"/>
    <w:qFormat/>
    <w:rPr>
      <w:rFonts w:cs="Wingdings"/>
      <w:sz w:val="20"/>
    </w:rPr>
  </w:style>
  <w:style w:type="character" w:styleId="ListLabel2842">
    <w:name w:val="ListLabel 2842"/>
    <w:qFormat/>
    <w:rPr>
      <w:rFonts w:cs="Wingdings"/>
      <w:sz w:val="20"/>
    </w:rPr>
  </w:style>
  <w:style w:type="character" w:styleId="ListLabel2843">
    <w:name w:val="ListLabel 2843"/>
    <w:qFormat/>
    <w:rPr>
      <w:rFonts w:cs="Wingdings"/>
      <w:sz w:val="20"/>
    </w:rPr>
  </w:style>
  <w:style w:type="character" w:styleId="ListLabel2844">
    <w:name w:val="ListLabel 2844"/>
    <w:qFormat/>
    <w:rPr>
      <w:rFonts w:cs="Wingdings"/>
      <w:sz w:val="20"/>
    </w:rPr>
  </w:style>
  <w:style w:type="character" w:styleId="ListLabel2845">
    <w:name w:val="ListLabel 2845"/>
    <w:qFormat/>
    <w:rPr>
      <w:rFonts w:ascii="Arial" w:hAnsi="Arial" w:cs="Symbol"/>
      <w:sz w:val="24"/>
    </w:rPr>
  </w:style>
  <w:style w:type="character" w:styleId="ListLabel2846">
    <w:name w:val="ListLabel 2846"/>
    <w:qFormat/>
    <w:rPr>
      <w:rFonts w:cs="Wingdings"/>
      <w:sz w:val="20"/>
    </w:rPr>
  </w:style>
  <w:style w:type="character" w:styleId="ListLabel2847">
    <w:name w:val="ListLabel 2847"/>
    <w:qFormat/>
    <w:rPr>
      <w:rFonts w:cs="Wingdings"/>
      <w:sz w:val="20"/>
    </w:rPr>
  </w:style>
  <w:style w:type="character" w:styleId="ListLabel2848">
    <w:name w:val="ListLabel 2848"/>
    <w:qFormat/>
    <w:rPr>
      <w:rFonts w:cs="Wingdings"/>
      <w:sz w:val="20"/>
    </w:rPr>
  </w:style>
  <w:style w:type="character" w:styleId="ListLabel2849">
    <w:name w:val="ListLabel 2849"/>
    <w:qFormat/>
    <w:rPr>
      <w:rFonts w:cs="Wingdings"/>
      <w:sz w:val="20"/>
    </w:rPr>
  </w:style>
  <w:style w:type="character" w:styleId="ListLabel2850">
    <w:name w:val="ListLabel 2850"/>
    <w:qFormat/>
    <w:rPr>
      <w:rFonts w:cs="Wingdings"/>
      <w:sz w:val="20"/>
    </w:rPr>
  </w:style>
  <w:style w:type="character" w:styleId="ListLabel2851">
    <w:name w:val="ListLabel 2851"/>
    <w:qFormat/>
    <w:rPr>
      <w:rFonts w:cs="Wingdings"/>
      <w:sz w:val="20"/>
    </w:rPr>
  </w:style>
  <w:style w:type="character" w:styleId="ListLabel2852">
    <w:name w:val="ListLabel 2852"/>
    <w:qFormat/>
    <w:rPr>
      <w:rFonts w:cs="Wingdings"/>
      <w:sz w:val="20"/>
    </w:rPr>
  </w:style>
  <w:style w:type="character" w:styleId="ListLabel2853">
    <w:name w:val="ListLabel 2853"/>
    <w:qFormat/>
    <w:rPr>
      <w:rFonts w:cs="Symbol"/>
      <w:sz w:val="20"/>
    </w:rPr>
  </w:style>
  <w:style w:type="character" w:styleId="ListLabel2854">
    <w:name w:val="ListLabel 2854"/>
    <w:qFormat/>
    <w:rPr>
      <w:rFonts w:cs="Wingdings"/>
      <w:sz w:val="20"/>
    </w:rPr>
  </w:style>
  <w:style w:type="character" w:styleId="ListLabel2855">
    <w:name w:val="ListLabel 2855"/>
    <w:qFormat/>
    <w:rPr>
      <w:rFonts w:cs="Wingdings"/>
      <w:sz w:val="20"/>
    </w:rPr>
  </w:style>
  <w:style w:type="character" w:styleId="ListLabel2856">
    <w:name w:val="ListLabel 2856"/>
    <w:qFormat/>
    <w:rPr>
      <w:rFonts w:cs="Wingdings"/>
      <w:sz w:val="20"/>
    </w:rPr>
  </w:style>
  <w:style w:type="character" w:styleId="ListLabel2857">
    <w:name w:val="ListLabel 2857"/>
    <w:qFormat/>
    <w:rPr>
      <w:rFonts w:cs="Wingdings"/>
      <w:sz w:val="20"/>
    </w:rPr>
  </w:style>
  <w:style w:type="character" w:styleId="ListLabel2858">
    <w:name w:val="ListLabel 2858"/>
    <w:qFormat/>
    <w:rPr>
      <w:rFonts w:cs="Wingdings"/>
      <w:sz w:val="20"/>
    </w:rPr>
  </w:style>
  <w:style w:type="character" w:styleId="ListLabel2859">
    <w:name w:val="ListLabel 2859"/>
    <w:qFormat/>
    <w:rPr>
      <w:rFonts w:cs="Wingdings"/>
      <w:sz w:val="20"/>
    </w:rPr>
  </w:style>
  <w:style w:type="character" w:styleId="ListLabel2860">
    <w:name w:val="ListLabel 2860"/>
    <w:qFormat/>
    <w:rPr>
      <w:rFonts w:cs="Wingdings"/>
      <w:sz w:val="20"/>
    </w:rPr>
  </w:style>
  <w:style w:type="character" w:styleId="ListLabel2861">
    <w:name w:val="ListLabel 2861"/>
    <w:qFormat/>
    <w:rPr>
      <w:rFonts w:ascii="Arial" w:hAnsi="Arial" w:cs="Symbol"/>
      <w:sz w:val="24"/>
    </w:rPr>
  </w:style>
  <w:style w:type="character" w:styleId="ListLabel2862">
    <w:name w:val="ListLabel 2862"/>
    <w:qFormat/>
    <w:rPr>
      <w:rFonts w:cs="Courier New"/>
      <w:sz w:val="20"/>
    </w:rPr>
  </w:style>
  <w:style w:type="character" w:styleId="ListLabel2863">
    <w:name w:val="ListLabel 2863"/>
    <w:qFormat/>
    <w:rPr>
      <w:rFonts w:cs="Wingdings"/>
      <w:sz w:val="20"/>
    </w:rPr>
  </w:style>
  <w:style w:type="character" w:styleId="ListLabel2864">
    <w:name w:val="ListLabel 2864"/>
    <w:qFormat/>
    <w:rPr>
      <w:rFonts w:cs="Wingdings"/>
      <w:sz w:val="20"/>
    </w:rPr>
  </w:style>
  <w:style w:type="character" w:styleId="ListLabel2865">
    <w:name w:val="ListLabel 2865"/>
    <w:qFormat/>
    <w:rPr>
      <w:rFonts w:cs="Wingdings"/>
      <w:sz w:val="20"/>
    </w:rPr>
  </w:style>
  <w:style w:type="character" w:styleId="ListLabel2866">
    <w:name w:val="ListLabel 2866"/>
    <w:qFormat/>
    <w:rPr>
      <w:rFonts w:cs="Wingdings"/>
      <w:sz w:val="20"/>
    </w:rPr>
  </w:style>
  <w:style w:type="character" w:styleId="ListLabel2867">
    <w:name w:val="ListLabel 2867"/>
    <w:qFormat/>
    <w:rPr>
      <w:rFonts w:cs="Wingdings"/>
      <w:sz w:val="20"/>
    </w:rPr>
  </w:style>
  <w:style w:type="character" w:styleId="ListLabel2868">
    <w:name w:val="ListLabel 2868"/>
    <w:qFormat/>
    <w:rPr>
      <w:rFonts w:cs="Wingdings"/>
      <w:sz w:val="20"/>
    </w:rPr>
  </w:style>
  <w:style w:type="character" w:styleId="ListLabel2869">
    <w:name w:val="ListLabel 2869"/>
    <w:qFormat/>
    <w:rPr>
      <w:rFonts w:cs="Wingdings"/>
      <w:sz w:val="20"/>
    </w:rPr>
  </w:style>
  <w:style w:type="character" w:styleId="ListLabel2870">
    <w:name w:val="ListLabel 2870"/>
    <w:qFormat/>
    <w:rPr>
      <w:rFonts w:ascii="Arial" w:hAnsi="Arial" w:cs="Symbol"/>
      <w:sz w:val="24"/>
    </w:rPr>
  </w:style>
  <w:style w:type="character" w:styleId="ListLabel2871">
    <w:name w:val="ListLabel 2871"/>
    <w:qFormat/>
    <w:rPr>
      <w:rFonts w:cs="Courier New"/>
      <w:sz w:val="20"/>
    </w:rPr>
  </w:style>
  <w:style w:type="character" w:styleId="ListLabel2872">
    <w:name w:val="ListLabel 2872"/>
    <w:qFormat/>
    <w:rPr>
      <w:rFonts w:cs="Wingdings"/>
      <w:sz w:val="20"/>
    </w:rPr>
  </w:style>
  <w:style w:type="character" w:styleId="ListLabel2873">
    <w:name w:val="ListLabel 2873"/>
    <w:qFormat/>
    <w:rPr>
      <w:rFonts w:cs="Wingdings"/>
      <w:sz w:val="20"/>
    </w:rPr>
  </w:style>
  <w:style w:type="character" w:styleId="ListLabel2874">
    <w:name w:val="ListLabel 2874"/>
    <w:qFormat/>
    <w:rPr>
      <w:rFonts w:cs="Wingdings"/>
      <w:sz w:val="20"/>
    </w:rPr>
  </w:style>
  <w:style w:type="character" w:styleId="ListLabel2875">
    <w:name w:val="ListLabel 2875"/>
    <w:qFormat/>
    <w:rPr>
      <w:rFonts w:cs="Wingdings"/>
      <w:sz w:val="20"/>
    </w:rPr>
  </w:style>
  <w:style w:type="character" w:styleId="ListLabel2876">
    <w:name w:val="ListLabel 2876"/>
    <w:qFormat/>
    <w:rPr>
      <w:rFonts w:cs="Wingdings"/>
      <w:sz w:val="20"/>
    </w:rPr>
  </w:style>
  <w:style w:type="character" w:styleId="ListLabel2877">
    <w:name w:val="ListLabel 2877"/>
    <w:qFormat/>
    <w:rPr>
      <w:rFonts w:cs="Wingdings"/>
      <w:sz w:val="20"/>
    </w:rPr>
  </w:style>
  <w:style w:type="character" w:styleId="ListLabel2878">
    <w:name w:val="ListLabel 2878"/>
    <w:qFormat/>
    <w:rPr>
      <w:rFonts w:cs="Wingdings"/>
      <w:sz w:val="20"/>
    </w:rPr>
  </w:style>
  <w:style w:type="character" w:styleId="ListLabel2879">
    <w:name w:val="ListLabel 2879"/>
    <w:qFormat/>
    <w:rPr>
      <w:rFonts w:ascii="Arial" w:hAnsi="Arial" w:cs="Symbol"/>
      <w:sz w:val="24"/>
    </w:rPr>
  </w:style>
  <w:style w:type="character" w:styleId="ListLabel2880">
    <w:name w:val="ListLabel 2880"/>
    <w:qFormat/>
    <w:rPr>
      <w:rFonts w:cs="Courier New"/>
      <w:sz w:val="20"/>
    </w:rPr>
  </w:style>
  <w:style w:type="character" w:styleId="ListLabel2881">
    <w:name w:val="ListLabel 2881"/>
    <w:qFormat/>
    <w:rPr>
      <w:rFonts w:cs="Wingdings"/>
      <w:sz w:val="20"/>
    </w:rPr>
  </w:style>
  <w:style w:type="character" w:styleId="ListLabel2882">
    <w:name w:val="ListLabel 2882"/>
    <w:qFormat/>
    <w:rPr>
      <w:rFonts w:cs="Wingdings"/>
      <w:sz w:val="20"/>
    </w:rPr>
  </w:style>
  <w:style w:type="character" w:styleId="ListLabel2883">
    <w:name w:val="ListLabel 2883"/>
    <w:qFormat/>
    <w:rPr>
      <w:rFonts w:cs="Wingdings"/>
      <w:sz w:val="20"/>
    </w:rPr>
  </w:style>
  <w:style w:type="character" w:styleId="ListLabel2884">
    <w:name w:val="ListLabel 2884"/>
    <w:qFormat/>
    <w:rPr>
      <w:rFonts w:cs="Wingdings"/>
      <w:sz w:val="20"/>
    </w:rPr>
  </w:style>
  <w:style w:type="character" w:styleId="ListLabel2885">
    <w:name w:val="ListLabel 2885"/>
    <w:qFormat/>
    <w:rPr>
      <w:rFonts w:cs="Wingdings"/>
      <w:sz w:val="20"/>
    </w:rPr>
  </w:style>
  <w:style w:type="character" w:styleId="ListLabel2886">
    <w:name w:val="ListLabel 2886"/>
    <w:qFormat/>
    <w:rPr>
      <w:rFonts w:cs="Wingdings"/>
      <w:sz w:val="20"/>
    </w:rPr>
  </w:style>
  <w:style w:type="character" w:styleId="ListLabel2887">
    <w:name w:val="ListLabel 2887"/>
    <w:qFormat/>
    <w:rPr>
      <w:rFonts w:cs="Wingdings"/>
      <w:sz w:val="20"/>
    </w:rPr>
  </w:style>
  <w:style w:type="character" w:styleId="ListLabel2888">
    <w:name w:val="ListLabel 2888"/>
    <w:qFormat/>
    <w:rPr>
      <w:rFonts w:ascii="Arial" w:hAnsi="Arial" w:cs="Symbol"/>
      <w:sz w:val="24"/>
    </w:rPr>
  </w:style>
  <w:style w:type="character" w:styleId="ListLabel2889">
    <w:name w:val="ListLabel 2889"/>
    <w:qFormat/>
    <w:rPr>
      <w:rFonts w:cs="Courier New"/>
      <w:sz w:val="20"/>
    </w:rPr>
  </w:style>
  <w:style w:type="character" w:styleId="ListLabel2890">
    <w:name w:val="ListLabel 2890"/>
    <w:qFormat/>
    <w:rPr>
      <w:rFonts w:cs="Wingdings"/>
      <w:sz w:val="20"/>
    </w:rPr>
  </w:style>
  <w:style w:type="character" w:styleId="ListLabel2891">
    <w:name w:val="ListLabel 2891"/>
    <w:qFormat/>
    <w:rPr>
      <w:rFonts w:cs="Wingdings"/>
      <w:sz w:val="20"/>
    </w:rPr>
  </w:style>
  <w:style w:type="character" w:styleId="ListLabel2892">
    <w:name w:val="ListLabel 2892"/>
    <w:qFormat/>
    <w:rPr>
      <w:rFonts w:cs="Wingdings"/>
      <w:sz w:val="20"/>
    </w:rPr>
  </w:style>
  <w:style w:type="character" w:styleId="ListLabel2893">
    <w:name w:val="ListLabel 2893"/>
    <w:qFormat/>
    <w:rPr>
      <w:rFonts w:cs="Wingdings"/>
      <w:sz w:val="20"/>
    </w:rPr>
  </w:style>
  <w:style w:type="character" w:styleId="ListLabel2894">
    <w:name w:val="ListLabel 2894"/>
    <w:qFormat/>
    <w:rPr>
      <w:rFonts w:cs="Wingdings"/>
      <w:sz w:val="20"/>
    </w:rPr>
  </w:style>
  <w:style w:type="character" w:styleId="ListLabel2895">
    <w:name w:val="ListLabel 2895"/>
    <w:qFormat/>
    <w:rPr>
      <w:rFonts w:cs="Wingdings"/>
      <w:sz w:val="20"/>
    </w:rPr>
  </w:style>
  <w:style w:type="character" w:styleId="ListLabel2896">
    <w:name w:val="ListLabel 2896"/>
    <w:qFormat/>
    <w:rPr>
      <w:rFonts w:cs="Wingdings"/>
      <w:sz w:val="20"/>
    </w:rPr>
  </w:style>
  <w:style w:type="character" w:styleId="ListLabel2897">
    <w:name w:val="ListLabel 2897"/>
    <w:qFormat/>
    <w:rPr>
      <w:rFonts w:ascii="Arial" w:hAnsi="Arial" w:cs="Symbol"/>
      <w:sz w:val="24"/>
    </w:rPr>
  </w:style>
  <w:style w:type="character" w:styleId="ListLabel2898">
    <w:name w:val="ListLabel 2898"/>
    <w:qFormat/>
    <w:rPr>
      <w:rFonts w:cs="Courier New"/>
      <w:sz w:val="20"/>
    </w:rPr>
  </w:style>
  <w:style w:type="character" w:styleId="ListLabel2899">
    <w:name w:val="ListLabel 2899"/>
    <w:qFormat/>
    <w:rPr>
      <w:rFonts w:cs="Wingdings"/>
      <w:sz w:val="20"/>
    </w:rPr>
  </w:style>
  <w:style w:type="character" w:styleId="ListLabel2900">
    <w:name w:val="ListLabel 2900"/>
    <w:qFormat/>
    <w:rPr>
      <w:rFonts w:cs="Wingdings"/>
      <w:sz w:val="20"/>
    </w:rPr>
  </w:style>
  <w:style w:type="character" w:styleId="ListLabel2901">
    <w:name w:val="ListLabel 2901"/>
    <w:qFormat/>
    <w:rPr>
      <w:rFonts w:cs="Wingdings"/>
      <w:sz w:val="20"/>
    </w:rPr>
  </w:style>
  <w:style w:type="character" w:styleId="ListLabel2902">
    <w:name w:val="ListLabel 2902"/>
    <w:qFormat/>
    <w:rPr>
      <w:rFonts w:cs="Wingdings"/>
      <w:sz w:val="20"/>
    </w:rPr>
  </w:style>
  <w:style w:type="character" w:styleId="ListLabel2903">
    <w:name w:val="ListLabel 2903"/>
    <w:qFormat/>
    <w:rPr>
      <w:rFonts w:cs="Wingdings"/>
      <w:sz w:val="20"/>
    </w:rPr>
  </w:style>
  <w:style w:type="character" w:styleId="ListLabel2904">
    <w:name w:val="ListLabel 2904"/>
    <w:qFormat/>
    <w:rPr>
      <w:rFonts w:cs="Wingdings"/>
      <w:sz w:val="20"/>
    </w:rPr>
  </w:style>
  <w:style w:type="character" w:styleId="ListLabel2905">
    <w:name w:val="ListLabel 2905"/>
    <w:qFormat/>
    <w:rPr>
      <w:rFonts w:cs="Wingdings"/>
      <w:sz w:val="20"/>
    </w:rPr>
  </w:style>
  <w:style w:type="character" w:styleId="ListLabel2906">
    <w:name w:val="ListLabel 2906"/>
    <w:qFormat/>
    <w:rPr>
      <w:rFonts w:ascii="Arial" w:hAnsi="Arial" w:cs="Symbol"/>
      <w:sz w:val="24"/>
    </w:rPr>
  </w:style>
  <w:style w:type="character" w:styleId="ListLabel2907">
    <w:name w:val="ListLabel 2907"/>
    <w:qFormat/>
    <w:rPr>
      <w:rFonts w:cs="Courier New"/>
      <w:sz w:val="20"/>
    </w:rPr>
  </w:style>
  <w:style w:type="character" w:styleId="ListLabel2908">
    <w:name w:val="ListLabel 2908"/>
    <w:qFormat/>
    <w:rPr>
      <w:rFonts w:cs="Wingdings"/>
      <w:sz w:val="20"/>
    </w:rPr>
  </w:style>
  <w:style w:type="character" w:styleId="ListLabel2909">
    <w:name w:val="ListLabel 2909"/>
    <w:qFormat/>
    <w:rPr>
      <w:rFonts w:cs="Wingdings"/>
      <w:sz w:val="20"/>
    </w:rPr>
  </w:style>
  <w:style w:type="character" w:styleId="ListLabel2910">
    <w:name w:val="ListLabel 2910"/>
    <w:qFormat/>
    <w:rPr>
      <w:rFonts w:cs="Wingdings"/>
      <w:sz w:val="20"/>
    </w:rPr>
  </w:style>
  <w:style w:type="character" w:styleId="ListLabel2911">
    <w:name w:val="ListLabel 2911"/>
    <w:qFormat/>
    <w:rPr>
      <w:rFonts w:cs="Wingdings"/>
      <w:sz w:val="20"/>
    </w:rPr>
  </w:style>
  <w:style w:type="character" w:styleId="ListLabel2912">
    <w:name w:val="ListLabel 2912"/>
    <w:qFormat/>
    <w:rPr>
      <w:rFonts w:cs="Wingdings"/>
      <w:sz w:val="20"/>
    </w:rPr>
  </w:style>
  <w:style w:type="character" w:styleId="ListLabel2913">
    <w:name w:val="ListLabel 2913"/>
    <w:qFormat/>
    <w:rPr>
      <w:rFonts w:cs="Wingdings"/>
      <w:sz w:val="20"/>
    </w:rPr>
  </w:style>
  <w:style w:type="character" w:styleId="ListLabel2914">
    <w:name w:val="ListLabel 2914"/>
    <w:qFormat/>
    <w:rPr>
      <w:rFonts w:cs="Wingdings"/>
      <w:sz w:val="20"/>
    </w:rPr>
  </w:style>
  <w:style w:type="character" w:styleId="ListLabel2915">
    <w:name w:val="ListLabel 2915"/>
    <w:qFormat/>
    <w:rPr>
      <w:rFonts w:ascii="Arial" w:hAnsi="Arial" w:cs="Symbol"/>
      <w:sz w:val="24"/>
    </w:rPr>
  </w:style>
  <w:style w:type="character" w:styleId="ListLabel2916">
    <w:name w:val="ListLabel 2916"/>
    <w:qFormat/>
    <w:rPr>
      <w:rFonts w:cs="Courier New"/>
      <w:sz w:val="20"/>
    </w:rPr>
  </w:style>
  <w:style w:type="character" w:styleId="ListLabel2917">
    <w:name w:val="ListLabel 2917"/>
    <w:qFormat/>
    <w:rPr>
      <w:rFonts w:cs="Wingdings"/>
      <w:sz w:val="20"/>
    </w:rPr>
  </w:style>
  <w:style w:type="character" w:styleId="ListLabel2918">
    <w:name w:val="ListLabel 2918"/>
    <w:qFormat/>
    <w:rPr>
      <w:rFonts w:cs="Wingdings"/>
      <w:sz w:val="20"/>
    </w:rPr>
  </w:style>
  <w:style w:type="character" w:styleId="ListLabel2919">
    <w:name w:val="ListLabel 2919"/>
    <w:qFormat/>
    <w:rPr>
      <w:rFonts w:cs="Wingdings"/>
      <w:sz w:val="20"/>
    </w:rPr>
  </w:style>
  <w:style w:type="character" w:styleId="ListLabel2920">
    <w:name w:val="ListLabel 2920"/>
    <w:qFormat/>
    <w:rPr>
      <w:rFonts w:cs="Wingdings"/>
      <w:sz w:val="20"/>
    </w:rPr>
  </w:style>
  <w:style w:type="character" w:styleId="ListLabel2921">
    <w:name w:val="ListLabel 2921"/>
    <w:qFormat/>
    <w:rPr>
      <w:rFonts w:cs="Wingdings"/>
      <w:sz w:val="20"/>
    </w:rPr>
  </w:style>
  <w:style w:type="character" w:styleId="ListLabel2922">
    <w:name w:val="ListLabel 2922"/>
    <w:qFormat/>
    <w:rPr>
      <w:rFonts w:cs="Wingdings"/>
      <w:sz w:val="20"/>
    </w:rPr>
  </w:style>
  <w:style w:type="character" w:styleId="ListLabel2923">
    <w:name w:val="ListLabel 2923"/>
    <w:qFormat/>
    <w:rPr>
      <w:rFonts w:cs="Wingdings"/>
      <w:sz w:val="20"/>
    </w:rPr>
  </w:style>
  <w:style w:type="character" w:styleId="ListLabel2924">
    <w:name w:val="ListLabel 2924"/>
    <w:qFormat/>
    <w:rPr>
      <w:rFonts w:ascii="Arial" w:hAnsi="Arial" w:cs="Symbol"/>
      <w:sz w:val="24"/>
    </w:rPr>
  </w:style>
  <w:style w:type="character" w:styleId="ListLabel2925">
    <w:name w:val="ListLabel 2925"/>
    <w:qFormat/>
    <w:rPr>
      <w:rFonts w:cs="Courier New"/>
      <w:sz w:val="20"/>
    </w:rPr>
  </w:style>
  <w:style w:type="character" w:styleId="ListLabel2926">
    <w:name w:val="ListLabel 2926"/>
    <w:qFormat/>
    <w:rPr>
      <w:rFonts w:cs="Wingdings"/>
      <w:sz w:val="20"/>
    </w:rPr>
  </w:style>
  <w:style w:type="character" w:styleId="ListLabel2927">
    <w:name w:val="ListLabel 2927"/>
    <w:qFormat/>
    <w:rPr>
      <w:rFonts w:cs="Wingdings"/>
      <w:sz w:val="20"/>
    </w:rPr>
  </w:style>
  <w:style w:type="character" w:styleId="ListLabel2928">
    <w:name w:val="ListLabel 2928"/>
    <w:qFormat/>
    <w:rPr>
      <w:rFonts w:cs="Wingdings"/>
      <w:sz w:val="20"/>
    </w:rPr>
  </w:style>
  <w:style w:type="character" w:styleId="ListLabel2929">
    <w:name w:val="ListLabel 2929"/>
    <w:qFormat/>
    <w:rPr>
      <w:rFonts w:cs="Wingdings"/>
      <w:sz w:val="20"/>
    </w:rPr>
  </w:style>
  <w:style w:type="character" w:styleId="ListLabel2930">
    <w:name w:val="ListLabel 2930"/>
    <w:qFormat/>
    <w:rPr>
      <w:rFonts w:cs="Wingdings"/>
      <w:sz w:val="20"/>
    </w:rPr>
  </w:style>
  <w:style w:type="character" w:styleId="ListLabel2931">
    <w:name w:val="ListLabel 2931"/>
    <w:qFormat/>
    <w:rPr>
      <w:rFonts w:cs="Wingdings"/>
      <w:sz w:val="20"/>
    </w:rPr>
  </w:style>
  <w:style w:type="character" w:styleId="ListLabel2932">
    <w:name w:val="ListLabel 2932"/>
    <w:qFormat/>
    <w:rPr>
      <w:rFonts w:cs="Wingdings"/>
      <w:sz w:val="20"/>
    </w:rPr>
  </w:style>
  <w:style w:type="character" w:styleId="ListLabel2933">
    <w:name w:val="ListLabel 2933"/>
    <w:qFormat/>
    <w:rPr>
      <w:rFonts w:ascii="Arial" w:hAnsi="Arial" w:cs="Symbol"/>
      <w:sz w:val="24"/>
    </w:rPr>
  </w:style>
  <w:style w:type="character" w:styleId="ListLabel2934">
    <w:name w:val="ListLabel 2934"/>
    <w:qFormat/>
    <w:rPr>
      <w:rFonts w:cs="Courier New"/>
      <w:sz w:val="20"/>
    </w:rPr>
  </w:style>
  <w:style w:type="character" w:styleId="ListLabel2935">
    <w:name w:val="ListLabel 2935"/>
    <w:qFormat/>
    <w:rPr>
      <w:rFonts w:cs="Wingdings"/>
      <w:sz w:val="20"/>
    </w:rPr>
  </w:style>
  <w:style w:type="character" w:styleId="ListLabel2936">
    <w:name w:val="ListLabel 2936"/>
    <w:qFormat/>
    <w:rPr>
      <w:rFonts w:cs="Wingdings"/>
      <w:sz w:val="20"/>
    </w:rPr>
  </w:style>
  <w:style w:type="character" w:styleId="ListLabel2937">
    <w:name w:val="ListLabel 2937"/>
    <w:qFormat/>
    <w:rPr>
      <w:rFonts w:cs="Wingdings"/>
      <w:sz w:val="20"/>
    </w:rPr>
  </w:style>
  <w:style w:type="character" w:styleId="ListLabel2938">
    <w:name w:val="ListLabel 2938"/>
    <w:qFormat/>
    <w:rPr>
      <w:rFonts w:cs="Wingdings"/>
      <w:sz w:val="20"/>
    </w:rPr>
  </w:style>
  <w:style w:type="character" w:styleId="ListLabel2939">
    <w:name w:val="ListLabel 2939"/>
    <w:qFormat/>
    <w:rPr>
      <w:rFonts w:cs="Wingdings"/>
      <w:sz w:val="20"/>
    </w:rPr>
  </w:style>
  <w:style w:type="character" w:styleId="ListLabel2940">
    <w:name w:val="ListLabel 2940"/>
    <w:qFormat/>
    <w:rPr>
      <w:rFonts w:cs="Wingdings"/>
      <w:sz w:val="20"/>
    </w:rPr>
  </w:style>
  <w:style w:type="character" w:styleId="ListLabel2941">
    <w:name w:val="ListLabel 2941"/>
    <w:qFormat/>
    <w:rPr>
      <w:rFonts w:cs="Wingdings"/>
      <w:sz w:val="20"/>
    </w:rPr>
  </w:style>
  <w:style w:type="character" w:styleId="ListLabel2942">
    <w:name w:val="ListLabel 2942"/>
    <w:qFormat/>
    <w:rPr>
      <w:rFonts w:ascii="Proxima Nova" w:hAnsi="Proxima Nova" w:cs="Symbol"/>
      <w:sz w:val="27"/>
    </w:rPr>
  </w:style>
  <w:style w:type="character" w:styleId="ListLabel2943">
    <w:name w:val="ListLabel 2943"/>
    <w:qFormat/>
    <w:rPr>
      <w:rFonts w:cs="Courier New"/>
      <w:sz w:val="20"/>
    </w:rPr>
  </w:style>
  <w:style w:type="character" w:styleId="ListLabel2944">
    <w:name w:val="ListLabel 2944"/>
    <w:qFormat/>
    <w:rPr>
      <w:rFonts w:cs="Wingdings"/>
      <w:sz w:val="20"/>
    </w:rPr>
  </w:style>
  <w:style w:type="character" w:styleId="ListLabel2945">
    <w:name w:val="ListLabel 2945"/>
    <w:qFormat/>
    <w:rPr>
      <w:rFonts w:cs="Wingdings"/>
      <w:sz w:val="20"/>
    </w:rPr>
  </w:style>
  <w:style w:type="character" w:styleId="ListLabel2946">
    <w:name w:val="ListLabel 2946"/>
    <w:qFormat/>
    <w:rPr>
      <w:rFonts w:cs="Wingdings"/>
      <w:sz w:val="20"/>
    </w:rPr>
  </w:style>
  <w:style w:type="character" w:styleId="ListLabel2947">
    <w:name w:val="ListLabel 2947"/>
    <w:qFormat/>
    <w:rPr>
      <w:rFonts w:cs="Wingdings"/>
      <w:sz w:val="20"/>
    </w:rPr>
  </w:style>
  <w:style w:type="character" w:styleId="ListLabel2948">
    <w:name w:val="ListLabel 2948"/>
    <w:qFormat/>
    <w:rPr>
      <w:rFonts w:cs="Wingdings"/>
      <w:sz w:val="20"/>
    </w:rPr>
  </w:style>
  <w:style w:type="character" w:styleId="ListLabel2949">
    <w:name w:val="ListLabel 2949"/>
    <w:qFormat/>
    <w:rPr>
      <w:rFonts w:cs="Wingdings"/>
      <w:sz w:val="20"/>
    </w:rPr>
  </w:style>
  <w:style w:type="character" w:styleId="ListLabel2950">
    <w:name w:val="ListLabel 2950"/>
    <w:qFormat/>
    <w:rPr>
      <w:rFonts w:cs="Wingdings"/>
      <w:sz w:val="20"/>
    </w:rPr>
  </w:style>
  <w:style w:type="character" w:styleId="ListLabel2951">
    <w:name w:val="ListLabel 2951"/>
    <w:qFormat/>
    <w:rPr>
      <w:rFonts w:ascii="Proxima Nova" w:hAnsi="Proxima Nova" w:cs="Symbol"/>
      <w:sz w:val="27"/>
    </w:rPr>
  </w:style>
  <w:style w:type="character" w:styleId="ListLabel2952">
    <w:name w:val="ListLabel 2952"/>
    <w:qFormat/>
    <w:rPr>
      <w:rFonts w:cs="Courier New"/>
      <w:sz w:val="20"/>
    </w:rPr>
  </w:style>
  <w:style w:type="character" w:styleId="ListLabel2953">
    <w:name w:val="ListLabel 2953"/>
    <w:qFormat/>
    <w:rPr>
      <w:rFonts w:cs="Wingdings"/>
      <w:sz w:val="20"/>
    </w:rPr>
  </w:style>
  <w:style w:type="character" w:styleId="ListLabel2954">
    <w:name w:val="ListLabel 2954"/>
    <w:qFormat/>
    <w:rPr>
      <w:rFonts w:cs="Wingdings"/>
      <w:sz w:val="20"/>
    </w:rPr>
  </w:style>
  <w:style w:type="character" w:styleId="ListLabel2955">
    <w:name w:val="ListLabel 2955"/>
    <w:qFormat/>
    <w:rPr>
      <w:rFonts w:cs="Wingdings"/>
      <w:sz w:val="20"/>
    </w:rPr>
  </w:style>
  <w:style w:type="character" w:styleId="ListLabel2956">
    <w:name w:val="ListLabel 2956"/>
    <w:qFormat/>
    <w:rPr>
      <w:rFonts w:cs="Wingdings"/>
      <w:sz w:val="20"/>
    </w:rPr>
  </w:style>
  <w:style w:type="character" w:styleId="ListLabel2957">
    <w:name w:val="ListLabel 2957"/>
    <w:qFormat/>
    <w:rPr>
      <w:rFonts w:cs="Wingdings"/>
      <w:sz w:val="20"/>
    </w:rPr>
  </w:style>
  <w:style w:type="character" w:styleId="ListLabel2958">
    <w:name w:val="ListLabel 2958"/>
    <w:qFormat/>
    <w:rPr>
      <w:rFonts w:cs="Wingdings"/>
      <w:sz w:val="20"/>
    </w:rPr>
  </w:style>
  <w:style w:type="character" w:styleId="ListLabel2959">
    <w:name w:val="ListLabel 2959"/>
    <w:qFormat/>
    <w:rPr>
      <w:rFonts w:cs="Wingdings"/>
      <w:sz w:val="20"/>
    </w:rPr>
  </w:style>
  <w:style w:type="character" w:styleId="ListLabel2960">
    <w:name w:val="ListLabel 2960"/>
    <w:qFormat/>
    <w:rPr>
      <w:rFonts w:ascii="Proxima Nova" w:hAnsi="Proxima Nova" w:cs="Symbol"/>
      <w:sz w:val="27"/>
    </w:rPr>
  </w:style>
  <w:style w:type="character" w:styleId="ListLabel2961">
    <w:name w:val="ListLabel 2961"/>
    <w:qFormat/>
    <w:rPr>
      <w:rFonts w:cs="Courier New"/>
      <w:sz w:val="20"/>
    </w:rPr>
  </w:style>
  <w:style w:type="character" w:styleId="ListLabel2962">
    <w:name w:val="ListLabel 2962"/>
    <w:qFormat/>
    <w:rPr>
      <w:rFonts w:cs="Wingdings"/>
      <w:sz w:val="20"/>
    </w:rPr>
  </w:style>
  <w:style w:type="character" w:styleId="ListLabel2963">
    <w:name w:val="ListLabel 2963"/>
    <w:qFormat/>
    <w:rPr>
      <w:rFonts w:cs="Wingdings"/>
      <w:sz w:val="20"/>
    </w:rPr>
  </w:style>
  <w:style w:type="character" w:styleId="ListLabel2964">
    <w:name w:val="ListLabel 2964"/>
    <w:qFormat/>
    <w:rPr>
      <w:rFonts w:cs="Wingdings"/>
      <w:sz w:val="20"/>
    </w:rPr>
  </w:style>
  <w:style w:type="character" w:styleId="ListLabel2965">
    <w:name w:val="ListLabel 2965"/>
    <w:qFormat/>
    <w:rPr>
      <w:rFonts w:cs="Wingdings"/>
      <w:sz w:val="20"/>
    </w:rPr>
  </w:style>
  <w:style w:type="character" w:styleId="ListLabel2966">
    <w:name w:val="ListLabel 2966"/>
    <w:qFormat/>
    <w:rPr>
      <w:rFonts w:cs="Wingdings"/>
      <w:sz w:val="20"/>
    </w:rPr>
  </w:style>
  <w:style w:type="character" w:styleId="ListLabel2967">
    <w:name w:val="ListLabel 2967"/>
    <w:qFormat/>
    <w:rPr>
      <w:rFonts w:cs="Wingdings"/>
      <w:sz w:val="20"/>
    </w:rPr>
  </w:style>
  <w:style w:type="character" w:styleId="ListLabel2968">
    <w:name w:val="ListLabel 2968"/>
    <w:qFormat/>
    <w:rPr>
      <w:rFonts w:cs="Wingdings"/>
      <w:sz w:val="20"/>
    </w:rPr>
  </w:style>
  <w:style w:type="character" w:styleId="ListLabel2969">
    <w:name w:val="ListLabel 2969"/>
    <w:qFormat/>
    <w:rPr>
      <w:rFonts w:ascii="Proxima Nova" w:hAnsi="Proxima Nova" w:cs="Symbol"/>
      <w:sz w:val="27"/>
    </w:rPr>
  </w:style>
  <w:style w:type="character" w:styleId="ListLabel2970">
    <w:name w:val="ListLabel 2970"/>
    <w:qFormat/>
    <w:rPr>
      <w:rFonts w:cs="Courier New"/>
      <w:sz w:val="20"/>
    </w:rPr>
  </w:style>
  <w:style w:type="character" w:styleId="ListLabel2971">
    <w:name w:val="ListLabel 2971"/>
    <w:qFormat/>
    <w:rPr>
      <w:rFonts w:cs="Wingdings"/>
      <w:sz w:val="20"/>
    </w:rPr>
  </w:style>
  <w:style w:type="character" w:styleId="ListLabel2972">
    <w:name w:val="ListLabel 2972"/>
    <w:qFormat/>
    <w:rPr>
      <w:rFonts w:cs="Wingdings"/>
      <w:sz w:val="20"/>
    </w:rPr>
  </w:style>
  <w:style w:type="character" w:styleId="ListLabel2973">
    <w:name w:val="ListLabel 2973"/>
    <w:qFormat/>
    <w:rPr>
      <w:rFonts w:cs="Wingdings"/>
      <w:sz w:val="20"/>
    </w:rPr>
  </w:style>
  <w:style w:type="character" w:styleId="ListLabel2974">
    <w:name w:val="ListLabel 2974"/>
    <w:qFormat/>
    <w:rPr>
      <w:rFonts w:cs="Wingdings"/>
      <w:sz w:val="20"/>
    </w:rPr>
  </w:style>
  <w:style w:type="character" w:styleId="ListLabel2975">
    <w:name w:val="ListLabel 2975"/>
    <w:qFormat/>
    <w:rPr>
      <w:rFonts w:cs="Wingdings"/>
      <w:sz w:val="20"/>
    </w:rPr>
  </w:style>
  <w:style w:type="character" w:styleId="ListLabel2976">
    <w:name w:val="ListLabel 2976"/>
    <w:qFormat/>
    <w:rPr>
      <w:rFonts w:cs="Wingdings"/>
      <w:sz w:val="20"/>
    </w:rPr>
  </w:style>
  <w:style w:type="character" w:styleId="ListLabel2977">
    <w:name w:val="ListLabel 2977"/>
    <w:qFormat/>
    <w:rPr>
      <w:rFonts w:cs="Wingdings"/>
      <w:sz w:val="20"/>
    </w:rPr>
  </w:style>
  <w:style w:type="character" w:styleId="ListLabel2978">
    <w:name w:val="ListLabel 2978"/>
    <w:qFormat/>
    <w:rPr>
      <w:rFonts w:ascii="Proxima Nova" w:hAnsi="Proxima Nova" w:cs="Symbol"/>
      <w:sz w:val="27"/>
    </w:rPr>
  </w:style>
  <w:style w:type="character" w:styleId="ListLabel2979">
    <w:name w:val="ListLabel 2979"/>
    <w:qFormat/>
    <w:rPr>
      <w:rFonts w:cs="Courier New"/>
      <w:sz w:val="20"/>
    </w:rPr>
  </w:style>
  <w:style w:type="character" w:styleId="ListLabel2980">
    <w:name w:val="ListLabel 2980"/>
    <w:qFormat/>
    <w:rPr>
      <w:rFonts w:cs="Wingdings"/>
      <w:sz w:val="20"/>
    </w:rPr>
  </w:style>
  <w:style w:type="character" w:styleId="ListLabel2981">
    <w:name w:val="ListLabel 2981"/>
    <w:qFormat/>
    <w:rPr>
      <w:rFonts w:cs="Wingdings"/>
      <w:sz w:val="20"/>
    </w:rPr>
  </w:style>
  <w:style w:type="character" w:styleId="ListLabel2982">
    <w:name w:val="ListLabel 2982"/>
    <w:qFormat/>
    <w:rPr>
      <w:rFonts w:cs="Wingdings"/>
      <w:sz w:val="20"/>
    </w:rPr>
  </w:style>
  <w:style w:type="character" w:styleId="ListLabel2983">
    <w:name w:val="ListLabel 2983"/>
    <w:qFormat/>
    <w:rPr>
      <w:rFonts w:cs="Wingdings"/>
      <w:sz w:val="20"/>
    </w:rPr>
  </w:style>
  <w:style w:type="character" w:styleId="ListLabel2984">
    <w:name w:val="ListLabel 2984"/>
    <w:qFormat/>
    <w:rPr>
      <w:rFonts w:cs="Wingdings"/>
      <w:sz w:val="20"/>
    </w:rPr>
  </w:style>
  <w:style w:type="character" w:styleId="ListLabel2985">
    <w:name w:val="ListLabel 2985"/>
    <w:qFormat/>
    <w:rPr>
      <w:rFonts w:cs="Wingdings"/>
      <w:sz w:val="20"/>
    </w:rPr>
  </w:style>
  <w:style w:type="character" w:styleId="ListLabel2986">
    <w:name w:val="ListLabel 2986"/>
    <w:qFormat/>
    <w:rPr>
      <w:rFonts w:cs="Wingdings"/>
      <w:sz w:val="20"/>
    </w:rPr>
  </w:style>
  <w:style w:type="character" w:styleId="ListLabel2987">
    <w:name w:val="ListLabel 2987"/>
    <w:qFormat/>
    <w:rPr>
      <w:rFonts w:ascii="Proxima Nova" w:hAnsi="Proxima Nova" w:cs="Symbol"/>
      <w:sz w:val="27"/>
    </w:rPr>
  </w:style>
  <w:style w:type="character" w:styleId="ListLabel2988">
    <w:name w:val="ListLabel 2988"/>
    <w:qFormat/>
    <w:rPr>
      <w:rFonts w:cs="Courier New"/>
      <w:sz w:val="20"/>
    </w:rPr>
  </w:style>
  <w:style w:type="character" w:styleId="ListLabel2989">
    <w:name w:val="ListLabel 2989"/>
    <w:qFormat/>
    <w:rPr>
      <w:rFonts w:cs="Wingdings"/>
      <w:sz w:val="20"/>
    </w:rPr>
  </w:style>
  <w:style w:type="character" w:styleId="ListLabel2990">
    <w:name w:val="ListLabel 2990"/>
    <w:qFormat/>
    <w:rPr>
      <w:rFonts w:cs="Wingdings"/>
      <w:sz w:val="20"/>
    </w:rPr>
  </w:style>
  <w:style w:type="character" w:styleId="ListLabel2991">
    <w:name w:val="ListLabel 2991"/>
    <w:qFormat/>
    <w:rPr>
      <w:rFonts w:cs="Wingdings"/>
      <w:sz w:val="20"/>
    </w:rPr>
  </w:style>
  <w:style w:type="character" w:styleId="ListLabel2992">
    <w:name w:val="ListLabel 2992"/>
    <w:qFormat/>
    <w:rPr>
      <w:rFonts w:cs="Wingdings"/>
      <w:sz w:val="20"/>
    </w:rPr>
  </w:style>
  <w:style w:type="character" w:styleId="ListLabel2993">
    <w:name w:val="ListLabel 2993"/>
    <w:qFormat/>
    <w:rPr>
      <w:rFonts w:cs="Wingdings"/>
      <w:sz w:val="20"/>
    </w:rPr>
  </w:style>
  <w:style w:type="character" w:styleId="ListLabel2994">
    <w:name w:val="ListLabel 2994"/>
    <w:qFormat/>
    <w:rPr>
      <w:rFonts w:cs="Wingdings"/>
      <w:sz w:val="20"/>
    </w:rPr>
  </w:style>
  <w:style w:type="character" w:styleId="ListLabel2995">
    <w:name w:val="ListLabel 2995"/>
    <w:qFormat/>
    <w:rPr>
      <w:rFonts w:cs="Wingdings"/>
      <w:sz w:val="20"/>
    </w:rPr>
  </w:style>
  <w:style w:type="character" w:styleId="ListLabel2996">
    <w:name w:val="ListLabel 2996"/>
    <w:qFormat/>
    <w:rPr>
      <w:rFonts w:ascii="Proxima Nova" w:hAnsi="Proxima Nova" w:cs="Symbol"/>
      <w:sz w:val="27"/>
    </w:rPr>
  </w:style>
  <w:style w:type="character" w:styleId="ListLabel2997">
    <w:name w:val="ListLabel 2997"/>
    <w:qFormat/>
    <w:rPr>
      <w:rFonts w:cs="Courier New"/>
      <w:sz w:val="20"/>
    </w:rPr>
  </w:style>
  <w:style w:type="character" w:styleId="ListLabel2998">
    <w:name w:val="ListLabel 2998"/>
    <w:qFormat/>
    <w:rPr>
      <w:rFonts w:cs="Wingdings"/>
      <w:sz w:val="20"/>
    </w:rPr>
  </w:style>
  <w:style w:type="character" w:styleId="ListLabel2999">
    <w:name w:val="ListLabel 2999"/>
    <w:qFormat/>
    <w:rPr>
      <w:rFonts w:cs="Wingdings"/>
      <w:sz w:val="20"/>
    </w:rPr>
  </w:style>
  <w:style w:type="character" w:styleId="ListLabel3000">
    <w:name w:val="ListLabel 3000"/>
    <w:qFormat/>
    <w:rPr>
      <w:rFonts w:cs="Wingdings"/>
      <w:sz w:val="20"/>
    </w:rPr>
  </w:style>
  <w:style w:type="character" w:styleId="ListLabel3001">
    <w:name w:val="ListLabel 3001"/>
    <w:qFormat/>
    <w:rPr>
      <w:rFonts w:cs="Wingdings"/>
      <w:sz w:val="20"/>
    </w:rPr>
  </w:style>
  <w:style w:type="character" w:styleId="ListLabel3002">
    <w:name w:val="ListLabel 3002"/>
    <w:qFormat/>
    <w:rPr>
      <w:rFonts w:cs="Wingdings"/>
      <w:sz w:val="20"/>
    </w:rPr>
  </w:style>
  <w:style w:type="character" w:styleId="ListLabel3003">
    <w:name w:val="ListLabel 3003"/>
    <w:qFormat/>
    <w:rPr>
      <w:rFonts w:cs="Wingdings"/>
      <w:sz w:val="20"/>
    </w:rPr>
  </w:style>
  <w:style w:type="character" w:styleId="ListLabel3004">
    <w:name w:val="ListLabel 3004"/>
    <w:qFormat/>
    <w:rPr>
      <w:rFonts w:cs="Wingdings"/>
      <w:sz w:val="20"/>
    </w:rPr>
  </w:style>
  <w:style w:type="character" w:styleId="ListLabel3005">
    <w:name w:val="ListLabel 3005"/>
    <w:qFormat/>
    <w:rPr>
      <w:rFonts w:ascii="Proxima Nova" w:hAnsi="Proxima Nova" w:cs="Symbol"/>
      <w:sz w:val="27"/>
    </w:rPr>
  </w:style>
  <w:style w:type="character" w:styleId="ListLabel3006">
    <w:name w:val="ListLabel 3006"/>
    <w:qFormat/>
    <w:rPr>
      <w:rFonts w:cs="Courier New"/>
      <w:sz w:val="20"/>
    </w:rPr>
  </w:style>
  <w:style w:type="character" w:styleId="ListLabel3007">
    <w:name w:val="ListLabel 3007"/>
    <w:qFormat/>
    <w:rPr>
      <w:rFonts w:cs="Wingdings"/>
      <w:sz w:val="20"/>
    </w:rPr>
  </w:style>
  <w:style w:type="character" w:styleId="ListLabel3008">
    <w:name w:val="ListLabel 3008"/>
    <w:qFormat/>
    <w:rPr>
      <w:rFonts w:cs="Wingdings"/>
      <w:sz w:val="20"/>
    </w:rPr>
  </w:style>
  <w:style w:type="character" w:styleId="ListLabel3009">
    <w:name w:val="ListLabel 3009"/>
    <w:qFormat/>
    <w:rPr>
      <w:rFonts w:cs="Wingdings"/>
      <w:sz w:val="20"/>
    </w:rPr>
  </w:style>
  <w:style w:type="character" w:styleId="ListLabel3010">
    <w:name w:val="ListLabel 3010"/>
    <w:qFormat/>
    <w:rPr>
      <w:rFonts w:cs="Wingdings"/>
      <w:sz w:val="20"/>
    </w:rPr>
  </w:style>
  <w:style w:type="character" w:styleId="ListLabel3011">
    <w:name w:val="ListLabel 3011"/>
    <w:qFormat/>
    <w:rPr>
      <w:rFonts w:cs="Wingdings"/>
      <w:sz w:val="20"/>
    </w:rPr>
  </w:style>
  <w:style w:type="character" w:styleId="ListLabel3012">
    <w:name w:val="ListLabel 3012"/>
    <w:qFormat/>
    <w:rPr>
      <w:rFonts w:cs="Wingdings"/>
      <w:sz w:val="20"/>
    </w:rPr>
  </w:style>
  <w:style w:type="character" w:styleId="ListLabel3013">
    <w:name w:val="ListLabel 3013"/>
    <w:qFormat/>
    <w:rPr>
      <w:rFonts w:cs="Wingdings"/>
      <w:sz w:val="20"/>
    </w:rPr>
  </w:style>
  <w:style w:type="character" w:styleId="ListLabel3014">
    <w:name w:val="ListLabel 3014"/>
    <w:qFormat/>
    <w:rPr>
      <w:rFonts w:ascii="Proxima Nova" w:hAnsi="Proxima Nova" w:cs="Symbol"/>
      <w:sz w:val="27"/>
    </w:rPr>
  </w:style>
  <w:style w:type="character" w:styleId="ListLabel3015">
    <w:name w:val="ListLabel 3015"/>
    <w:qFormat/>
    <w:rPr>
      <w:rFonts w:cs="Courier New"/>
      <w:sz w:val="20"/>
    </w:rPr>
  </w:style>
  <w:style w:type="character" w:styleId="ListLabel3016">
    <w:name w:val="ListLabel 3016"/>
    <w:qFormat/>
    <w:rPr>
      <w:rFonts w:cs="Wingdings"/>
      <w:sz w:val="20"/>
    </w:rPr>
  </w:style>
  <w:style w:type="character" w:styleId="ListLabel3017">
    <w:name w:val="ListLabel 3017"/>
    <w:qFormat/>
    <w:rPr>
      <w:rFonts w:cs="Wingdings"/>
      <w:sz w:val="20"/>
    </w:rPr>
  </w:style>
  <w:style w:type="character" w:styleId="ListLabel3018">
    <w:name w:val="ListLabel 3018"/>
    <w:qFormat/>
    <w:rPr>
      <w:rFonts w:cs="Wingdings"/>
      <w:sz w:val="20"/>
    </w:rPr>
  </w:style>
  <w:style w:type="character" w:styleId="ListLabel3019">
    <w:name w:val="ListLabel 3019"/>
    <w:qFormat/>
    <w:rPr>
      <w:rFonts w:cs="Wingdings"/>
      <w:sz w:val="20"/>
    </w:rPr>
  </w:style>
  <w:style w:type="character" w:styleId="ListLabel3020">
    <w:name w:val="ListLabel 3020"/>
    <w:qFormat/>
    <w:rPr>
      <w:rFonts w:cs="Wingdings"/>
      <w:sz w:val="20"/>
    </w:rPr>
  </w:style>
  <w:style w:type="character" w:styleId="ListLabel3021">
    <w:name w:val="ListLabel 3021"/>
    <w:qFormat/>
    <w:rPr>
      <w:rFonts w:cs="Wingdings"/>
      <w:sz w:val="20"/>
    </w:rPr>
  </w:style>
  <w:style w:type="character" w:styleId="ListLabel3022">
    <w:name w:val="ListLabel 3022"/>
    <w:qFormat/>
    <w:rPr>
      <w:rFonts w:cs="Wingdings"/>
      <w:sz w:val="20"/>
    </w:rPr>
  </w:style>
  <w:style w:type="character" w:styleId="ListLabel3023">
    <w:name w:val="ListLabel 3023"/>
    <w:qFormat/>
    <w:rPr>
      <w:rFonts w:ascii="Helvetica" w:hAnsi="Helvetica" w:cs="Wingdings"/>
      <w:sz w:val="24"/>
    </w:rPr>
  </w:style>
  <w:style w:type="character" w:styleId="ListLabel3024">
    <w:name w:val="ListLabel 3024"/>
    <w:qFormat/>
    <w:rPr>
      <w:rFonts w:cs="Wingdings"/>
      <w:sz w:val="20"/>
    </w:rPr>
  </w:style>
  <w:style w:type="character" w:styleId="ListLabel3025">
    <w:name w:val="ListLabel 3025"/>
    <w:qFormat/>
    <w:rPr>
      <w:rFonts w:cs="Wingdings"/>
      <w:sz w:val="20"/>
    </w:rPr>
  </w:style>
  <w:style w:type="character" w:styleId="ListLabel3026">
    <w:name w:val="ListLabel 3026"/>
    <w:qFormat/>
    <w:rPr>
      <w:rFonts w:cs="Wingdings"/>
      <w:sz w:val="20"/>
    </w:rPr>
  </w:style>
  <w:style w:type="character" w:styleId="ListLabel3027">
    <w:name w:val="ListLabel 3027"/>
    <w:qFormat/>
    <w:rPr>
      <w:rFonts w:cs="Wingdings"/>
      <w:sz w:val="20"/>
    </w:rPr>
  </w:style>
  <w:style w:type="character" w:styleId="ListLabel3028">
    <w:name w:val="ListLabel 3028"/>
    <w:qFormat/>
    <w:rPr>
      <w:rFonts w:cs="Wingdings"/>
      <w:sz w:val="20"/>
    </w:rPr>
  </w:style>
  <w:style w:type="character" w:styleId="ListLabel3029">
    <w:name w:val="ListLabel 3029"/>
    <w:qFormat/>
    <w:rPr>
      <w:rFonts w:cs="Wingdings"/>
      <w:sz w:val="20"/>
    </w:rPr>
  </w:style>
  <w:style w:type="character" w:styleId="ListLabel3030">
    <w:name w:val="ListLabel 3030"/>
    <w:qFormat/>
    <w:rPr>
      <w:rFonts w:cs="Wingdings"/>
      <w:sz w:val="20"/>
    </w:rPr>
  </w:style>
  <w:style w:type="character" w:styleId="ListLabel3031">
    <w:name w:val="ListLabel 3031"/>
    <w:qFormat/>
    <w:rPr>
      <w:rFonts w:cs="Wingdings"/>
      <w:sz w:val="20"/>
    </w:rPr>
  </w:style>
  <w:style w:type="character" w:styleId="ListLabel3032">
    <w:name w:val="ListLabel 3032"/>
    <w:qFormat/>
    <w:rPr>
      <w:rFonts w:ascii="Helvetica" w:hAnsi="Helvetica" w:cs="Wingdings"/>
      <w:sz w:val="24"/>
    </w:rPr>
  </w:style>
  <w:style w:type="character" w:styleId="ListLabel3033">
    <w:name w:val="ListLabel 3033"/>
    <w:qFormat/>
    <w:rPr>
      <w:rFonts w:cs="Wingdings"/>
      <w:sz w:val="20"/>
    </w:rPr>
  </w:style>
  <w:style w:type="character" w:styleId="ListLabel3034">
    <w:name w:val="ListLabel 3034"/>
    <w:qFormat/>
    <w:rPr>
      <w:rFonts w:cs="Wingdings"/>
      <w:sz w:val="20"/>
    </w:rPr>
  </w:style>
  <w:style w:type="character" w:styleId="ListLabel3035">
    <w:name w:val="ListLabel 3035"/>
    <w:qFormat/>
    <w:rPr>
      <w:rFonts w:cs="Wingdings"/>
      <w:sz w:val="20"/>
    </w:rPr>
  </w:style>
  <w:style w:type="character" w:styleId="ListLabel3036">
    <w:name w:val="ListLabel 3036"/>
    <w:qFormat/>
    <w:rPr>
      <w:rFonts w:cs="Wingdings"/>
      <w:sz w:val="20"/>
    </w:rPr>
  </w:style>
  <w:style w:type="character" w:styleId="ListLabel3037">
    <w:name w:val="ListLabel 3037"/>
    <w:qFormat/>
    <w:rPr>
      <w:rFonts w:cs="Wingdings"/>
      <w:sz w:val="20"/>
    </w:rPr>
  </w:style>
  <w:style w:type="character" w:styleId="ListLabel3038">
    <w:name w:val="ListLabel 3038"/>
    <w:qFormat/>
    <w:rPr>
      <w:rFonts w:cs="Wingdings"/>
      <w:sz w:val="20"/>
    </w:rPr>
  </w:style>
  <w:style w:type="character" w:styleId="ListLabel3039">
    <w:name w:val="ListLabel 3039"/>
    <w:qFormat/>
    <w:rPr>
      <w:rFonts w:cs="Wingdings"/>
      <w:sz w:val="20"/>
    </w:rPr>
  </w:style>
  <w:style w:type="character" w:styleId="ListLabel3040">
    <w:name w:val="ListLabel 3040"/>
    <w:qFormat/>
    <w:rPr>
      <w:rFonts w:cs="Wingdings"/>
      <w:sz w:val="20"/>
    </w:rPr>
  </w:style>
  <w:style w:type="character" w:styleId="ListLabel3041">
    <w:name w:val="ListLabel 3041"/>
    <w:qFormat/>
    <w:rPr>
      <w:rFonts w:ascii="Helvetica" w:hAnsi="Helvetica" w:cs="Wingdings"/>
      <w:sz w:val="24"/>
    </w:rPr>
  </w:style>
  <w:style w:type="character" w:styleId="ListLabel3042">
    <w:name w:val="ListLabel 3042"/>
    <w:qFormat/>
    <w:rPr>
      <w:rFonts w:ascii="Helvetica" w:hAnsi="Helvetica" w:cs="Wingdings"/>
      <w:sz w:val="24"/>
    </w:rPr>
  </w:style>
  <w:style w:type="character" w:styleId="ListLabel3043">
    <w:name w:val="ListLabel 3043"/>
    <w:qFormat/>
    <w:rPr>
      <w:rFonts w:cs="Wingdings"/>
      <w:sz w:val="20"/>
    </w:rPr>
  </w:style>
  <w:style w:type="character" w:styleId="ListLabel3044">
    <w:name w:val="ListLabel 3044"/>
    <w:qFormat/>
    <w:rPr>
      <w:rFonts w:cs="Wingdings"/>
      <w:sz w:val="20"/>
    </w:rPr>
  </w:style>
  <w:style w:type="character" w:styleId="ListLabel3045">
    <w:name w:val="ListLabel 3045"/>
    <w:qFormat/>
    <w:rPr>
      <w:rFonts w:cs="Wingdings"/>
      <w:sz w:val="20"/>
    </w:rPr>
  </w:style>
  <w:style w:type="character" w:styleId="ListLabel3046">
    <w:name w:val="ListLabel 3046"/>
    <w:qFormat/>
    <w:rPr>
      <w:rFonts w:cs="Wingdings"/>
      <w:sz w:val="20"/>
    </w:rPr>
  </w:style>
  <w:style w:type="character" w:styleId="ListLabel3047">
    <w:name w:val="ListLabel 3047"/>
    <w:qFormat/>
    <w:rPr>
      <w:rFonts w:cs="Wingdings"/>
      <w:sz w:val="20"/>
    </w:rPr>
  </w:style>
  <w:style w:type="character" w:styleId="ListLabel3048">
    <w:name w:val="ListLabel 3048"/>
    <w:qFormat/>
    <w:rPr>
      <w:rFonts w:cs="Wingdings"/>
      <w:sz w:val="20"/>
    </w:rPr>
  </w:style>
  <w:style w:type="character" w:styleId="ListLabel3049">
    <w:name w:val="ListLabel 3049"/>
    <w:qFormat/>
    <w:rPr>
      <w:rFonts w:cs="Wingdings"/>
      <w:sz w:val="20"/>
    </w:rPr>
  </w:style>
  <w:style w:type="character" w:styleId="ListLabel3050">
    <w:name w:val="ListLabel 3050"/>
    <w:qFormat/>
    <w:rPr>
      <w:rFonts w:ascii="Helvetica" w:hAnsi="Helvetica" w:cs="Wingdings"/>
      <w:sz w:val="24"/>
    </w:rPr>
  </w:style>
  <w:style w:type="character" w:styleId="ListLabel3051">
    <w:name w:val="ListLabel 3051"/>
    <w:qFormat/>
    <w:rPr>
      <w:rFonts w:cs="Wingdings"/>
      <w:sz w:val="20"/>
    </w:rPr>
  </w:style>
  <w:style w:type="character" w:styleId="ListLabel3052">
    <w:name w:val="ListLabel 3052"/>
    <w:qFormat/>
    <w:rPr>
      <w:rFonts w:cs="Wingdings"/>
      <w:sz w:val="20"/>
    </w:rPr>
  </w:style>
  <w:style w:type="character" w:styleId="ListLabel3053">
    <w:name w:val="ListLabel 3053"/>
    <w:qFormat/>
    <w:rPr>
      <w:rFonts w:cs="Wingdings"/>
      <w:sz w:val="20"/>
    </w:rPr>
  </w:style>
  <w:style w:type="character" w:styleId="ListLabel3054">
    <w:name w:val="ListLabel 3054"/>
    <w:qFormat/>
    <w:rPr>
      <w:rFonts w:cs="Wingdings"/>
      <w:sz w:val="20"/>
    </w:rPr>
  </w:style>
  <w:style w:type="character" w:styleId="ListLabel3055">
    <w:name w:val="ListLabel 3055"/>
    <w:qFormat/>
    <w:rPr>
      <w:rFonts w:cs="Wingdings"/>
      <w:sz w:val="20"/>
    </w:rPr>
  </w:style>
  <w:style w:type="character" w:styleId="ListLabel3056">
    <w:name w:val="ListLabel 3056"/>
    <w:qFormat/>
    <w:rPr>
      <w:rFonts w:cs="Wingdings"/>
      <w:sz w:val="20"/>
    </w:rPr>
  </w:style>
  <w:style w:type="character" w:styleId="ListLabel3057">
    <w:name w:val="ListLabel 3057"/>
    <w:qFormat/>
    <w:rPr>
      <w:rFonts w:cs="Wingdings"/>
      <w:sz w:val="20"/>
    </w:rPr>
  </w:style>
  <w:style w:type="character" w:styleId="ListLabel3058">
    <w:name w:val="ListLabel 3058"/>
    <w:qFormat/>
    <w:rPr>
      <w:rFonts w:cs="Wingdings"/>
      <w:sz w:val="20"/>
    </w:rPr>
  </w:style>
  <w:style w:type="character" w:styleId="ListLabel3059">
    <w:name w:val="ListLabel 3059"/>
    <w:qFormat/>
    <w:rPr>
      <w:rFonts w:ascii="Helvetica" w:hAnsi="Helvetica" w:cs="Wingdings"/>
      <w:sz w:val="24"/>
    </w:rPr>
  </w:style>
  <w:style w:type="character" w:styleId="ListLabel3060">
    <w:name w:val="ListLabel 3060"/>
    <w:qFormat/>
    <w:rPr>
      <w:rFonts w:cs="Wingdings"/>
      <w:sz w:val="20"/>
    </w:rPr>
  </w:style>
  <w:style w:type="character" w:styleId="ListLabel3061">
    <w:name w:val="ListLabel 3061"/>
    <w:qFormat/>
    <w:rPr>
      <w:rFonts w:cs="Wingdings"/>
      <w:sz w:val="20"/>
    </w:rPr>
  </w:style>
  <w:style w:type="character" w:styleId="ListLabel3062">
    <w:name w:val="ListLabel 3062"/>
    <w:qFormat/>
    <w:rPr>
      <w:rFonts w:cs="Wingdings"/>
      <w:sz w:val="20"/>
    </w:rPr>
  </w:style>
  <w:style w:type="character" w:styleId="ListLabel3063">
    <w:name w:val="ListLabel 3063"/>
    <w:qFormat/>
    <w:rPr>
      <w:rFonts w:cs="Wingdings"/>
      <w:sz w:val="20"/>
    </w:rPr>
  </w:style>
  <w:style w:type="character" w:styleId="ListLabel3064">
    <w:name w:val="ListLabel 3064"/>
    <w:qFormat/>
    <w:rPr>
      <w:rFonts w:cs="Wingdings"/>
      <w:sz w:val="20"/>
    </w:rPr>
  </w:style>
  <w:style w:type="character" w:styleId="ListLabel3065">
    <w:name w:val="ListLabel 3065"/>
    <w:qFormat/>
    <w:rPr>
      <w:rFonts w:cs="Wingdings"/>
      <w:sz w:val="20"/>
    </w:rPr>
  </w:style>
  <w:style w:type="character" w:styleId="ListLabel3066">
    <w:name w:val="ListLabel 3066"/>
    <w:qFormat/>
    <w:rPr>
      <w:rFonts w:cs="Wingdings"/>
      <w:sz w:val="20"/>
    </w:rPr>
  </w:style>
  <w:style w:type="character" w:styleId="ListLabel3067">
    <w:name w:val="ListLabel 3067"/>
    <w:qFormat/>
    <w:rPr>
      <w:rFonts w:cs="Wingdings"/>
      <w:sz w:val="20"/>
    </w:rPr>
  </w:style>
  <w:style w:type="character" w:styleId="ListLabel3068">
    <w:name w:val="ListLabel 3068"/>
    <w:qFormat/>
    <w:rPr>
      <w:rFonts w:ascii="Helvetica" w:hAnsi="Helvetica" w:cs="Wingdings"/>
      <w:sz w:val="24"/>
    </w:rPr>
  </w:style>
  <w:style w:type="character" w:styleId="ListLabel3069">
    <w:name w:val="ListLabel 3069"/>
    <w:qFormat/>
    <w:rPr>
      <w:rFonts w:cs="Wingdings"/>
      <w:sz w:val="20"/>
    </w:rPr>
  </w:style>
  <w:style w:type="character" w:styleId="ListLabel3070">
    <w:name w:val="ListLabel 3070"/>
    <w:qFormat/>
    <w:rPr>
      <w:rFonts w:cs="Wingdings"/>
      <w:sz w:val="20"/>
    </w:rPr>
  </w:style>
  <w:style w:type="character" w:styleId="ListLabel3071">
    <w:name w:val="ListLabel 3071"/>
    <w:qFormat/>
    <w:rPr>
      <w:rFonts w:cs="Wingdings"/>
      <w:sz w:val="20"/>
    </w:rPr>
  </w:style>
  <w:style w:type="character" w:styleId="ListLabel3072">
    <w:name w:val="ListLabel 3072"/>
    <w:qFormat/>
    <w:rPr>
      <w:rFonts w:cs="Wingdings"/>
      <w:sz w:val="20"/>
    </w:rPr>
  </w:style>
  <w:style w:type="character" w:styleId="ListLabel3073">
    <w:name w:val="ListLabel 3073"/>
    <w:qFormat/>
    <w:rPr>
      <w:rFonts w:cs="Wingdings"/>
      <w:sz w:val="20"/>
    </w:rPr>
  </w:style>
  <w:style w:type="character" w:styleId="ListLabel3074">
    <w:name w:val="ListLabel 3074"/>
    <w:qFormat/>
    <w:rPr>
      <w:rFonts w:cs="Wingdings"/>
      <w:sz w:val="20"/>
    </w:rPr>
  </w:style>
  <w:style w:type="character" w:styleId="ListLabel3075">
    <w:name w:val="ListLabel 3075"/>
    <w:qFormat/>
    <w:rPr>
      <w:rFonts w:cs="Wingdings"/>
      <w:sz w:val="20"/>
    </w:rPr>
  </w:style>
  <w:style w:type="character" w:styleId="ListLabel3076">
    <w:name w:val="ListLabel 3076"/>
    <w:qFormat/>
    <w:rPr>
      <w:rFonts w:cs="Wingdings"/>
      <w:sz w:val="20"/>
    </w:rPr>
  </w:style>
  <w:style w:type="character" w:styleId="ListLabel3077">
    <w:name w:val="ListLabel 3077"/>
    <w:qFormat/>
    <w:rPr>
      <w:rFonts w:ascii="Helvetica" w:hAnsi="Helvetica" w:cs="Wingdings"/>
      <w:sz w:val="24"/>
    </w:rPr>
  </w:style>
  <w:style w:type="character" w:styleId="ListLabel3078">
    <w:name w:val="ListLabel 3078"/>
    <w:qFormat/>
    <w:rPr>
      <w:rFonts w:cs="Wingdings"/>
      <w:sz w:val="20"/>
    </w:rPr>
  </w:style>
  <w:style w:type="character" w:styleId="ListLabel3079">
    <w:name w:val="ListLabel 3079"/>
    <w:qFormat/>
    <w:rPr>
      <w:rFonts w:cs="Wingdings"/>
      <w:sz w:val="20"/>
    </w:rPr>
  </w:style>
  <w:style w:type="character" w:styleId="ListLabel3080">
    <w:name w:val="ListLabel 3080"/>
    <w:qFormat/>
    <w:rPr>
      <w:rFonts w:cs="Wingdings"/>
      <w:sz w:val="20"/>
    </w:rPr>
  </w:style>
  <w:style w:type="character" w:styleId="ListLabel3081">
    <w:name w:val="ListLabel 3081"/>
    <w:qFormat/>
    <w:rPr>
      <w:rFonts w:cs="Wingdings"/>
      <w:sz w:val="20"/>
    </w:rPr>
  </w:style>
  <w:style w:type="character" w:styleId="ListLabel3082">
    <w:name w:val="ListLabel 3082"/>
    <w:qFormat/>
    <w:rPr>
      <w:rFonts w:cs="Wingdings"/>
      <w:sz w:val="20"/>
    </w:rPr>
  </w:style>
  <w:style w:type="character" w:styleId="ListLabel3083">
    <w:name w:val="ListLabel 3083"/>
    <w:qFormat/>
    <w:rPr>
      <w:rFonts w:cs="Wingdings"/>
      <w:sz w:val="20"/>
    </w:rPr>
  </w:style>
  <w:style w:type="character" w:styleId="ListLabel3084">
    <w:name w:val="ListLabel 3084"/>
    <w:qFormat/>
    <w:rPr>
      <w:rFonts w:cs="Wingdings"/>
      <w:sz w:val="20"/>
    </w:rPr>
  </w:style>
  <w:style w:type="character" w:styleId="ListLabel3085">
    <w:name w:val="ListLabel 3085"/>
    <w:qFormat/>
    <w:rPr>
      <w:rFonts w:cs="Wingdings"/>
      <w:sz w:val="20"/>
    </w:rPr>
  </w:style>
  <w:style w:type="character" w:styleId="ListLabel3086">
    <w:name w:val="ListLabel 3086"/>
    <w:qFormat/>
    <w:rPr>
      <w:rFonts w:ascii="Helvetica" w:hAnsi="Helvetica" w:cs="Wingdings"/>
      <w:sz w:val="24"/>
    </w:rPr>
  </w:style>
  <w:style w:type="character" w:styleId="ListLabel3087">
    <w:name w:val="ListLabel 3087"/>
    <w:qFormat/>
    <w:rPr>
      <w:rFonts w:cs="Wingdings"/>
      <w:sz w:val="20"/>
    </w:rPr>
  </w:style>
  <w:style w:type="character" w:styleId="ListLabel3088">
    <w:name w:val="ListLabel 3088"/>
    <w:qFormat/>
    <w:rPr>
      <w:rFonts w:cs="Wingdings"/>
      <w:sz w:val="20"/>
    </w:rPr>
  </w:style>
  <w:style w:type="character" w:styleId="ListLabel3089">
    <w:name w:val="ListLabel 3089"/>
    <w:qFormat/>
    <w:rPr>
      <w:rFonts w:cs="Wingdings"/>
      <w:sz w:val="20"/>
    </w:rPr>
  </w:style>
  <w:style w:type="character" w:styleId="ListLabel3090">
    <w:name w:val="ListLabel 3090"/>
    <w:qFormat/>
    <w:rPr>
      <w:rFonts w:cs="Wingdings"/>
      <w:sz w:val="20"/>
    </w:rPr>
  </w:style>
  <w:style w:type="character" w:styleId="ListLabel3091">
    <w:name w:val="ListLabel 3091"/>
    <w:qFormat/>
    <w:rPr>
      <w:rFonts w:cs="Wingdings"/>
      <w:sz w:val="20"/>
    </w:rPr>
  </w:style>
  <w:style w:type="character" w:styleId="ListLabel3092">
    <w:name w:val="ListLabel 3092"/>
    <w:qFormat/>
    <w:rPr>
      <w:rFonts w:cs="Wingdings"/>
      <w:sz w:val="20"/>
    </w:rPr>
  </w:style>
  <w:style w:type="character" w:styleId="ListLabel3093">
    <w:name w:val="ListLabel 3093"/>
    <w:qFormat/>
    <w:rPr>
      <w:rFonts w:cs="Wingdings"/>
      <w:sz w:val="20"/>
    </w:rPr>
  </w:style>
  <w:style w:type="character" w:styleId="ListLabel3094">
    <w:name w:val="ListLabel 3094"/>
    <w:qFormat/>
    <w:rPr>
      <w:rFonts w:cs="Wingdings"/>
      <w:sz w:val="20"/>
    </w:rPr>
  </w:style>
  <w:style w:type="character" w:styleId="ListLabel3095">
    <w:name w:val="ListLabel 3095"/>
    <w:qFormat/>
    <w:rPr>
      <w:rFonts w:ascii="Helvetica" w:hAnsi="Helvetica" w:cs="Wingdings"/>
      <w:sz w:val="24"/>
    </w:rPr>
  </w:style>
  <w:style w:type="character" w:styleId="ListLabel3096">
    <w:name w:val="ListLabel 3096"/>
    <w:qFormat/>
    <w:rPr>
      <w:rFonts w:cs="Wingdings"/>
      <w:sz w:val="20"/>
    </w:rPr>
  </w:style>
  <w:style w:type="character" w:styleId="ListLabel3097">
    <w:name w:val="ListLabel 3097"/>
    <w:qFormat/>
    <w:rPr>
      <w:rFonts w:cs="Wingdings"/>
      <w:sz w:val="20"/>
    </w:rPr>
  </w:style>
  <w:style w:type="character" w:styleId="ListLabel3098">
    <w:name w:val="ListLabel 3098"/>
    <w:qFormat/>
    <w:rPr>
      <w:rFonts w:cs="Wingdings"/>
      <w:sz w:val="20"/>
    </w:rPr>
  </w:style>
  <w:style w:type="character" w:styleId="ListLabel3099">
    <w:name w:val="ListLabel 3099"/>
    <w:qFormat/>
    <w:rPr>
      <w:rFonts w:cs="Wingdings"/>
      <w:sz w:val="20"/>
    </w:rPr>
  </w:style>
  <w:style w:type="character" w:styleId="ListLabel3100">
    <w:name w:val="ListLabel 3100"/>
    <w:qFormat/>
    <w:rPr>
      <w:rFonts w:cs="Wingdings"/>
      <w:sz w:val="20"/>
    </w:rPr>
  </w:style>
  <w:style w:type="character" w:styleId="ListLabel3101">
    <w:name w:val="ListLabel 3101"/>
    <w:qFormat/>
    <w:rPr>
      <w:rFonts w:cs="Wingdings"/>
      <w:sz w:val="20"/>
    </w:rPr>
  </w:style>
  <w:style w:type="character" w:styleId="ListLabel3102">
    <w:name w:val="ListLabel 3102"/>
    <w:qFormat/>
    <w:rPr>
      <w:rFonts w:cs="Wingdings"/>
      <w:sz w:val="20"/>
    </w:rPr>
  </w:style>
  <w:style w:type="character" w:styleId="ListLabel3103">
    <w:name w:val="ListLabel 3103"/>
    <w:qFormat/>
    <w:rPr>
      <w:rFonts w:cs="Wingdings"/>
      <w:sz w:val="20"/>
    </w:rPr>
  </w:style>
  <w:style w:type="character" w:styleId="ListLabel3104">
    <w:name w:val="ListLabel 3104"/>
    <w:qFormat/>
    <w:rPr>
      <w:rFonts w:ascii="Helvetica" w:hAnsi="Helvetica" w:cs="Wingdings"/>
      <w:sz w:val="24"/>
    </w:rPr>
  </w:style>
  <w:style w:type="character" w:styleId="ListLabel3105">
    <w:name w:val="ListLabel 3105"/>
    <w:qFormat/>
    <w:rPr>
      <w:rFonts w:cs="Wingdings"/>
      <w:sz w:val="20"/>
    </w:rPr>
  </w:style>
  <w:style w:type="character" w:styleId="ListLabel3106">
    <w:name w:val="ListLabel 3106"/>
    <w:qFormat/>
    <w:rPr>
      <w:rFonts w:cs="Wingdings"/>
      <w:sz w:val="20"/>
    </w:rPr>
  </w:style>
  <w:style w:type="character" w:styleId="ListLabel3107">
    <w:name w:val="ListLabel 3107"/>
    <w:qFormat/>
    <w:rPr>
      <w:rFonts w:cs="Wingdings"/>
      <w:sz w:val="20"/>
    </w:rPr>
  </w:style>
  <w:style w:type="character" w:styleId="ListLabel3108">
    <w:name w:val="ListLabel 3108"/>
    <w:qFormat/>
    <w:rPr>
      <w:rFonts w:cs="Wingdings"/>
      <w:sz w:val="20"/>
    </w:rPr>
  </w:style>
  <w:style w:type="character" w:styleId="ListLabel3109">
    <w:name w:val="ListLabel 3109"/>
    <w:qFormat/>
    <w:rPr>
      <w:rFonts w:cs="Wingdings"/>
      <w:sz w:val="20"/>
    </w:rPr>
  </w:style>
  <w:style w:type="character" w:styleId="ListLabel3110">
    <w:name w:val="ListLabel 3110"/>
    <w:qFormat/>
    <w:rPr>
      <w:rFonts w:cs="Wingdings"/>
      <w:sz w:val="20"/>
    </w:rPr>
  </w:style>
  <w:style w:type="character" w:styleId="ListLabel3111">
    <w:name w:val="ListLabel 3111"/>
    <w:qFormat/>
    <w:rPr>
      <w:rFonts w:cs="Wingdings"/>
      <w:sz w:val="20"/>
    </w:rPr>
  </w:style>
  <w:style w:type="character" w:styleId="ListLabel3112">
    <w:name w:val="ListLabel 3112"/>
    <w:qFormat/>
    <w:rPr>
      <w:rFonts w:cs="Wingdings"/>
      <w:sz w:val="20"/>
    </w:rPr>
  </w:style>
  <w:style w:type="character" w:styleId="ListLabel3113">
    <w:name w:val="ListLabel 3113"/>
    <w:qFormat/>
    <w:rPr>
      <w:rFonts w:ascii="Helvetica" w:hAnsi="Helvetica" w:cs="Wingdings"/>
      <w:sz w:val="24"/>
    </w:rPr>
  </w:style>
  <w:style w:type="character" w:styleId="ListLabel3114">
    <w:name w:val="ListLabel 3114"/>
    <w:qFormat/>
    <w:rPr>
      <w:rFonts w:cs="Wingdings"/>
      <w:sz w:val="20"/>
    </w:rPr>
  </w:style>
  <w:style w:type="character" w:styleId="ListLabel3115">
    <w:name w:val="ListLabel 3115"/>
    <w:qFormat/>
    <w:rPr>
      <w:rFonts w:cs="Wingdings"/>
      <w:sz w:val="20"/>
    </w:rPr>
  </w:style>
  <w:style w:type="character" w:styleId="ListLabel3116">
    <w:name w:val="ListLabel 3116"/>
    <w:qFormat/>
    <w:rPr>
      <w:rFonts w:cs="Wingdings"/>
      <w:sz w:val="20"/>
    </w:rPr>
  </w:style>
  <w:style w:type="character" w:styleId="ListLabel3117">
    <w:name w:val="ListLabel 3117"/>
    <w:qFormat/>
    <w:rPr>
      <w:rFonts w:cs="Wingdings"/>
      <w:sz w:val="20"/>
    </w:rPr>
  </w:style>
  <w:style w:type="character" w:styleId="ListLabel3118">
    <w:name w:val="ListLabel 3118"/>
    <w:qFormat/>
    <w:rPr>
      <w:rFonts w:cs="Wingdings"/>
      <w:sz w:val="20"/>
    </w:rPr>
  </w:style>
  <w:style w:type="character" w:styleId="ListLabel3119">
    <w:name w:val="ListLabel 3119"/>
    <w:qFormat/>
    <w:rPr>
      <w:rFonts w:cs="Wingdings"/>
      <w:sz w:val="20"/>
    </w:rPr>
  </w:style>
  <w:style w:type="character" w:styleId="ListLabel3120">
    <w:name w:val="ListLabel 3120"/>
    <w:qFormat/>
    <w:rPr>
      <w:rFonts w:cs="Wingdings"/>
      <w:sz w:val="20"/>
    </w:rPr>
  </w:style>
  <w:style w:type="character" w:styleId="ListLabel3121">
    <w:name w:val="ListLabel 3121"/>
    <w:qFormat/>
    <w:rPr>
      <w:rFonts w:cs="Wingdings"/>
      <w:sz w:val="20"/>
    </w:rPr>
  </w:style>
  <w:style w:type="character" w:styleId="ListLabel3122">
    <w:name w:val="ListLabel 3122"/>
    <w:qFormat/>
    <w:rPr>
      <w:rFonts w:ascii="Helvetica" w:hAnsi="Helvetica" w:cs="Wingdings"/>
      <w:sz w:val="24"/>
    </w:rPr>
  </w:style>
  <w:style w:type="character" w:styleId="ListLabel3123">
    <w:name w:val="ListLabel 3123"/>
    <w:qFormat/>
    <w:rPr>
      <w:rFonts w:cs="Wingdings"/>
      <w:sz w:val="20"/>
    </w:rPr>
  </w:style>
  <w:style w:type="character" w:styleId="ListLabel3124">
    <w:name w:val="ListLabel 3124"/>
    <w:qFormat/>
    <w:rPr>
      <w:rFonts w:cs="Wingdings"/>
      <w:sz w:val="20"/>
    </w:rPr>
  </w:style>
  <w:style w:type="character" w:styleId="ListLabel3125">
    <w:name w:val="ListLabel 3125"/>
    <w:qFormat/>
    <w:rPr>
      <w:rFonts w:cs="Wingdings"/>
      <w:sz w:val="20"/>
    </w:rPr>
  </w:style>
  <w:style w:type="character" w:styleId="ListLabel3126">
    <w:name w:val="ListLabel 3126"/>
    <w:qFormat/>
    <w:rPr>
      <w:rFonts w:cs="Wingdings"/>
      <w:sz w:val="20"/>
    </w:rPr>
  </w:style>
  <w:style w:type="character" w:styleId="ListLabel3127">
    <w:name w:val="ListLabel 3127"/>
    <w:qFormat/>
    <w:rPr>
      <w:rFonts w:cs="Wingdings"/>
      <w:sz w:val="20"/>
    </w:rPr>
  </w:style>
  <w:style w:type="character" w:styleId="ListLabel3128">
    <w:name w:val="ListLabel 3128"/>
    <w:qFormat/>
    <w:rPr>
      <w:rFonts w:cs="Wingdings"/>
      <w:sz w:val="20"/>
    </w:rPr>
  </w:style>
  <w:style w:type="character" w:styleId="ListLabel3129">
    <w:name w:val="ListLabel 3129"/>
    <w:qFormat/>
    <w:rPr>
      <w:rFonts w:cs="Wingdings"/>
      <w:sz w:val="20"/>
    </w:rPr>
  </w:style>
  <w:style w:type="character" w:styleId="ListLabel3130">
    <w:name w:val="ListLabel 3130"/>
    <w:qFormat/>
    <w:rPr>
      <w:rFonts w:cs="Wingdings"/>
      <w:sz w:val="20"/>
    </w:rPr>
  </w:style>
  <w:style w:type="character" w:styleId="ListLabel3131">
    <w:name w:val="ListLabel 3131"/>
    <w:qFormat/>
    <w:rPr>
      <w:rFonts w:ascii="Helvetica" w:hAnsi="Helvetica" w:cs="Wingdings"/>
      <w:sz w:val="24"/>
    </w:rPr>
  </w:style>
  <w:style w:type="character" w:styleId="ListLabel3132">
    <w:name w:val="ListLabel 3132"/>
    <w:qFormat/>
    <w:rPr>
      <w:rFonts w:cs="Wingdings"/>
      <w:sz w:val="20"/>
    </w:rPr>
  </w:style>
  <w:style w:type="character" w:styleId="ListLabel3133">
    <w:name w:val="ListLabel 3133"/>
    <w:qFormat/>
    <w:rPr>
      <w:rFonts w:cs="Wingdings"/>
      <w:sz w:val="20"/>
    </w:rPr>
  </w:style>
  <w:style w:type="character" w:styleId="ListLabel3134">
    <w:name w:val="ListLabel 3134"/>
    <w:qFormat/>
    <w:rPr>
      <w:rFonts w:cs="Wingdings"/>
      <w:sz w:val="20"/>
    </w:rPr>
  </w:style>
  <w:style w:type="character" w:styleId="ListLabel3135">
    <w:name w:val="ListLabel 3135"/>
    <w:qFormat/>
    <w:rPr>
      <w:rFonts w:cs="Wingdings"/>
      <w:sz w:val="20"/>
    </w:rPr>
  </w:style>
  <w:style w:type="character" w:styleId="ListLabel3136">
    <w:name w:val="ListLabel 3136"/>
    <w:qFormat/>
    <w:rPr>
      <w:rFonts w:cs="Wingdings"/>
      <w:sz w:val="20"/>
    </w:rPr>
  </w:style>
  <w:style w:type="character" w:styleId="ListLabel3137">
    <w:name w:val="ListLabel 3137"/>
    <w:qFormat/>
    <w:rPr>
      <w:rFonts w:cs="Wingdings"/>
      <w:sz w:val="20"/>
    </w:rPr>
  </w:style>
  <w:style w:type="character" w:styleId="ListLabel3138">
    <w:name w:val="ListLabel 3138"/>
    <w:qFormat/>
    <w:rPr>
      <w:rFonts w:cs="Wingdings"/>
      <w:sz w:val="20"/>
    </w:rPr>
  </w:style>
  <w:style w:type="character" w:styleId="ListLabel3139">
    <w:name w:val="ListLabel 3139"/>
    <w:qFormat/>
    <w:rPr>
      <w:rFonts w:cs="Wingdings"/>
      <w:sz w:val="20"/>
    </w:rPr>
  </w:style>
  <w:style w:type="character" w:styleId="ListLabel3140">
    <w:name w:val="ListLabel 3140"/>
    <w:qFormat/>
    <w:rPr>
      <w:rFonts w:ascii="Helvetica" w:hAnsi="Helvetica" w:cs="Wingdings"/>
      <w:sz w:val="24"/>
    </w:rPr>
  </w:style>
  <w:style w:type="character" w:styleId="ListLabel3141">
    <w:name w:val="ListLabel 3141"/>
    <w:qFormat/>
    <w:rPr>
      <w:rFonts w:cs="Wingdings"/>
      <w:sz w:val="20"/>
    </w:rPr>
  </w:style>
  <w:style w:type="character" w:styleId="ListLabel3142">
    <w:name w:val="ListLabel 3142"/>
    <w:qFormat/>
    <w:rPr>
      <w:rFonts w:cs="Wingdings"/>
      <w:sz w:val="20"/>
    </w:rPr>
  </w:style>
  <w:style w:type="character" w:styleId="ListLabel3143">
    <w:name w:val="ListLabel 3143"/>
    <w:qFormat/>
    <w:rPr>
      <w:rFonts w:cs="Wingdings"/>
      <w:sz w:val="20"/>
    </w:rPr>
  </w:style>
  <w:style w:type="character" w:styleId="ListLabel3144">
    <w:name w:val="ListLabel 3144"/>
    <w:qFormat/>
    <w:rPr>
      <w:rFonts w:cs="Wingdings"/>
      <w:sz w:val="20"/>
    </w:rPr>
  </w:style>
  <w:style w:type="character" w:styleId="ListLabel3145">
    <w:name w:val="ListLabel 3145"/>
    <w:qFormat/>
    <w:rPr>
      <w:rFonts w:cs="Wingdings"/>
      <w:sz w:val="20"/>
    </w:rPr>
  </w:style>
  <w:style w:type="character" w:styleId="ListLabel3146">
    <w:name w:val="ListLabel 3146"/>
    <w:qFormat/>
    <w:rPr>
      <w:rFonts w:cs="Wingdings"/>
      <w:sz w:val="20"/>
    </w:rPr>
  </w:style>
  <w:style w:type="character" w:styleId="ListLabel3147">
    <w:name w:val="ListLabel 3147"/>
    <w:qFormat/>
    <w:rPr>
      <w:rFonts w:cs="Wingdings"/>
      <w:sz w:val="20"/>
    </w:rPr>
  </w:style>
  <w:style w:type="character" w:styleId="ListLabel3148">
    <w:name w:val="ListLabel 3148"/>
    <w:qFormat/>
    <w:rPr>
      <w:rFonts w:cs="Wingdings"/>
      <w:sz w:val="20"/>
    </w:rPr>
  </w:style>
  <w:style w:type="character" w:styleId="ListLabel3149">
    <w:name w:val="ListLabel 3149"/>
    <w:qFormat/>
    <w:rPr>
      <w:rFonts w:ascii="Helvetica" w:hAnsi="Helvetica" w:cs="Wingdings"/>
      <w:sz w:val="24"/>
    </w:rPr>
  </w:style>
  <w:style w:type="character" w:styleId="ListLabel3150">
    <w:name w:val="ListLabel 3150"/>
    <w:qFormat/>
    <w:rPr>
      <w:rFonts w:cs="Wingdings"/>
      <w:sz w:val="20"/>
    </w:rPr>
  </w:style>
  <w:style w:type="character" w:styleId="ListLabel3151">
    <w:name w:val="ListLabel 3151"/>
    <w:qFormat/>
    <w:rPr>
      <w:rFonts w:cs="Wingdings"/>
      <w:sz w:val="20"/>
    </w:rPr>
  </w:style>
  <w:style w:type="character" w:styleId="ListLabel3152">
    <w:name w:val="ListLabel 3152"/>
    <w:qFormat/>
    <w:rPr>
      <w:rFonts w:cs="Wingdings"/>
      <w:sz w:val="20"/>
    </w:rPr>
  </w:style>
  <w:style w:type="character" w:styleId="ListLabel3153">
    <w:name w:val="ListLabel 3153"/>
    <w:qFormat/>
    <w:rPr>
      <w:rFonts w:cs="Wingdings"/>
      <w:sz w:val="20"/>
    </w:rPr>
  </w:style>
  <w:style w:type="character" w:styleId="ListLabel3154">
    <w:name w:val="ListLabel 3154"/>
    <w:qFormat/>
    <w:rPr>
      <w:rFonts w:cs="Wingdings"/>
      <w:sz w:val="20"/>
    </w:rPr>
  </w:style>
  <w:style w:type="character" w:styleId="ListLabel3155">
    <w:name w:val="ListLabel 3155"/>
    <w:qFormat/>
    <w:rPr>
      <w:rFonts w:cs="Wingdings"/>
      <w:sz w:val="20"/>
    </w:rPr>
  </w:style>
  <w:style w:type="character" w:styleId="ListLabel3156">
    <w:name w:val="ListLabel 3156"/>
    <w:qFormat/>
    <w:rPr>
      <w:rFonts w:cs="Wingdings"/>
      <w:sz w:val="20"/>
    </w:rPr>
  </w:style>
  <w:style w:type="character" w:styleId="ListLabel3157">
    <w:name w:val="ListLabel 3157"/>
    <w:qFormat/>
    <w:rPr>
      <w:rFonts w:cs="Wingdings"/>
      <w:sz w:val="20"/>
    </w:rPr>
  </w:style>
  <w:style w:type="character" w:styleId="ListLabel3158">
    <w:name w:val="ListLabel 3158"/>
    <w:qFormat/>
    <w:rPr>
      <w:rFonts w:ascii="Helvetica" w:hAnsi="Helvetica" w:cs="Wingdings"/>
      <w:sz w:val="24"/>
    </w:rPr>
  </w:style>
  <w:style w:type="character" w:styleId="ListLabel3159">
    <w:name w:val="ListLabel 3159"/>
    <w:qFormat/>
    <w:rPr>
      <w:rFonts w:cs="Wingdings"/>
      <w:sz w:val="20"/>
    </w:rPr>
  </w:style>
  <w:style w:type="character" w:styleId="ListLabel3160">
    <w:name w:val="ListLabel 3160"/>
    <w:qFormat/>
    <w:rPr>
      <w:rFonts w:cs="Wingdings"/>
      <w:sz w:val="20"/>
    </w:rPr>
  </w:style>
  <w:style w:type="character" w:styleId="ListLabel3161">
    <w:name w:val="ListLabel 3161"/>
    <w:qFormat/>
    <w:rPr>
      <w:rFonts w:cs="Wingdings"/>
      <w:sz w:val="20"/>
    </w:rPr>
  </w:style>
  <w:style w:type="character" w:styleId="ListLabel3162">
    <w:name w:val="ListLabel 3162"/>
    <w:qFormat/>
    <w:rPr>
      <w:rFonts w:cs="Wingdings"/>
      <w:sz w:val="20"/>
    </w:rPr>
  </w:style>
  <w:style w:type="character" w:styleId="ListLabel3163">
    <w:name w:val="ListLabel 3163"/>
    <w:qFormat/>
    <w:rPr>
      <w:rFonts w:cs="Wingdings"/>
      <w:sz w:val="20"/>
    </w:rPr>
  </w:style>
  <w:style w:type="character" w:styleId="ListLabel3164">
    <w:name w:val="ListLabel 3164"/>
    <w:qFormat/>
    <w:rPr>
      <w:rFonts w:cs="Wingdings"/>
      <w:sz w:val="20"/>
    </w:rPr>
  </w:style>
  <w:style w:type="character" w:styleId="ListLabel3165">
    <w:name w:val="ListLabel 3165"/>
    <w:qFormat/>
    <w:rPr>
      <w:rFonts w:cs="Wingdings"/>
      <w:sz w:val="20"/>
    </w:rPr>
  </w:style>
  <w:style w:type="character" w:styleId="ListLabel3166">
    <w:name w:val="ListLabel 3166"/>
    <w:qFormat/>
    <w:rPr>
      <w:rFonts w:cs="Wingdings"/>
      <w:sz w:val="20"/>
    </w:rPr>
  </w:style>
  <w:style w:type="character" w:styleId="ListLabel3167">
    <w:name w:val="ListLabel 3167"/>
    <w:qFormat/>
    <w:rPr>
      <w:rFonts w:ascii="Helvetica" w:hAnsi="Helvetica" w:cs="Wingdings"/>
      <w:sz w:val="24"/>
    </w:rPr>
  </w:style>
  <w:style w:type="character" w:styleId="ListLabel3168">
    <w:name w:val="ListLabel 3168"/>
    <w:qFormat/>
    <w:rPr>
      <w:rFonts w:cs="Wingdings"/>
      <w:sz w:val="20"/>
    </w:rPr>
  </w:style>
  <w:style w:type="character" w:styleId="ListLabel3169">
    <w:name w:val="ListLabel 3169"/>
    <w:qFormat/>
    <w:rPr>
      <w:rFonts w:cs="Wingdings"/>
      <w:sz w:val="20"/>
    </w:rPr>
  </w:style>
  <w:style w:type="character" w:styleId="ListLabel3170">
    <w:name w:val="ListLabel 3170"/>
    <w:qFormat/>
    <w:rPr>
      <w:rFonts w:cs="Wingdings"/>
      <w:sz w:val="20"/>
    </w:rPr>
  </w:style>
  <w:style w:type="character" w:styleId="ListLabel3171">
    <w:name w:val="ListLabel 3171"/>
    <w:qFormat/>
    <w:rPr>
      <w:rFonts w:cs="Wingdings"/>
      <w:sz w:val="20"/>
    </w:rPr>
  </w:style>
  <w:style w:type="character" w:styleId="ListLabel3172">
    <w:name w:val="ListLabel 3172"/>
    <w:qFormat/>
    <w:rPr>
      <w:rFonts w:cs="Wingdings"/>
      <w:sz w:val="20"/>
    </w:rPr>
  </w:style>
  <w:style w:type="character" w:styleId="ListLabel3173">
    <w:name w:val="ListLabel 3173"/>
    <w:qFormat/>
    <w:rPr>
      <w:rFonts w:cs="Wingdings"/>
      <w:sz w:val="20"/>
    </w:rPr>
  </w:style>
  <w:style w:type="character" w:styleId="ListLabel3174">
    <w:name w:val="ListLabel 3174"/>
    <w:qFormat/>
    <w:rPr>
      <w:rFonts w:cs="Wingdings"/>
      <w:sz w:val="20"/>
    </w:rPr>
  </w:style>
  <w:style w:type="character" w:styleId="ListLabel3175">
    <w:name w:val="ListLabel 3175"/>
    <w:qFormat/>
    <w:rPr>
      <w:rFonts w:cs="Wingdings"/>
      <w:sz w:val="20"/>
    </w:rPr>
  </w:style>
  <w:style w:type="character" w:styleId="ListLabel3176">
    <w:name w:val="ListLabel 3176"/>
    <w:qFormat/>
    <w:rPr>
      <w:rFonts w:ascii="Helvetica" w:hAnsi="Helvetica" w:cs="Wingdings"/>
      <w:sz w:val="24"/>
    </w:rPr>
  </w:style>
  <w:style w:type="character" w:styleId="ListLabel3177">
    <w:name w:val="ListLabel 3177"/>
    <w:qFormat/>
    <w:rPr>
      <w:rFonts w:cs="Wingdings"/>
      <w:sz w:val="20"/>
    </w:rPr>
  </w:style>
  <w:style w:type="character" w:styleId="ListLabel3178">
    <w:name w:val="ListLabel 3178"/>
    <w:qFormat/>
    <w:rPr>
      <w:rFonts w:cs="Wingdings"/>
      <w:sz w:val="20"/>
    </w:rPr>
  </w:style>
  <w:style w:type="character" w:styleId="ListLabel3179">
    <w:name w:val="ListLabel 3179"/>
    <w:qFormat/>
    <w:rPr>
      <w:rFonts w:cs="Wingdings"/>
      <w:sz w:val="20"/>
    </w:rPr>
  </w:style>
  <w:style w:type="character" w:styleId="ListLabel3180">
    <w:name w:val="ListLabel 3180"/>
    <w:qFormat/>
    <w:rPr>
      <w:rFonts w:cs="Wingdings"/>
      <w:sz w:val="20"/>
    </w:rPr>
  </w:style>
  <w:style w:type="character" w:styleId="ListLabel3181">
    <w:name w:val="ListLabel 3181"/>
    <w:qFormat/>
    <w:rPr>
      <w:rFonts w:cs="Wingdings"/>
      <w:sz w:val="20"/>
    </w:rPr>
  </w:style>
  <w:style w:type="character" w:styleId="ListLabel3182">
    <w:name w:val="ListLabel 3182"/>
    <w:qFormat/>
    <w:rPr>
      <w:rFonts w:cs="Wingdings"/>
      <w:sz w:val="20"/>
    </w:rPr>
  </w:style>
  <w:style w:type="character" w:styleId="ListLabel3183">
    <w:name w:val="ListLabel 3183"/>
    <w:qFormat/>
    <w:rPr>
      <w:rFonts w:cs="Wingdings"/>
      <w:sz w:val="20"/>
    </w:rPr>
  </w:style>
  <w:style w:type="character" w:styleId="ListLabel3184">
    <w:name w:val="ListLabel 3184"/>
    <w:qFormat/>
    <w:rPr>
      <w:rFonts w:cs="Wingdings"/>
      <w:sz w:val="20"/>
    </w:rPr>
  </w:style>
  <w:style w:type="character" w:styleId="ListLabel3185">
    <w:name w:val="ListLabel 3185"/>
    <w:qFormat/>
    <w:rPr>
      <w:rFonts w:ascii="Helvetica" w:hAnsi="Helvetica" w:cs="Wingdings"/>
      <w:sz w:val="24"/>
    </w:rPr>
  </w:style>
  <w:style w:type="character" w:styleId="ListLabel3186">
    <w:name w:val="ListLabel 3186"/>
    <w:qFormat/>
    <w:rPr>
      <w:rFonts w:cs="Wingdings"/>
      <w:sz w:val="20"/>
    </w:rPr>
  </w:style>
  <w:style w:type="character" w:styleId="ListLabel3187">
    <w:name w:val="ListLabel 3187"/>
    <w:qFormat/>
    <w:rPr>
      <w:rFonts w:cs="Wingdings"/>
      <w:sz w:val="20"/>
    </w:rPr>
  </w:style>
  <w:style w:type="character" w:styleId="ListLabel3188">
    <w:name w:val="ListLabel 3188"/>
    <w:qFormat/>
    <w:rPr>
      <w:rFonts w:cs="Wingdings"/>
      <w:sz w:val="20"/>
    </w:rPr>
  </w:style>
  <w:style w:type="character" w:styleId="ListLabel3189">
    <w:name w:val="ListLabel 3189"/>
    <w:qFormat/>
    <w:rPr>
      <w:rFonts w:cs="Wingdings"/>
      <w:sz w:val="20"/>
    </w:rPr>
  </w:style>
  <w:style w:type="character" w:styleId="ListLabel3190">
    <w:name w:val="ListLabel 3190"/>
    <w:qFormat/>
    <w:rPr>
      <w:rFonts w:cs="Wingdings"/>
      <w:sz w:val="20"/>
    </w:rPr>
  </w:style>
  <w:style w:type="character" w:styleId="ListLabel3191">
    <w:name w:val="ListLabel 3191"/>
    <w:qFormat/>
    <w:rPr>
      <w:rFonts w:cs="Wingdings"/>
      <w:sz w:val="20"/>
    </w:rPr>
  </w:style>
  <w:style w:type="character" w:styleId="ListLabel3192">
    <w:name w:val="ListLabel 3192"/>
    <w:qFormat/>
    <w:rPr>
      <w:rFonts w:cs="Wingdings"/>
      <w:sz w:val="20"/>
    </w:rPr>
  </w:style>
  <w:style w:type="character" w:styleId="ListLabel3193">
    <w:name w:val="ListLabel 3193"/>
    <w:qFormat/>
    <w:rPr>
      <w:rFonts w:cs="Wingdings"/>
      <w:sz w:val="20"/>
    </w:rPr>
  </w:style>
  <w:style w:type="character" w:styleId="ListLabel3194">
    <w:name w:val="ListLabel 3194"/>
    <w:qFormat/>
    <w:rPr>
      <w:rFonts w:ascii="Helvetica" w:hAnsi="Helvetica" w:cs="Wingdings"/>
      <w:sz w:val="24"/>
    </w:rPr>
  </w:style>
  <w:style w:type="character" w:styleId="ListLabel3195">
    <w:name w:val="ListLabel 3195"/>
    <w:qFormat/>
    <w:rPr>
      <w:rFonts w:cs="Wingdings"/>
      <w:sz w:val="20"/>
    </w:rPr>
  </w:style>
  <w:style w:type="character" w:styleId="ListLabel3196">
    <w:name w:val="ListLabel 3196"/>
    <w:qFormat/>
    <w:rPr>
      <w:rFonts w:cs="Wingdings"/>
      <w:sz w:val="20"/>
    </w:rPr>
  </w:style>
  <w:style w:type="character" w:styleId="ListLabel3197">
    <w:name w:val="ListLabel 3197"/>
    <w:qFormat/>
    <w:rPr>
      <w:rFonts w:cs="Wingdings"/>
      <w:sz w:val="20"/>
    </w:rPr>
  </w:style>
  <w:style w:type="character" w:styleId="ListLabel3198">
    <w:name w:val="ListLabel 3198"/>
    <w:qFormat/>
    <w:rPr>
      <w:rFonts w:cs="Wingdings"/>
      <w:sz w:val="20"/>
    </w:rPr>
  </w:style>
  <w:style w:type="character" w:styleId="ListLabel3199">
    <w:name w:val="ListLabel 3199"/>
    <w:qFormat/>
    <w:rPr>
      <w:rFonts w:cs="Wingdings"/>
      <w:sz w:val="20"/>
    </w:rPr>
  </w:style>
  <w:style w:type="character" w:styleId="ListLabel3200">
    <w:name w:val="ListLabel 3200"/>
    <w:qFormat/>
    <w:rPr>
      <w:rFonts w:cs="Wingdings"/>
      <w:sz w:val="20"/>
    </w:rPr>
  </w:style>
  <w:style w:type="character" w:styleId="ListLabel3201">
    <w:name w:val="ListLabel 3201"/>
    <w:qFormat/>
    <w:rPr>
      <w:rFonts w:cs="Wingdings"/>
      <w:sz w:val="20"/>
    </w:rPr>
  </w:style>
  <w:style w:type="character" w:styleId="ListLabel3202">
    <w:name w:val="ListLabel 3202"/>
    <w:qFormat/>
    <w:rPr>
      <w:rFonts w:cs="Wingdings"/>
      <w:sz w:val="20"/>
    </w:rPr>
  </w:style>
  <w:style w:type="character" w:styleId="ListLabel3203">
    <w:name w:val="ListLabel 3203"/>
    <w:qFormat/>
    <w:rPr>
      <w:rFonts w:ascii="Helvetica" w:hAnsi="Helvetica" w:cs="Wingdings"/>
      <w:sz w:val="24"/>
    </w:rPr>
  </w:style>
  <w:style w:type="character" w:styleId="ListLabel3204">
    <w:name w:val="ListLabel 3204"/>
    <w:qFormat/>
    <w:rPr>
      <w:rFonts w:cs="Wingdings"/>
      <w:sz w:val="20"/>
    </w:rPr>
  </w:style>
  <w:style w:type="character" w:styleId="ListLabel3205">
    <w:name w:val="ListLabel 3205"/>
    <w:qFormat/>
    <w:rPr>
      <w:rFonts w:cs="Wingdings"/>
      <w:sz w:val="20"/>
    </w:rPr>
  </w:style>
  <w:style w:type="character" w:styleId="ListLabel3206">
    <w:name w:val="ListLabel 3206"/>
    <w:qFormat/>
    <w:rPr>
      <w:rFonts w:cs="Wingdings"/>
      <w:sz w:val="20"/>
    </w:rPr>
  </w:style>
  <w:style w:type="character" w:styleId="ListLabel3207">
    <w:name w:val="ListLabel 3207"/>
    <w:qFormat/>
    <w:rPr>
      <w:rFonts w:cs="Wingdings"/>
      <w:sz w:val="20"/>
    </w:rPr>
  </w:style>
  <w:style w:type="character" w:styleId="ListLabel3208">
    <w:name w:val="ListLabel 3208"/>
    <w:qFormat/>
    <w:rPr>
      <w:rFonts w:cs="Wingdings"/>
      <w:sz w:val="20"/>
    </w:rPr>
  </w:style>
  <w:style w:type="character" w:styleId="ListLabel3209">
    <w:name w:val="ListLabel 3209"/>
    <w:qFormat/>
    <w:rPr>
      <w:rFonts w:cs="Wingdings"/>
      <w:sz w:val="20"/>
    </w:rPr>
  </w:style>
  <w:style w:type="character" w:styleId="ListLabel3210">
    <w:name w:val="ListLabel 3210"/>
    <w:qFormat/>
    <w:rPr>
      <w:rFonts w:cs="Wingdings"/>
      <w:sz w:val="20"/>
    </w:rPr>
  </w:style>
  <w:style w:type="character" w:styleId="ListLabel3211">
    <w:name w:val="ListLabel 3211"/>
    <w:qFormat/>
    <w:rPr>
      <w:rFonts w:cs="Wingdings"/>
      <w:sz w:val="20"/>
    </w:rPr>
  </w:style>
  <w:style w:type="character" w:styleId="ListLabel3212">
    <w:name w:val="ListLabel 3212"/>
    <w:qFormat/>
    <w:rPr>
      <w:rFonts w:ascii="Helvetica" w:hAnsi="Helvetica" w:cs="Wingdings"/>
      <w:sz w:val="24"/>
    </w:rPr>
  </w:style>
  <w:style w:type="character" w:styleId="ListLabel3213">
    <w:name w:val="ListLabel 3213"/>
    <w:qFormat/>
    <w:rPr>
      <w:rFonts w:cs="Wingdings"/>
      <w:sz w:val="20"/>
    </w:rPr>
  </w:style>
  <w:style w:type="character" w:styleId="ListLabel3214">
    <w:name w:val="ListLabel 3214"/>
    <w:qFormat/>
    <w:rPr>
      <w:rFonts w:cs="Wingdings"/>
      <w:sz w:val="20"/>
    </w:rPr>
  </w:style>
  <w:style w:type="character" w:styleId="ListLabel3215">
    <w:name w:val="ListLabel 3215"/>
    <w:qFormat/>
    <w:rPr>
      <w:rFonts w:cs="Wingdings"/>
      <w:sz w:val="20"/>
    </w:rPr>
  </w:style>
  <w:style w:type="character" w:styleId="ListLabel3216">
    <w:name w:val="ListLabel 3216"/>
    <w:qFormat/>
    <w:rPr>
      <w:rFonts w:cs="Wingdings"/>
      <w:sz w:val="20"/>
    </w:rPr>
  </w:style>
  <w:style w:type="character" w:styleId="ListLabel3217">
    <w:name w:val="ListLabel 3217"/>
    <w:qFormat/>
    <w:rPr>
      <w:rFonts w:cs="Wingdings"/>
      <w:sz w:val="20"/>
    </w:rPr>
  </w:style>
  <w:style w:type="character" w:styleId="ListLabel3218">
    <w:name w:val="ListLabel 3218"/>
    <w:qFormat/>
    <w:rPr>
      <w:rFonts w:cs="Wingdings"/>
      <w:sz w:val="20"/>
    </w:rPr>
  </w:style>
  <w:style w:type="character" w:styleId="ListLabel3219">
    <w:name w:val="ListLabel 3219"/>
    <w:qFormat/>
    <w:rPr>
      <w:rFonts w:cs="Wingdings"/>
      <w:sz w:val="20"/>
    </w:rPr>
  </w:style>
  <w:style w:type="character" w:styleId="ListLabel3220">
    <w:name w:val="ListLabel 3220"/>
    <w:qFormat/>
    <w:rPr>
      <w:rFonts w:cs="Wingdings"/>
      <w:sz w:val="20"/>
    </w:rPr>
  </w:style>
  <w:style w:type="character" w:styleId="ListLabel3221">
    <w:name w:val="ListLabel 3221"/>
    <w:qFormat/>
    <w:rPr>
      <w:rFonts w:ascii="Helvetica" w:hAnsi="Helvetica" w:cs="Wingdings"/>
      <w:sz w:val="24"/>
    </w:rPr>
  </w:style>
  <w:style w:type="character" w:styleId="ListLabel3222">
    <w:name w:val="ListLabel 3222"/>
    <w:qFormat/>
    <w:rPr>
      <w:rFonts w:cs="Wingdings"/>
      <w:sz w:val="20"/>
    </w:rPr>
  </w:style>
  <w:style w:type="character" w:styleId="ListLabel3223">
    <w:name w:val="ListLabel 3223"/>
    <w:qFormat/>
    <w:rPr>
      <w:rFonts w:cs="Wingdings"/>
      <w:sz w:val="20"/>
    </w:rPr>
  </w:style>
  <w:style w:type="character" w:styleId="ListLabel3224">
    <w:name w:val="ListLabel 3224"/>
    <w:qFormat/>
    <w:rPr>
      <w:rFonts w:cs="Wingdings"/>
      <w:sz w:val="20"/>
    </w:rPr>
  </w:style>
  <w:style w:type="character" w:styleId="ListLabel3225">
    <w:name w:val="ListLabel 3225"/>
    <w:qFormat/>
    <w:rPr>
      <w:rFonts w:cs="Wingdings"/>
      <w:sz w:val="20"/>
    </w:rPr>
  </w:style>
  <w:style w:type="character" w:styleId="ListLabel3226">
    <w:name w:val="ListLabel 3226"/>
    <w:qFormat/>
    <w:rPr>
      <w:rFonts w:cs="Wingdings"/>
      <w:sz w:val="20"/>
    </w:rPr>
  </w:style>
  <w:style w:type="character" w:styleId="ListLabel3227">
    <w:name w:val="ListLabel 3227"/>
    <w:qFormat/>
    <w:rPr>
      <w:rFonts w:cs="Wingdings"/>
      <w:sz w:val="20"/>
    </w:rPr>
  </w:style>
  <w:style w:type="character" w:styleId="ListLabel3228">
    <w:name w:val="ListLabel 3228"/>
    <w:qFormat/>
    <w:rPr>
      <w:rFonts w:cs="Wingdings"/>
      <w:sz w:val="20"/>
    </w:rPr>
  </w:style>
  <w:style w:type="character" w:styleId="ListLabel3229">
    <w:name w:val="ListLabel 3229"/>
    <w:qFormat/>
    <w:rPr>
      <w:rFonts w:cs="Wingdings"/>
      <w:sz w:val="20"/>
    </w:rPr>
  </w:style>
  <w:style w:type="character" w:styleId="ListLabel3230">
    <w:name w:val="ListLabel 3230"/>
    <w:qFormat/>
    <w:rPr>
      <w:rFonts w:ascii="Helvetica" w:hAnsi="Helvetica" w:cs="Wingdings"/>
      <w:sz w:val="24"/>
    </w:rPr>
  </w:style>
  <w:style w:type="character" w:styleId="ListLabel3231">
    <w:name w:val="ListLabel 3231"/>
    <w:qFormat/>
    <w:rPr>
      <w:rFonts w:cs="Wingdings"/>
      <w:sz w:val="20"/>
    </w:rPr>
  </w:style>
  <w:style w:type="character" w:styleId="ListLabel3232">
    <w:name w:val="ListLabel 3232"/>
    <w:qFormat/>
    <w:rPr>
      <w:rFonts w:cs="Wingdings"/>
      <w:sz w:val="20"/>
    </w:rPr>
  </w:style>
  <w:style w:type="character" w:styleId="ListLabel3233">
    <w:name w:val="ListLabel 3233"/>
    <w:qFormat/>
    <w:rPr>
      <w:rFonts w:cs="Wingdings"/>
      <w:sz w:val="20"/>
    </w:rPr>
  </w:style>
  <w:style w:type="character" w:styleId="ListLabel3234">
    <w:name w:val="ListLabel 3234"/>
    <w:qFormat/>
    <w:rPr>
      <w:rFonts w:cs="Wingdings"/>
      <w:sz w:val="20"/>
    </w:rPr>
  </w:style>
  <w:style w:type="character" w:styleId="ListLabel3235">
    <w:name w:val="ListLabel 3235"/>
    <w:qFormat/>
    <w:rPr>
      <w:rFonts w:cs="Wingdings"/>
      <w:sz w:val="20"/>
    </w:rPr>
  </w:style>
  <w:style w:type="character" w:styleId="ListLabel3236">
    <w:name w:val="ListLabel 3236"/>
    <w:qFormat/>
    <w:rPr>
      <w:rFonts w:cs="Wingdings"/>
      <w:sz w:val="20"/>
    </w:rPr>
  </w:style>
  <w:style w:type="character" w:styleId="ListLabel3237">
    <w:name w:val="ListLabel 3237"/>
    <w:qFormat/>
    <w:rPr>
      <w:rFonts w:cs="Wingdings"/>
      <w:sz w:val="20"/>
    </w:rPr>
  </w:style>
  <w:style w:type="character" w:styleId="ListLabel3238">
    <w:name w:val="ListLabel 3238"/>
    <w:qFormat/>
    <w:rPr>
      <w:rFonts w:cs="Wingdings"/>
      <w:sz w:val="20"/>
    </w:rPr>
  </w:style>
  <w:style w:type="character" w:styleId="ListLabel3239">
    <w:name w:val="ListLabel 3239"/>
    <w:qFormat/>
    <w:rPr>
      <w:rFonts w:ascii="Helvetica" w:hAnsi="Helvetica" w:cs="Wingdings"/>
      <w:sz w:val="24"/>
    </w:rPr>
  </w:style>
  <w:style w:type="character" w:styleId="ListLabel3240">
    <w:name w:val="ListLabel 3240"/>
    <w:qFormat/>
    <w:rPr>
      <w:rFonts w:cs="Wingdings"/>
      <w:sz w:val="20"/>
    </w:rPr>
  </w:style>
  <w:style w:type="character" w:styleId="ListLabel3241">
    <w:name w:val="ListLabel 3241"/>
    <w:qFormat/>
    <w:rPr>
      <w:rFonts w:cs="Wingdings"/>
      <w:sz w:val="20"/>
    </w:rPr>
  </w:style>
  <w:style w:type="character" w:styleId="ListLabel3242">
    <w:name w:val="ListLabel 3242"/>
    <w:qFormat/>
    <w:rPr>
      <w:rFonts w:cs="Wingdings"/>
      <w:sz w:val="20"/>
    </w:rPr>
  </w:style>
  <w:style w:type="character" w:styleId="ListLabel3243">
    <w:name w:val="ListLabel 3243"/>
    <w:qFormat/>
    <w:rPr>
      <w:rFonts w:cs="Wingdings"/>
      <w:sz w:val="20"/>
    </w:rPr>
  </w:style>
  <w:style w:type="character" w:styleId="ListLabel3244">
    <w:name w:val="ListLabel 3244"/>
    <w:qFormat/>
    <w:rPr>
      <w:rFonts w:cs="Wingdings"/>
      <w:sz w:val="20"/>
    </w:rPr>
  </w:style>
  <w:style w:type="character" w:styleId="ListLabel3245">
    <w:name w:val="ListLabel 3245"/>
    <w:qFormat/>
    <w:rPr>
      <w:rFonts w:cs="Wingdings"/>
      <w:sz w:val="20"/>
    </w:rPr>
  </w:style>
  <w:style w:type="character" w:styleId="ListLabel3246">
    <w:name w:val="ListLabel 3246"/>
    <w:qFormat/>
    <w:rPr>
      <w:rFonts w:cs="Wingdings"/>
      <w:sz w:val="20"/>
    </w:rPr>
  </w:style>
  <w:style w:type="character" w:styleId="ListLabel3247">
    <w:name w:val="ListLabel 3247"/>
    <w:qFormat/>
    <w:rPr>
      <w:rFonts w:cs="Wingdings"/>
      <w:sz w:val="20"/>
    </w:rPr>
  </w:style>
  <w:style w:type="character" w:styleId="ListLabel3248">
    <w:name w:val="ListLabel 3248"/>
    <w:qFormat/>
    <w:rPr>
      <w:rFonts w:ascii="Helvetica" w:hAnsi="Helvetica" w:cs="Wingdings"/>
      <w:sz w:val="24"/>
    </w:rPr>
  </w:style>
  <w:style w:type="character" w:styleId="ListLabel3249">
    <w:name w:val="ListLabel 3249"/>
    <w:qFormat/>
    <w:rPr>
      <w:rFonts w:cs="Wingdings"/>
      <w:sz w:val="20"/>
    </w:rPr>
  </w:style>
  <w:style w:type="character" w:styleId="ListLabel3250">
    <w:name w:val="ListLabel 3250"/>
    <w:qFormat/>
    <w:rPr>
      <w:rFonts w:cs="Wingdings"/>
      <w:sz w:val="20"/>
    </w:rPr>
  </w:style>
  <w:style w:type="character" w:styleId="ListLabel3251">
    <w:name w:val="ListLabel 3251"/>
    <w:qFormat/>
    <w:rPr>
      <w:rFonts w:cs="Wingdings"/>
      <w:sz w:val="20"/>
    </w:rPr>
  </w:style>
  <w:style w:type="character" w:styleId="ListLabel3252">
    <w:name w:val="ListLabel 3252"/>
    <w:qFormat/>
    <w:rPr>
      <w:rFonts w:cs="Wingdings"/>
      <w:sz w:val="20"/>
    </w:rPr>
  </w:style>
  <w:style w:type="character" w:styleId="ListLabel3253">
    <w:name w:val="ListLabel 3253"/>
    <w:qFormat/>
    <w:rPr>
      <w:rFonts w:cs="Wingdings"/>
      <w:sz w:val="20"/>
    </w:rPr>
  </w:style>
  <w:style w:type="character" w:styleId="ListLabel3254">
    <w:name w:val="ListLabel 3254"/>
    <w:qFormat/>
    <w:rPr>
      <w:rFonts w:cs="Wingdings"/>
      <w:sz w:val="20"/>
    </w:rPr>
  </w:style>
  <w:style w:type="character" w:styleId="ListLabel3255">
    <w:name w:val="ListLabel 3255"/>
    <w:qFormat/>
    <w:rPr>
      <w:rFonts w:cs="Wingdings"/>
      <w:sz w:val="20"/>
    </w:rPr>
  </w:style>
  <w:style w:type="character" w:styleId="ListLabel3256">
    <w:name w:val="ListLabel 3256"/>
    <w:qFormat/>
    <w:rPr>
      <w:rFonts w:cs="Wingdings"/>
      <w:sz w:val="20"/>
    </w:rPr>
  </w:style>
  <w:style w:type="character" w:styleId="ListLabel3257">
    <w:name w:val="ListLabel 3257"/>
    <w:qFormat/>
    <w:rPr>
      <w:rFonts w:ascii="Helvetica" w:hAnsi="Helvetica" w:cs="Wingdings"/>
      <w:sz w:val="24"/>
    </w:rPr>
  </w:style>
  <w:style w:type="character" w:styleId="ListLabel3258">
    <w:name w:val="ListLabel 3258"/>
    <w:qFormat/>
    <w:rPr>
      <w:rFonts w:cs="Wingdings"/>
      <w:sz w:val="20"/>
    </w:rPr>
  </w:style>
  <w:style w:type="character" w:styleId="ListLabel3259">
    <w:name w:val="ListLabel 3259"/>
    <w:qFormat/>
    <w:rPr>
      <w:rFonts w:cs="Wingdings"/>
      <w:sz w:val="20"/>
    </w:rPr>
  </w:style>
  <w:style w:type="character" w:styleId="ListLabel3260">
    <w:name w:val="ListLabel 3260"/>
    <w:qFormat/>
    <w:rPr>
      <w:rFonts w:cs="Wingdings"/>
      <w:sz w:val="20"/>
    </w:rPr>
  </w:style>
  <w:style w:type="character" w:styleId="ListLabel3261">
    <w:name w:val="ListLabel 3261"/>
    <w:qFormat/>
    <w:rPr>
      <w:rFonts w:cs="Wingdings"/>
      <w:sz w:val="20"/>
    </w:rPr>
  </w:style>
  <w:style w:type="character" w:styleId="ListLabel3262">
    <w:name w:val="ListLabel 3262"/>
    <w:qFormat/>
    <w:rPr>
      <w:rFonts w:cs="Wingdings"/>
      <w:sz w:val="20"/>
    </w:rPr>
  </w:style>
  <w:style w:type="character" w:styleId="ListLabel3263">
    <w:name w:val="ListLabel 3263"/>
    <w:qFormat/>
    <w:rPr>
      <w:rFonts w:cs="Wingdings"/>
      <w:sz w:val="20"/>
    </w:rPr>
  </w:style>
  <w:style w:type="character" w:styleId="ListLabel3264">
    <w:name w:val="ListLabel 3264"/>
    <w:qFormat/>
    <w:rPr>
      <w:rFonts w:cs="Wingdings"/>
      <w:sz w:val="20"/>
    </w:rPr>
  </w:style>
  <w:style w:type="character" w:styleId="ListLabel3265">
    <w:name w:val="ListLabel 3265"/>
    <w:qFormat/>
    <w:rPr>
      <w:rFonts w:cs="Wingdings"/>
      <w:sz w:val="20"/>
    </w:rPr>
  </w:style>
  <w:style w:type="character" w:styleId="ListLabel3266">
    <w:name w:val="ListLabel 3266"/>
    <w:qFormat/>
    <w:rPr>
      <w:rFonts w:ascii="Helvetica" w:hAnsi="Helvetica" w:cs="Wingdings"/>
      <w:sz w:val="24"/>
    </w:rPr>
  </w:style>
  <w:style w:type="character" w:styleId="ListLabel3267">
    <w:name w:val="ListLabel 3267"/>
    <w:qFormat/>
    <w:rPr>
      <w:rFonts w:cs="Wingdings"/>
      <w:sz w:val="20"/>
    </w:rPr>
  </w:style>
  <w:style w:type="character" w:styleId="ListLabel3268">
    <w:name w:val="ListLabel 3268"/>
    <w:qFormat/>
    <w:rPr>
      <w:rFonts w:cs="Wingdings"/>
      <w:sz w:val="20"/>
    </w:rPr>
  </w:style>
  <w:style w:type="character" w:styleId="ListLabel3269">
    <w:name w:val="ListLabel 3269"/>
    <w:qFormat/>
    <w:rPr>
      <w:rFonts w:cs="Wingdings"/>
      <w:sz w:val="20"/>
    </w:rPr>
  </w:style>
  <w:style w:type="character" w:styleId="ListLabel3270">
    <w:name w:val="ListLabel 3270"/>
    <w:qFormat/>
    <w:rPr>
      <w:rFonts w:cs="Wingdings"/>
      <w:sz w:val="20"/>
    </w:rPr>
  </w:style>
  <w:style w:type="character" w:styleId="ListLabel3271">
    <w:name w:val="ListLabel 3271"/>
    <w:qFormat/>
    <w:rPr>
      <w:rFonts w:cs="Wingdings"/>
      <w:sz w:val="20"/>
    </w:rPr>
  </w:style>
  <w:style w:type="character" w:styleId="ListLabel3272">
    <w:name w:val="ListLabel 3272"/>
    <w:qFormat/>
    <w:rPr>
      <w:rFonts w:cs="Wingdings"/>
      <w:sz w:val="20"/>
    </w:rPr>
  </w:style>
  <w:style w:type="character" w:styleId="ListLabel3273">
    <w:name w:val="ListLabel 3273"/>
    <w:qFormat/>
    <w:rPr>
      <w:rFonts w:cs="Wingdings"/>
      <w:sz w:val="20"/>
    </w:rPr>
  </w:style>
  <w:style w:type="character" w:styleId="ListLabel3274">
    <w:name w:val="ListLabel 3274"/>
    <w:qFormat/>
    <w:rPr>
      <w:rFonts w:cs="Wingdings"/>
      <w:sz w:val="20"/>
    </w:rPr>
  </w:style>
  <w:style w:type="character" w:styleId="ListLabel3275">
    <w:name w:val="ListLabel 3275"/>
    <w:qFormat/>
    <w:rPr>
      <w:rFonts w:ascii="Helvetica" w:hAnsi="Helvetica" w:cs="Wingdings"/>
      <w:sz w:val="24"/>
    </w:rPr>
  </w:style>
  <w:style w:type="character" w:styleId="ListLabel3276">
    <w:name w:val="ListLabel 3276"/>
    <w:qFormat/>
    <w:rPr>
      <w:rFonts w:cs="Wingdings"/>
      <w:sz w:val="20"/>
    </w:rPr>
  </w:style>
  <w:style w:type="character" w:styleId="ListLabel3277">
    <w:name w:val="ListLabel 3277"/>
    <w:qFormat/>
    <w:rPr>
      <w:rFonts w:cs="Wingdings"/>
      <w:sz w:val="20"/>
    </w:rPr>
  </w:style>
  <w:style w:type="character" w:styleId="ListLabel3278">
    <w:name w:val="ListLabel 3278"/>
    <w:qFormat/>
    <w:rPr>
      <w:rFonts w:cs="Wingdings"/>
      <w:sz w:val="20"/>
    </w:rPr>
  </w:style>
  <w:style w:type="character" w:styleId="ListLabel3279">
    <w:name w:val="ListLabel 3279"/>
    <w:qFormat/>
    <w:rPr>
      <w:rFonts w:cs="Wingdings"/>
      <w:sz w:val="20"/>
    </w:rPr>
  </w:style>
  <w:style w:type="character" w:styleId="ListLabel3280">
    <w:name w:val="ListLabel 3280"/>
    <w:qFormat/>
    <w:rPr>
      <w:rFonts w:cs="Wingdings"/>
      <w:sz w:val="20"/>
    </w:rPr>
  </w:style>
  <w:style w:type="character" w:styleId="ListLabel3281">
    <w:name w:val="ListLabel 3281"/>
    <w:qFormat/>
    <w:rPr>
      <w:rFonts w:cs="Wingdings"/>
      <w:sz w:val="20"/>
    </w:rPr>
  </w:style>
  <w:style w:type="character" w:styleId="ListLabel3282">
    <w:name w:val="ListLabel 3282"/>
    <w:qFormat/>
    <w:rPr>
      <w:rFonts w:cs="Wingdings"/>
      <w:sz w:val="20"/>
    </w:rPr>
  </w:style>
  <w:style w:type="character" w:styleId="ListLabel3283">
    <w:name w:val="ListLabel 3283"/>
    <w:qFormat/>
    <w:rPr>
      <w:rFonts w:cs="Wingdings"/>
      <w:sz w:val="20"/>
    </w:rPr>
  </w:style>
  <w:style w:type="character" w:styleId="ListLabel3284">
    <w:name w:val="ListLabel 3284"/>
    <w:qFormat/>
    <w:rPr>
      <w:rFonts w:ascii="Helvetica" w:hAnsi="Helvetica" w:cs="Wingdings"/>
      <w:sz w:val="24"/>
    </w:rPr>
  </w:style>
  <w:style w:type="character" w:styleId="ListLabel3285">
    <w:name w:val="ListLabel 3285"/>
    <w:qFormat/>
    <w:rPr>
      <w:rFonts w:cs="Wingdings"/>
      <w:sz w:val="20"/>
    </w:rPr>
  </w:style>
  <w:style w:type="character" w:styleId="ListLabel3286">
    <w:name w:val="ListLabel 3286"/>
    <w:qFormat/>
    <w:rPr>
      <w:rFonts w:cs="Wingdings"/>
      <w:sz w:val="20"/>
    </w:rPr>
  </w:style>
  <w:style w:type="character" w:styleId="ListLabel3287">
    <w:name w:val="ListLabel 3287"/>
    <w:qFormat/>
    <w:rPr>
      <w:rFonts w:cs="Wingdings"/>
      <w:sz w:val="20"/>
    </w:rPr>
  </w:style>
  <w:style w:type="character" w:styleId="ListLabel3288">
    <w:name w:val="ListLabel 3288"/>
    <w:qFormat/>
    <w:rPr>
      <w:rFonts w:cs="Wingdings"/>
      <w:sz w:val="20"/>
    </w:rPr>
  </w:style>
  <w:style w:type="character" w:styleId="ListLabel3289">
    <w:name w:val="ListLabel 3289"/>
    <w:qFormat/>
    <w:rPr>
      <w:rFonts w:cs="Wingdings"/>
      <w:sz w:val="20"/>
    </w:rPr>
  </w:style>
  <w:style w:type="character" w:styleId="ListLabel3290">
    <w:name w:val="ListLabel 3290"/>
    <w:qFormat/>
    <w:rPr>
      <w:rFonts w:cs="Wingdings"/>
      <w:sz w:val="20"/>
    </w:rPr>
  </w:style>
  <w:style w:type="character" w:styleId="ListLabel3291">
    <w:name w:val="ListLabel 3291"/>
    <w:qFormat/>
    <w:rPr>
      <w:rFonts w:cs="Wingdings"/>
      <w:sz w:val="20"/>
    </w:rPr>
  </w:style>
  <w:style w:type="character" w:styleId="ListLabel3292">
    <w:name w:val="ListLabel 3292"/>
    <w:qFormat/>
    <w:rPr>
      <w:rFonts w:cs="Wingdings"/>
      <w:sz w:val="20"/>
    </w:rPr>
  </w:style>
  <w:style w:type="character" w:styleId="ListLabel3293">
    <w:name w:val="ListLabel 3293"/>
    <w:qFormat/>
    <w:rPr>
      <w:rFonts w:ascii="Arial" w:hAnsi="Arial" w:cs="Symbol"/>
      <w:sz w:val="20"/>
    </w:rPr>
  </w:style>
  <w:style w:type="character" w:styleId="ListLabel3294">
    <w:name w:val="ListLabel 3294"/>
    <w:qFormat/>
    <w:rPr>
      <w:rFonts w:cs="Courier New"/>
      <w:sz w:val="20"/>
    </w:rPr>
  </w:style>
  <w:style w:type="character" w:styleId="ListLabel3295">
    <w:name w:val="ListLabel 3295"/>
    <w:qFormat/>
    <w:rPr>
      <w:rFonts w:cs="Wingdings"/>
      <w:sz w:val="20"/>
    </w:rPr>
  </w:style>
  <w:style w:type="character" w:styleId="ListLabel3296">
    <w:name w:val="ListLabel 3296"/>
    <w:qFormat/>
    <w:rPr>
      <w:rFonts w:cs="Wingdings"/>
      <w:sz w:val="20"/>
    </w:rPr>
  </w:style>
  <w:style w:type="character" w:styleId="ListLabel3297">
    <w:name w:val="ListLabel 3297"/>
    <w:qFormat/>
    <w:rPr>
      <w:rFonts w:cs="Wingdings"/>
      <w:sz w:val="20"/>
    </w:rPr>
  </w:style>
  <w:style w:type="character" w:styleId="ListLabel3298">
    <w:name w:val="ListLabel 3298"/>
    <w:qFormat/>
    <w:rPr>
      <w:rFonts w:cs="Wingdings"/>
      <w:sz w:val="20"/>
    </w:rPr>
  </w:style>
  <w:style w:type="character" w:styleId="ListLabel3299">
    <w:name w:val="ListLabel 3299"/>
    <w:qFormat/>
    <w:rPr>
      <w:rFonts w:cs="Wingdings"/>
      <w:sz w:val="20"/>
    </w:rPr>
  </w:style>
  <w:style w:type="character" w:styleId="ListLabel3300">
    <w:name w:val="ListLabel 3300"/>
    <w:qFormat/>
    <w:rPr>
      <w:rFonts w:cs="Wingdings"/>
      <w:sz w:val="20"/>
    </w:rPr>
  </w:style>
  <w:style w:type="character" w:styleId="ListLabel3301">
    <w:name w:val="ListLabel 3301"/>
    <w:qFormat/>
    <w:rPr>
      <w:rFonts w:cs="Wingdings"/>
      <w:sz w:val="20"/>
    </w:rPr>
  </w:style>
  <w:style w:type="character" w:styleId="ListLabel3302">
    <w:name w:val="ListLabel 3302"/>
    <w:qFormat/>
    <w:rPr>
      <w:rFonts w:ascii="Times New Roman" w:hAnsi="Times New Roman" w:cs="Symbol"/>
      <w:sz w:val="24"/>
    </w:rPr>
  </w:style>
  <w:style w:type="character" w:styleId="ListLabel3303">
    <w:name w:val="ListLabel 3303"/>
    <w:qFormat/>
    <w:rPr>
      <w:rFonts w:cs="Courier New"/>
      <w:sz w:val="20"/>
    </w:rPr>
  </w:style>
  <w:style w:type="character" w:styleId="ListLabel3304">
    <w:name w:val="ListLabel 3304"/>
    <w:qFormat/>
    <w:rPr>
      <w:rFonts w:cs="Wingdings"/>
      <w:sz w:val="20"/>
    </w:rPr>
  </w:style>
  <w:style w:type="character" w:styleId="ListLabel3305">
    <w:name w:val="ListLabel 3305"/>
    <w:qFormat/>
    <w:rPr>
      <w:rFonts w:cs="Wingdings"/>
      <w:sz w:val="20"/>
    </w:rPr>
  </w:style>
  <w:style w:type="character" w:styleId="ListLabel3306">
    <w:name w:val="ListLabel 3306"/>
    <w:qFormat/>
    <w:rPr>
      <w:rFonts w:cs="Wingdings"/>
      <w:sz w:val="20"/>
    </w:rPr>
  </w:style>
  <w:style w:type="character" w:styleId="ListLabel3307">
    <w:name w:val="ListLabel 3307"/>
    <w:qFormat/>
    <w:rPr>
      <w:rFonts w:cs="Wingdings"/>
      <w:sz w:val="20"/>
    </w:rPr>
  </w:style>
  <w:style w:type="character" w:styleId="ListLabel3308">
    <w:name w:val="ListLabel 3308"/>
    <w:qFormat/>
    <w:rPr>
      <w:rFonts w:cs="Wingdings"/>
      <w:sz w:val="20"/>
    </w:rPr>
  </w:style>
  <w:style w:type="character" w:styleId="ListLabel3309">
    <w:name w:val="ListLabel 3309"/>
    <w:qFormat/>
    <w:rPr>
      <w:rFonts w:cs="Wingdings"/>
      <w:sz w:val="20"/>
    </w:rPr>
  </w:style>
  <w:style w:type="character" w:styleId="ListLabel3310">
    <w:name w:val="ListLabel 3310"/>
    <w:qFormat/>
    <w:rPr>
      <w:rFonts w:cs="Wingdings"/>
      <w:sz w:val="20"/>
    </w:rPr>
  </w:style>
  <w:style w:type="character" w:styleId="ListLabel3311">
    <w:name w:val="ListLabel 3311"/>
    <w:qFormat/>
    <w:rPr>
      <w:rFonts w:ascii="Times New Roman" w:hAnsi="Times New Roman" w:cs="Symbol"/>
      <w:sz w:val="24"/>
    </w:rPr>
  </w:style>
  <w:style w:type="character" w:styleId="ListLabel3312">
    <w:name w:val="ListLabel 3312"/>
    <w:qFormat/>
    <w:rPr>
      <w:rFonts w:cs="Courier New"/>
      <w:sz w:val="20"/>
    </w:rPr>
  </w:style>
  <w:style w:type="character" w:styleId="ListLabel3313">
    <w:name w:val="ListLabel 3313"/>
    <w:qFormat/>
    <w:rPr>
      <w:rFonts w:cs="Wingdings"/>
      <w:sz w:val="20"/>
    </w:rPr>
  </w:style>
  <w:style w:type="character" w:styleId="ListLabel3314">
    <w:name w:val="ListLabel 3314"/>
    <w:qFormat/>
    <w:rPr>
      <w:rFonts w:cs="Wingdings"/>
      <w:sz w:val="20"/>
    </w:rPr>
  </w:style>
  <w:style w:type="character" w:styleId="ListLabel3315">
    <w:name w:val="ListLabel 3315"/>
    <w:qFormat/>
    <w:rPr>
      <w:rFonts w:cs="Wingdings"/>
      <w:sz w:val="20"/>
    </w:rPr>
  </w:style>
  <w:style w:type="character" w:styleId="ListLabel3316">
    <w:name w:val="ListLabel 3316"/>
    <w:qFormat/>
    <w:rPr>
      <w:rFonts w:cs="Wingdings"/>
      <w:sz w:val="20"/>
    </w:rPr>
  </w:style>
  <w:style w:type="character" w:styleId="ListLabel3317">
    <w:name w:val="ListLabel 3317"/>
    <w:qFormat/>
    <w:rPr>
      <w:rFonts w:cs="Wingdings"/>
      <w:sz w:val="20"/>
    </w:rPr>
  </w:style>
  <w:style w:type="character" w:styleId="ListLabel3318">
    <w:name w:val="ListLabel 3318"/>
    <w:qFormat/>
    <w:rPr>
      <w:rFonts w:cs="Wingdings"/>
      <w:sz w:val="20"/>
    </w:rPr>
  </w:style>
  <w:style w:type="character" w:styleId="ListLabel3319">
    <w:name w:val="ListLabel 3319"/>
    <w:qFormat/>
    <w:rPr>
      <w:rFonts w:cs="Wingdings"/>
      <w:sz w:val="20"/>
    </w:rPr>
  </w:style>
  <w:style w:type="character" w:styleId="ListLabel3320">
    <w:name w:val="ListLabel 3320"/>
    <w:qFormat/>
    <w:rPr>
      <w:rFonts w:ascii="Times New Roman" w:hAnsi="Times New Roman" w:cs="Symbol"/>
      <w:sz w:val="24"/>
    </w:rPr>
  </w:style>
  <w:style w:type="character" w:styleId="ListLabel3321">
    <w:name w:val="ListLabel 3321"/>
    <w:qFormat/>
    <w:rPr>
      <w:rFonts w:cs="Courier New"/>
      <w:sz w:val="20"/>
    </w:rPr>
  </w:style>
  <w:style w:type="character" w:styleId="ListLabel3322">
    <w:name w:val="ListLabel 3322"/>
    <w:qFormat/>
    <w:rPr>
      <w:rFonts w:cs="Wingdings"/>
      <w:sz w:val="20"/>
    </w:rPr>
  </w:style>
  <w:style w:type="character" w:styleId="ListLabel3323">
    <w:name w:val="ListLabel 3323"/>
    <w:qFormat/>
    <w:rPr>
      <w:rFonts w:cs="Wingdings"/>
      <w:sz w:val="20"/>
    </w:rPr>
  </w:style>
  <w:style w:type="character" w:styleId="ListLabel3324">
    <w:name w:val="ListLabel 3324"/>
    <w:qFormat/>
    <w:rPr>
      <w:rFonts w:cs="Wingdings"/>
      <w:sz w:val="20"/>
    </w:rPr>
  </w:style>
  <w:style w:type="character" w:styleId="ListLabel3325">
    <w:name w:val="ListLabel 3325"/>
    <w:qFormat/>
    <w:rPr>
      <w:rFonts w:cs="Wingdings"/>
      <w:sz w:val="20"/>
    </w:rPr>
  </w:style>
  <w:style w:type="character" w:styleId="ListLabel3326">
    <w:name w:val="ListLabel 3326"/>
    <w:qFormat/>
    <w:rPr>
      <w:rFonts w:cs="Wingdings"/>
      <w:sz w:val="20"/>
    </w:rPr>
  </w:style>
  <w:style w:type="character" w:styleId="ListLabel3327">
    <w:name w:val="ListLabel 3327"/>
    <w:qFormat/>
    <w:rPr>
      <w:rFonts w:cs="Wingdings"/>
      <w:sz w:val="20"/>
    </w:rPr>
  </w:style>
  <w:style w:type="character" w:styleId="ListLabel3328">
    <w:name w:val="ListLabel 3328"/>
    <w:qFormat/>
    <w:rPr>
      <w:rFonts w:cs="Wingdings"/>
      <w:sz w:val="20"/>
    </w:rPr>
  </w:style>
  <w:style w:type="character" w:styleId="ListLabel3329">
    <w:name w:val="ListLabel 3329"/>
    <w:qFormat/>
    <w:rPr>
      <w:rFonts w:ascii="Times New Roman" w:hAnsi="Times New Roman" w:cs="Symbol"/>
      <w:sz w:val="24"/>
    </w:rPr>
  </w:style>
  <w:style w:type="character" w:styleId="ListLabel3330">
    <w:name w:val="ListLabel 3330"/>
    <w:qFormat/>
    <w:rPr>
      <w:rFonts w:cs="Courier New"/>
      <w:sz w:val="20"/>
    </w:rPr>
  </w:style>
  <w:style w:type="character" w:styleId="ListLabel3331">
    <w:name w:val="ListLabel 3331"/>
    <w:qFormat/>
    <w:rPr>
      <w:rFonts w:cs="Wingdings"/>
      <w:sz w:val="20"/>
    </w:rPr>
  </w:style>
  <w:style w:type="character" w:styleId="ListLabel3332">
    <w:name w:val="ListLabel 3332"/>
    <w:qFormat/>
    <w:rPr>
      <w:rFonts w:cs="Wingdings"/>
      <w:sz w:val="20"/>
    </w:rPr>
  </w:style>
  <w:style w:type="character" w:styleId="ListLabel3333">
    <w:name w:val="ListLabel 3333"/>
    <w:qFormat/>
    <w:rPr>
      <w:rFonts w:cs="Wingdings"/>
      <w:sz w:val="20"/>
    </w:rPr>
  </w:style>
  <w:style w:type="character" w:styleId="ListLabel3334">
    <w:name w:val="ListLabel 3334"/>
    <w:qFormat/>
    <w:rPr>
      <w:rFonts w:cs="Wingdings"/>
      <w:sz w:val="20"/>
    </w:rPr>
  </w:style>
  <w:style w:type="character" w:styleId="ListLabel3335">
    <w:name w:val="ListLabel 3335"/>
    <w:qFormat/>
    <w:rPr>
      <w:rFonts w:cs="Wingdings"/>
      <w:sz w:val="20"/>
    </w:rPr>
  </w:style>
  <w:style w:type="character" w:styleId="ListLabel3336">
    <w:name w:val="ListLabel 3336"/>
    <w:qFormat/>
    <w:rPr>
      <w:rFonts w:cs="Wingdings"/>
      <w:sz w:val="20"/>
    </w:rPr>
  </w:style>
  <w:style w:type="character" w:styleId="ListLabel3337">
    <w:name w:val="ListLabel 3337"/>
    <w:qFormat/>
    <w:rPr>
      <w:rFonts w:cs="Wingdings"/>
      <w:sz w:val="20"/>
    </w:rPr>
  </w:style>
  <w:style w:type="character" w:styleId="ListLabel3338">
    <w:name w:val="ListLabel 3338"/>
    <w:qFormat/>
    <w:rPr>
      <w:rFonts w:ascii="Segoe UI" w:hAnsi="Segoe UI" w:cs="Symbol"/>
      <w:sz w:val="27"/>
    </w:rPr>
  </w:style>
  <w:style w:type="character" w:styleId="ListLabel3339">
    <w:name w:val="ListLabel 3339"/>
    <w:qFormat/>
    <w:rPr>
      <w:rFonts w:cs="Courier New"/>
      <w:sz w:val="20"/>
    </w:rPr>
  </w:style>
  <w:style w:type="character" w:styleId="ListLabel3340">
    <w:name w:val="ListLabel 3340"/>
    <w:qFormat/>
    <w:rPr>
      <w:rFonts w:cs="Wingdings"/>
      <w:sz w:val="20"/>
    </w:rPr>
  </w:style>
  <w:style w:type="character" w:styleId="ListLabel3341">
    <w:name w:val="ListLabel 3341"/>
    <w:qFormat/>
    <w:rPr>
      <w:rFonts w:cs="Wingdings"/>
      <w:sz w:val="20"/>
    </w:rPr>
  </w:style>
  <w:style w:type="character" w:styleId="ListLabel3342">
    <w:name w:val="ListLabel 3342"/>
    <w:qFormat/>
    <w:rPr>
      <w:rFonts w:cs="Wingdings"/>
      <w:sz w:val="20"/>
    </w:rPr>
  </w:style>
  <w:style w:type="character" w:styleId="ListLabel3343">
    <w:name w:val="ListLabel 3343"/>
    <w:qFormat/>
    <w:rPr>
      <w:rFonts w:cs="Wingdings"/>
      <w:sz w:val="20"/>
    </w:rPr>
  </w:style>
  <w:style w:type="character" w:styleId="ListLabel3344">
    <w:name w:val="ListLabel 3344"/>
    <w:qFormat/>
    <w:rPr>
      <w:rFonts w:cs="Wingdings"/>
      <w:sz w:val="20"/>
    </w:rPr>
  </w:style>
  <w:style w:type="character" w:styleId="ListLabel3345">
    <w:name w:val="ListLabel 3345"/>
    <w:qFormat/>
    <w:rPr>
      <w:rFonts w:cs="Wingdings"/>
      <w:sz w:val="20"/>
    </w:rPr>
  </w:style>
  <w:style w:type="character" w:styleId="ListLabel3346">
    <w:name w:val="ListLabel 3346"/>
    <w:qFormat/>
    <w:rPr>
      <w:rFonts w:cs="Wingdings"/>
      <w:sz w:val="20"/>
    </w:rPr>
  </w:style>
  <w:style w:type="character" w:styleId="ListLabel3347">
    <w:name w:val="ListLabel 3347"/>
    <w:qFormat/>
    <w:rPr>
      <w:rFonts w:ascii="Segoe UI" w:hAnsi="Segoe UI" w:cs="Symbol"/>
      <w:sz w:val="27"/>
    </w:rPr>
  </w:style>
  <w:style w:type="character" w:styleId="ListLabel3348">
    <w:name w:val="ListLabel 3348"/>
    <w:qFormat/>
    <w:rPr>
      <w:rFonts w:cs="Courier New"/>
      <w:sz w:val="20"/>
    </w:rPr>
  </w:style>
  <w:style w:type="character" w:styleId="ListLabel3349">
    <w:name w:val="ListLabel 3349"/>
    <w:qFormat/>
    <w:rPr>
      <w:rFonts w:cs="Wingdings"/>
      <w:sz w:val="20"/>
    </w:rPr>
  </w:style>
  <w:style w:type="character" w:styleId="ListLabel3350">
    <w:name w:val="ListLabel 3350"/>
    <w:qFormat/>
    <w:rPr>
      <w:rFonts w:cs="Wingdings"/>
      <w:sz w:val="20"/>
    </w:rPr>
  </w:style>
  <w:style w:type="character" w:styleId="ListLabel3351">
    <w:name w:val="ListLabel 3351"/>
    <w:qFormat/>
    <w:rPr>
      <w:rFonts w:cs="Wingdings"/>
      <w:sz w:val="20"/>
    </w:rPr>
  </w:style>
  <w:style w:type="character" w:styleId="ListLabel3352">
    <w:name w:val="ListLabel 3352"/>
    <w:qFormat/>
    <w:rPr>
      <w:rFonts w:cs="Wingdings"/>
      <w:sz w:val="20"/>
    </w:rPr>
  </w:style>
  <w:style w:type="character" w:styleId="ListLabel3353">
    <w:name w:val="ListLabel 3353"/>
    <w:qFormat/>
    <w:rPr>
      <w:rFonts w:cs="Wingdings"/>
      <w:sz w:val="20"/>
    </w:rPr>
  </w:style>
  <w:style w:type="character" w:styleId="ListLabel3354">
    <w:name w:val="ListLabel 3354"/>
    <w:qFormat/>
    <w:rPr>
      <w:rFonts w:cs="Wingdings"/>
      <w:sz w:val="20"/>
    </w:rPr>
  </w:style>
  <w:style w:type="character" w:styleId="ListLabel3355">
    <w:name w:val="ListLabel 3355"/>
    <w:qFormat/>
    <w:rPr>
      <w:rFonts w:cs="Wingdings"/>
      <w:sz w:val="20"/>
    </w:rPr>
  </w:style>
  <w:style w:type="character" w:styleId="ListLabel3356">
    <w:name w:val="ListLabel 3356"/>
    <w:qFormat/>
    <w:rPr>
      <w:rFonts w:ascii="Segoe UI" w:hAnsi="Segoe UI" w:cs="Symbol"/>
      <w:sz w:val="27"/>
    </w:rPr>
  </w:style>
  <w:style w:type="character" w:styleId="ListLabel3357">
    <w:name w:val="ListLabel 3357"/>
    <w:qFormat/>
    <w:rPr>
      <w:rFonts w:cs="Courier New"/>
      <w:sz w:val="20"/>
    </w:rPr>
  </w:style>
  <w:style w:type="character" w:styleId="ListLabel3358">
    <w:name w:val="ListLabel 3358"/>
    <w:qFormat/>
    <w:rPr>
      <w:rFonts w:cs="Wingdings"/>
      <w:sz w:val="20"/>
    </w:rPr>
  </w:style>
  <w:style w:type="character" w:styleId="ListLabel3359">
    <w:name w:val="ListLabel 3359"/>
    <w:qFormat/>
    <w:rPr>
      <w:rFonts w:cs="Wingdings"/>
      <w:sz w:val="20"/>
    </w:rPr>
  </w:style>
  <w:style w:type="character" w:styleId="ListLabel3360">
    <w:name w:val="ListLabel 3360"/>
    <w:qFormat/>
    <w:rPr>
      <w:rFonts w:cs="Wingdings"/>
      <w:sz w:val="20"/>
    </w:rPr>
  </w:style>
  <w:style w:type="character" w:styleId="ListLabel3361">
    <w:name w:val="ListLabel 3361"/>
    <w:qFormat/>
    <w:rPr>
      <w:rFonts w:cs="Wingdings"/>
      <w:sz w:val="20"/>
    </w:rPr>
  </w:style>
  <w:style w:type="character" w:styleId="ListLabel3362">
    <w:name w:val="ListLabel 3362"/>
    <w:qFormat/>
    <w:rPr>
      <w:rFonts w:cs="Wingdings"/>
      <w:sz w:val="20"/>
    </w:rPr>
  </w:style>
  <w:style w:type="character" w:styleId="ListLabel3363">
    <w:name w:val="ListLabel 3363"/>
    <w:qFormat/>
    <w:rPr>
      <w:rFonts w:cs="Wingdings"/>
      <w:sz w:val="20"/>
    </w:rPr>
  </w:style>
  <w:style w:type="character" w:styleId="ListLabel3364">
    <w:name w:val="ListLabel 3364"/>
    <w:qFormat/>
    <w:rPr>
      <w:rFonts w:cs="Wingdings"/>
      <w:sz w:val="20"/>
    </w:rPr>
  </w:style>
  <w:style w:type="character" w:styleId="ListLabel3365">
    <w:name w:val="ListLabel 3365"/>
    <w:qFormat/>
    <w:rPr>
      <w:rFonts w:ascii="Segoe UI" w:hAnsi="Segoe UI" w:cs="Symbol"/>
      <w:sz w:val="27"/>
    </w:rPr>
  </w:style>
  <w:style w:type="character" w:styleId="ListLabel3366">
    <w:name w:val="ListLabel 3366"/>
    <w:qFormat/>
    <w:rPr>
      <w:rFonts w:cs="Courier New"/>
      <w:sz w:val="20"/>
    </w:rPr>
  </w:style>
  <w:style w:type="character" w:styleId="ListLabel3367">
    <w:name w:val="ListLabel 3367"/>
    <w:qFormat/>
    <w:rPr>
      <w:rFonts w:cs="Wingdings"/>
      <w:sz w:val="20"/>
    </w:rPr>
  </w:style>
  <w:style w:type="character" w:styleId="ListLabel3368">
    <w:name w:val="ListLabel 3368"/>
    <w:qFormat/>
    <w:rPr>
      <w:rFonts w:cs="Wingdings"/>
      <w:sz w:val="20"/>
    </w:rPr>
  </w:style>
  <w:style w:type="character" w:styleId="ListLabel3369">
    <w:name w:val="ListLabel 3369"/>
    <w:qFormat/>
    <w:rPr>
      <w:rFonts w:cs="Wingdings"/>
      <w:sz w:val="20"/>
    </w:rPr>
  </w:style>
  <w:style w:type="character" w:styleId="ListLabel3370">
    <w:name w:val="ListLabel 3370"/>
    <w:qFormat/>
    <w:rPr>
      <w:rFonts w:cs="Wingdings"/>
      <w:sz w:val="20"/>
    </w:rPr>
  </w:style>
  <w:style w:type="character" w:styleId="ListLabel3371">
    <w:name w:val="ListLabel 3371"/>
    <w:qFormat/>
    <w:rPr>
      <w:rFonts w:cs="Wingdings"/>
      <w:sz w:val="20"/>
    </w:rPr>
  </w:style>
  <w:style w:type="character" w:styleId="ListLabel3372">
    <w:name w:val="ListLabel 3372"/>
    <w:qFormat/>
    <w:rPr>
      <w:rFonts w:cs="Wingdings"/>
      <w:sz w:val="20"/>
    </w:rPr>
  </w:style>
  <w:style w:type="character" w:styleId="ListLabel3373">
    <w:name w:val="ListLabel 3373"/>
    <w:qFormat/>
    <w:rPr>
      <w:rFonts w:cs="Wingdings"/>
      <w:sz w:val="20"/>
    </w:rPr>
  </w:style>
  <w:style w:type="character" w:styleId="ListLabel3374">
    <w:name w:val="ListLabel 3374"/>
    <w:qFormat/>
    <w:rPr>
      <w:rFonts w:ascii="Segoe UI" w:hAnsi="Segoe UI" w:cs="Symbol"/>
      <w:sz w:val="27"/>
    </w:rPr>
  </w:style>
  <w:style w:type="character" w:styleId="ListLabel3375">
    <w:name w:val="ListLabel 3375"/>
    <w:qFormat/>
    <w:rPr>
      <w:rFonts w:cs="Courier New"/>
      <w:sz w:val="20"/>
    </w:rPr>
  </w:style>
  <w:style w:type="character" w:styleId="ListLabel3376">
    <w:name w:val="ListLabel 3376"/>
    <w:qFormat/>
    <w:rPr>
      <w:rFonts w:cs="Wingdings"/>
      <w:sz w:val="20"/>
    </w:rPr>
  </w:style>
  <w:style w:type="character" w:styleId="ListLabel3377">
    <w:name w:val="ListLabel 3377"/>
    <w:qFormat/>
    <w:rPr>
      <w:rFonts w:cs="Wingdings"/>
      <w:sz w:val="20"/>
    </w:rPr>
  </w:style>
  <w:style w:type="character" w:styleId="ListLabel3378">
    <w:name w:val="ListLabel 3378"/>
    <w:qFormat/>
    <w:rPr>
      <w:rFonts w:cs="Wingdings"/>
      <w:sz w:val="20"/>
    </w:rPr>
  </w:style>
  <w:style w:type="character" w:styleId="ListLabel3379">
    <w:name w:val="ListLabel 3379"/>
    <w:qFormat/>
    <w:rPr>
      <w:rFonts w:cs="Wingdings"/>
      <w:sz w:val="20"/>
    </w:rPr>
  </w:style>
  <w:style w:type="character" w:styleId="ListLabel3380">
    <w:name w:val="ListLabel 3380"/>
    <w:qFormat/>
    <w:rPr>
      <w:rFonts w:cs="Wingdings"/>
      <w:sz w:val="20"/>
    </w:rPr>
  </w:style>
  <w:style w:type="character" w:styleId="ListLabel3381">
    <w:name w:val="ListLabel 3381"/>
    <w:qFormat/>
    <w:rPr>
      <w:rFonts w:cs="Wingdings"/>
      <w:sz w:val="20"/>
    </w:rPr>
  </w:style>
  <w:style w:type="character" w:styleId="ListLabel3382">
    <w:name w:val="ListLabel 3382"/>
    <w:qFormat/>
    <w:rPr>
      <w:rFonts w:cs="Wingdings"/>
      <w:sz w:val="20"/>
    </w:rPr>
  </w:style>
  <w:style w:type="character" w:styleId="ListLabel3383">
    <w:name w:val="ListLabel 3383"/>
    <w:qFormat/>
    <w:rPr>
      <w:rFonts w:ascii="Times New Roman" w:hAnsi="Times New Roman" w:cs="Symbol"/>
      <w:sz w:val="24"/>
    </w:rPr>
  </w:style>
  <w:style w:type="character" w:styleId="ListLabel3384">
    <w:name w:val="ListLabel 3384"/>
    <w:qFormat/>
    <w:rPr>
      <w:rFonts w:cs="Courier New"/>
      <w:sz w:val="20"/>
    </w:rPr>
  </w:style>
  <w:style w:type="character" w:styleId="ListLabel3385">
    <w:name w:val="ListLabel 3385"/>
    <w:qFormat/>
    <w:rPr>
      <w:rFonts w:cs="Wingdings"/>
      <w:sz w:val="20"/>
    </w:rPr>
  </w:style>
  <w:style w:type="character" w:styleId="ListLabel3386">
    <w:name w:val="ListLabel 3386"/>
    <w:qFormat/>
    <w:rPr>
      <w:rFonts w:cs="Wingdings"/>
      <w:sz w:val="20"/>
    </w:rPr>
  </w:style>
  <w:style w:type="character" w:styleId="ListLabel3387">
    <w:name w:val="ListLabel 3387"/>
    <w:qFormat/>
    <w:rPr>
      <w:rFonts w:cs="Wingdings"/>
      <w:sz w:val="20"/>
    </w:rPr>
  </w:style>
  <w:style w:type="character" w:styleId="ListLabel3388">
    <w:name w:val="ListLabel 3388"/>
    <w:qFormat/>
    <w:rPr>
      <w:rFonts w:cs="Wingdings"/>
      <w:sz w:val="20"/>
    </w:rPr>
  </w:style>
  <w:style w:type="character" w:styleId="ListLabel3389">
    <w:name w:val="ListLabel 3389"/>
    <w:qFormat/>
    <w:rPr>
      <w:rFonts w:cs="Wingdings"/>
      <w:sz w:val="20"/>
    </w:rPr>
  </w:style>
  <w:style w:type="character" w:styleId="ListLabel3390">
    <w:name w:val="ListLabel 3390"/>
    <w:qFormat/>
    <w:rPr>
      <w:rFonts w:cs="Wingdings"/>
      <w:sz w:val="20"/>
    </w:rPr>
  </w:style>
  <w:style w:type="character" w:styleId="ListLabel3391">
    <w:name w:val="ListLabel 3391"/>
    <w:qFormat/>
    <w:rPr>
      <w:rFonts w:cs="Wingdings"/>
      <w:sz w:val="20"/>
    </w:rPr>
  </w:style>
  <w:style w:type="character" w:styleId="ListLabel3392">
    <w:name w:val="ListLabel 3392"/>
    <w:qFormat/>
    <w:rPr>
      <w:rFonts w:ascii="Times New Roman" w:hAnsi="Times New Roman" w:cs="Symbol"/>
      <w:sz w:val="24"/>
    </w:rPr>
  </w:style>
  <w:style w:type="character" w:styleId="ListLabel3393">
    <w:name w:val="ListLabel 3393"/>
    <w:qFormat/>
    <w:rPr>
      <w:rFonts w:cs="Courier New"/>
      <w:sz w:val="20"/>
    </w:rPr>
  </w:style>
  <w:style w:type="character" w:styleId="ListLabel3394">
    <w:name w:val="ListLabel 3394"/>
    <w:qFormat/>
    <w:rPr>
      <w:rFonts w:cs="Wingdings"/>
      <w:sz w:val="20"/>
    </w:rPr>
  </w:style>
  <w:style w:type="character" w:styleId="ListLabel3395">
    <w:name w:val="ListLabel 3395"/>
    <w:qFormat/>
    <w:rPr>
      <w:rFonts w:cs="Wingdings"/>
      <w:sz w:val="20"/>
    </w:rPr>
  </w:style>
  <w:style w:type="character" w:styleId="ListLabel3396">
    <w:name w:val="ListLabel 3396"/>
    <w:qFormat/>
    <w:rPr>
      <w:rFonts w:cs="Wingdings"/>
      <w:sz w:val="20"/>
    </w:rPr>
  </w:style>
  <w:style w:type="character" w:styleId="ListLabel3397">
    <w:name w:val="ListLabel 3397"/>
    <w:qFormat/>
    <w:rPr>
      <w:rFonts w:cs="Wingdings"/>
      <w:sz w:val="20"/>
    </w:rPr>
  </w:style>
  <w:style w:type="character" w:styleId="ListLabel3398">
    <w:name w:val="ListLabel 3398"/>
    <w:qFormat/>
    <w:rPr>
      <w:rFonts w:cs="Wingdings"/>
      <w:sz w:val="20"/>
    </w:rPr>
  </w:style>
  <w:style w:type="character" w:styleId="ListLabel3399">
    <w:name w:val="ListLabel 3399"/>
    <w:qFormat/>
    <w:rPr>
      <w:rFonts w:cs="Wingdings"/>
      <w:sz w:val="20"/>
    </w:rPr>
  </w:style>
  <w:style w:type="character" w:styleId="ListLabel3400">
    <w:name w:val="ListLabel 3400"/>
    <w:qFormat/>
    <w:rPr>
      <w:rFonts w:cs="Wingdings"/>
      <w:sz w:val="20"/>
    </w:rPr>
  </w:style>
  <w:style w:type="character" w:styleId="ListLabel3401">
    <w:name w:val="ListLabel 3401"/>
    <w:qFormat/>
    <w:rPr>
      <w:rFonts w:ascii="Times New Roman" w:hAnsi="Times New Roman" w:cs="Symbol"/>
      <w:sz w:val="24"/>
    </w:rPr>
  </w:style>
  <w:style w:type="character" w:styleId="ListLabel3402">
    <w:name w:val="ListLabel 3402"/>
    <w:qFormat/>
    <w:rPr>
      <w:rFonts w:cs="Courier New"/>
      <w:sz w:val="20"/>
    </w:rPr>
  </w:style>
  <w:style w:type="character" w:styleId="ListLabel3403">
    <w:name w:val="ListLabel 3403"/>
    <w:qFormat/>
    <w:rPr>
      <w:rFonts w:cs="Wingdings"/>
      <w:sz w:val="20"/>
    </w:rPr>
  </w:style>
  <w:style w:type="character" w:styleId="ListLabel3404">
    <w:name w:val="ListLabel 3404"/>
    <w:qFormat/>
    <w:rPr>
      <w:rFonts w:cs="Wingdings"/>
      <w:sz w:val="20"/>
    </w:rPr>
  </w:style>
  <w:style w:type="character" w:styleId="ListLabel3405">
    <w:name w:val="ListLabel 3405"/>
    <w:qFormat/>
    <w:rPr>
      <w:rFonts w:cs="Wingdings"/>
      <w:sz w:val="20"/>
    </w:rPr>
  </w:style>
  <w:style w:type="character" w:styleId="ListLabel3406">
    <w:name w:val="ListLabel 3406"/>
    <w:qFormat/>
    <w:rPr>
      <w:rFonts w:cs="Wingdings"/>
      <w:sz w:val="20"/>
    </w:rPr>
  </w:style>
  <w:style w:type="character" w:styleId="ListLabel3407">
    <w:name w:val="ListLabel 3407"/>
    <w:qFormat/>
    <w:rPr>
      <w:rFonts w:cs="Wingdings"/>
      <w:sz w:val="20"/>
    </w:rPr>
  </w:style>
  <w:style w:type="character" w:styleId="ListLabel3408">
    <w:name w:val="ListLabel 3408"/>
    <w:qFormat/>
    <w:rPr>
      <w:rFonts w:cs="Wingdings"/>
      <w:sz w:val="20"/>
    </w:rPr>
  </w:style>
  <w:style w:type="character" w:styleId="ListLabel3409">
    <w:name w:val="ListLabel 3409"/>
    <w:qFormat/>
    <w:rPr>
      <w:rFonts w:cs="Wingdings"/>
      <w:sz w:val="20"/>
    </w:rPr>
  </w:style>
  <w:style w:type="character" w:styleId="ListLabel3410">
    <w:name w:val="ListLabel 3410"/>
    <w:qFormat/>
    <w:rPr>
      <w:rFonts w:ascii="Times New Roman" w:hAnsi="Times New Roman" w:cs="Symbol"/>
      <w:sz w:val="24"/>
    </w:rPr>
  </w:style>
  <w:style w:type="character" w:styleId="ListLabel3411">
    <w:name w:val="ListLabel 3411"/>
    <w:qFormat/>
    <w:rPr>
      <w:rFonts w:cs="Courier New"/>
      <w:sz w:val="20"/>
    </w:rPr>
  </w:style>
  <w:style w:type="character" w:styleId="ListLabel3412">
    <w:name w:val="ListLabel 3412"/>
    <w:qFormat/>
    <w:rPr>
      <w:rFonts w:cs="Wingdings"/>
      <w:sz w:val="20"/>
    </w:rPr>
  </w:style>
  <w:style w:type="character" w:styleId="ListLabel3413">
    <w:name w:val="ListLabel 3413"/>
    <w:qFormat/>
    <w:rPr>
      <w:rFonts w:cs="Wingdings"/>
      <w:sz w:val="20"/>
    </w:rPr>
  </w:style>
  <w:style w:type="character" w:styleId="ListLabel3414">
    <w:name w:val="ListLabel 3414"/>
    <w:qFormat/>
    <w:rPr>
      <w:rFonts w:cs="Wingdings"/>
      <w:sz w:val="20"/>
    </w:rPr>
  </w:style>
  <w:style w:type="character" w:styleId="ListLabel3415">
    <w:name w:val="ListLabel 3415"/>
    <w:qFormat/>
    <w:rPr>
      <w:rFonts w:cs="Wingdings"/>
      <w:sz w:val="20"/>
    </w:rPr>
  </w:style>
  <w:style w:type="character" w:styleId="ListLabel3416">
    <w:name w:val="ListLabel 3416"/>
    <w:qFormat/>
    <w:rPr>
      <w:rFonts w:cs="Wingdings"/>
      <w:sz w:val="20"/>
    </w:rPr>
  </w:style>
  <w:style w:type="character" w:styleId="ListLabel3417">
    <w:name w:val="ListLabel 3417"/>
    <w:qFormat/>
    <w:rPr>
      <w:rFonts w:cs="Wingdings"/>
      <w:sz w:val="20"/>
    </w:rPr>
  </w:style>
  <w:style w:type="character" w:styleId="ListLabel3418">
    <w:name w:val="ListLabel 3418"/>
    <w:qFormat/>
    <w:rPr>
      <w:rFonts w:cs="Wingdings"/>
      <w:sz w:val="20"/>
    </w:rPr>
  </w:style>
  <w:style w:type="character" w:styleId="ListLabel3419">
    <w:name w:val="ListLabel 3419"/>
    <w:qFormat/>
    <w:rPr>
      <w:rFonts w:ascii="Times New Roman" w:hAnsi="Times New Roman" w:cs="Symbol"/>
      <w:sz w:val="24"/>
    </w:rPr>
  </w:style>
  <w:style w:type="character" w:styleId="ListLabel3420">
    <w:name w:val="ListLabel 3420"/>
    <w:qFormat/>
    <w:rPr>
      <w:rFonts w:cs="Courier New"/>
      <w:sz w:val="20"/>
    </w:rPr>
  </w:style>
  <w:style w:type="character" w:styleId="ListLabel3421">
    <w:name w:val="ListLabel 3421"/>
    <w:qFormat/>
    <w:rPr>
      <w:rFonts w:cs="Wingdings"/>
      <w:sz w:val="20"/>
    </w:rPr>
  </w:style>
  <w:style w:type="character" w:styleId="ListLabel3422">
    <w:name w:val="ListLabel 3422"/>
    <w:qFormat/>
    <w:rPr>
      <w:rFonts w:cs="Wingdings"/>
      <w:sz w:val="20"/>
    </w:rPr>
  </w:style>
  <w:style w:type="character" w:styleId="ListLabel3423">
    <w:name w:val="ListLabel 3423"/>
    <w:qFormat/>
    <w:rPr>
      <w:rFonts w:cs="Wingdings"/>
      <w:sz w:val="20"/>
    </w:rPr>
  </w:style>
  <w:style w:type="character" w:styleId="ListLabel3424">
    <w:name w:val="ListLabel 3424"/>
    <w:qFormat/>
    <w:rPr>
      <w:rFonts w:cs="Wingdings"/>
      <w:sz w:val="20"/>
    </w:rPr>
  </w:style>
  <w:style w:type="character" w:styleId="ListLabel3425">
    <w:name w:val="ListLabel 3425"/>
    <w:qFormat/>
    <w:rPr>
      <w:rFonts w:cs="Wingdings"/>
      <w:sz w:val="20"/>
    </w:rPr>
  </w:style>
  <w:style w:type="character" w:styleId="ListLabel3426">
    <w:name w:val="ListLabel 3426"/>
    <w:qFormat/>
    <w:rPr>
      <w:rFonts w:cs="Wingdings"/>
      <w:sz w:val="20"/>
    </w:rPr>
  </w:style>
  <w:style w:type="character" w:styleId="ListLabel3427">
    <w:name w:val="ListLabel 3427"/>
    <w:qFormat/>
    <w:rPr>
      <w:rFonts w:cs="Wingdings"/>
      <w:sz w:val="20"/>
    </w:rPr>
  </w:style>
  <w:style w:type="character" w:styleId="ListLabel3428">
    <w:name w:val="ListLabel 3428"/>
    <w:qFormat/>
    <w:rPr>
      <w:rFonts w:ascii="Times New Roman" w:hAnsi="Times New Roman" w:cs="Symbol"/>
      <w:sz w:val="24"/>
    </w:rPr>
  </w:style>
  <w:style w:type="character" w:styleId="ListLabel3429">
    <w:name w:val="ListLabel 3429"/>
    <w:qFormat/>
    <w:rPr>
      <w:rFonts w:cs="Courier New"/>
      <w:sz w:val="20"/>
    </w:rPr>
  </w:style>
  <w:style w:type="character" w:styleId="ListLabel3430">
    <w:name w:val="ListLabel 3430"/>
    <w:qFormat/>
    <w:rPr>
      <w:rFonts w:cs="Wingdings"/>
      <w:sz w:val="20"/>
    </w:rPr>
  </w:style>
  <w:style w:type="character" w:styleId="ListLabel3431">
    <w:name w:val="ListLabel 3431"/>
    <w:qFormat/>
    <w:rPr>
      <w:rFonts w:cs="Wingdings"/>
      <w:sz w:val="20"/>
    </w:rPr>
  </w:style>
  <w:style w:type="character" w:styleId="ListLabel3432">
    <w:name w:val="ListLabel 3432"/>
    <w:qFormat/>
    <w:rPr>
      <w:rFonts w:cs="Wingdings"/>
      <w:sz w:val="20"/>
    </w:rPr>
  </w:style>
  <w:style w:type="character" w:styleId="ListLabel3433">
    <w:name w:val="ListLabel 3433"/>
    <w:qFormat/>
    <w:rPr>
      <w:rFonts w:cs="Wingdings"/>
      <w:sz w:val="20"/>
    </w:rPr>
  </w:style>
  <w:style w:type="character" w:styleId="ListLabel3434">
    <w:name w:val="ListLabel 3434"/>
    <w:qFormat/>
    <w:rPr>
      <w:rFonts w:cs="Wingdings"/>
      <w:sz w:val="20"/>
    </w:rPr>
  </w:style>
  <w:style w:type="character" w:styleId="ListLabel3435">
    <w:name w:val="ListLabel 3435"/>
    <w:qFormat/>
    <w:rPr>
      <w:rFonts w:cs="Wingdings"/>
      <w:sz w:val="20"/>
    </w:rPr>
  </w:style>
  <w:style w:type="character" w:styleId="ListLabel3436">
    <w:name w:val="ListLabel 3436"/>
    <w:qFormat/>
    <w:rPr>
      <w:rFonts w:cs="Wingdings"/>
      <w:sz w:val="20"/>
    </w:rPr>
  </w:style>
  <w:style w:type="character" w:styleId="ListLabel3437">
    <w:name w:val="ListLabel 3437"/>
    <w:qFormat/>
    <w:rPr>
      <w:rFonts w:ascii="Times New Roman" w:hAnsi="Times New Roman" w:cs="Symbol"/>
      <w:sz w:val="24"/>
    </w:rPr>
  </w:style>
  <w:style w:type="character" w:styleId="ListLabel3438">
    <w:name w:val="ListLabel 3438"/>
    <w:qFormat/>
    <w:rPr>
      <w:rFonts w:cs="Courier New"/>
      <w:sz w:val="20"/>
    </w:rPr>
  </w:style>
  <w:style w:type="character" w:styleId="ListLabel3439">
    <w:name w:val="ListLabel 3439"/>
    <w:qFormat/>
    <w:rPr>
      <w:rFonts w:cs="Wingdings"/>
      <w:sz w:val="20"/>
    </w:rPr>
  </w:style>
  <w:style w:type="character" w:styleId="ListLabel3440">
    <w:name w:val="ListLabel 3440"/>
    <w:qFormat/>
    <w:rPr>
      <w:rFonts w:cs="Wingdings"/>
      <w:sz w:val="20"/>
    </w:rPr>
  </w:style>
  <w:style w:type="character" w:styleId="ListLabel3441">
    <w:name w:val="ListLabel 3441"/>
    <w:qFormat/>
    <w:rPr>
      <w:rFonts w:cs="Wingdings"/>
      <w:sz w:val="20"/>
    </w:rPr>
  </w:style>
  <w:style w:type="character" w:styleId="ListLabel3442">
    <w:name w:val="ListLabel 3442"/>
    <w:qFormat/>
    <w:rPr>
      <w:rFonts w:cs="Wingdings"/>
      <w:sz w:val="20"/>
    </w:rPr>
  </w:style>
  <w:style w:type="character" w:styleId="ListLabel3443">
    <w:name w:val="ListLabel 3443"/>
    <w:qFormat/>
    <w:rPr>
      <w:rFonts w:cs="Wingdings"/>
      <w:sz w:val="20"/>
    </w:rPr>
  </w:style>
  <w:style w:type="character" w:styleId="ListLabel3444">
    <w:name w:val="ListLabel 3444"/>
    <w:qFormat/>
    <w:rPr>
      <w:rFonts w:cs="Wingdings"/>
      <w:sz w:val="20"/>
    </w:rPr>
  </w:style>
  <w:style w:type="character" w:styleId="ListLabel3445">
    <w:name w:val="ListLabel 3445"/>
    <w:qFormat/>
    <w:rPr>
      <w:rFonts w:cs="Wingdings"/>
      <w:sz w:val="20"/>
    </w:rPr>
  </w:style>
  <w:style w:type="character" w:styleId="ListLabel3446">
    <w:name w:val="ListLabel 3446"/>
    <w:qFormat/>
    <w:rPr>
      <w:rFonts w:ascii="Times New Roman" w:hAnsi="Times New Roman" w:cs="Symbol"/>
      <w:sz w:val="24"/>
    </w:rPr>
  </w:style>
  <w:style w:type="character" w:styleId="ListLabel3447">
    <w:name w:val="ListLabel 3447"/>
    <w:qFormat/>
    <w:rPr>
      <w:rFonts w:cs="Courier New"/>
      <w:sz w:val="20"/>
    </w:rPr>
  </w:style>
  <w:style w:type="character" w:styleId="ListLabel3448">
    <w:name w:val="ListLabel 3448"/>
    <w:qFormat/>
    <w:rPr>
      <w:rFonts w:cs="Wingdings"/>
      <w:sz w:val="20"/>
    </w:rPr>
  </w:style>
  <w:style w:type="character" w:styleId="ListLabel3449">
    <w:name w:val="ListLabel 3449"/>
    <w:qFormat/>
    <w:rPr>
      <w:rFonts w:cs="Wingdings"/>
      <w:sz w:val="20"/>
    </w:rPr>
  </w:style>
  <w:style w:type="character" w:styleId="ListLabel3450">
    <w:name w:val="ListLabel 3450"/>
    <w:qFormat/>
    <w:rPr>
      <w:rFonts w:cs="Wingdings"/>
      <w:sz w:val="20"/>
    </w:rPr>
  </w:style>
  <w:style w:type="character" w:styleId="ListLabel3451">
    <w:name w:val="ListLabel 3451"/>
    <w:qFormat/>
    <w:rPr>
      <w:rFonts w:cs="Wingdings"/>
      <w:sz w:val="20"/>
    </w:rPr>
  </w:style>
  <w:style w:type="character" w:styleId="ListLabel3452">
    <w:name w:val="ListLabel 3452"/>
    <w:qFormat/>
    <w:rPr>
      <w:rFonts w:cs="Wingdings"/>
      <w:sz w:val="20"/>
    </w:rPr>
  </w:style>
  <w:style w:type="character" w:styleId="ListLabel3453">
    <w:name w:val="ListLabel 3453"/>
    <w:qFormat/>
    <w:rPr>
      <w:rFonts w:cs="Wingdings"/>
      <w:sz w:val="20"/>
    </w:rPr>
  </w:style>
  <w:style w:type="character" w:styleId="ListLabel3454">
    <w:name w:val="ListLabel 3454"/>
    <w:qFormat/>
    <w:rPr>
      <w:rFonts w:cs="Wingdings"/>
      <w:sz w:val="20"/>
    </w:rPr>
  </w:style>
  <w:style w:type="character" w:styleId="ListLabel3455">
    <w:name w:val="ListLabel 3455"/>
    <w:qFormat/>
    <w:rPr>
      <w:rFonts w:ascii="Times New Roman" w:hAnsi="Times New Roman" w:cs="Symbol"/>
      <w:sz w:val="24"/>
    </w:rPr>
  </w:style>
  <w:style w:type="character" w:styleId="ListLabel3456">
    <w:name w:val="ListLabel 3456"/>
    <w:qFormat/>
    <w:rPr>
      <w:rFonts w:cs="Courier New"/>
      <w:sz w:val="20"/>
    </w:rPr>
  </w:style>
  <w:style w:type="character" w:styleId="ListLabel3457">
    <w:name w:val="ListLabel 3457"/>
    <w:qFormat/>
    <w:rPr>
      <w:rFonts w:cs="Wingdings"/>
      <w:sz w:val="20"/>
    </w:rPr>
  </w:style>
  <w:style w:type="character" w:styleId="ListLabel3458">
    <w:name w:val="ListLabel 3458"/>
    <w:qFormat/>
    <w:rPr>
      <w:rFonts w:cs="Wingdings"/>
      <w:sz w:val="20"/>
    </w:rPr>
  </w:style>
  <w:style w:type="character" w:styleId="ListLabel3459">
    <w:name w:val="ListLabel 3459"/>
    <w:qFormat/>
    <w:rPr>
      <w:rFonts w:cs="Wingdings"/>
      <w:sz w:val="20"/>
    </w:rPr>
  </w:style>
  <w:style w:type="character" w:styleId="ListLabel3460">
    <w:name w:val="ListLabel 3460"/>
    <w:qFormat/>
    <w:rPr>
      <w:rFonts w:cs="Wingdings"/>
      <w:sz w:val="20"/>
    </w:rPr>
  </w:style>
  <w:style w:type="character" w:styleId="ListLabel3461">
    <w:name w:val="ListLabel 3461"/>
    <w:qFormat/>
    <w:rPr>
      <w:rFonts w:cs="Wingdings"/>
      <w:sz w:val="20"/>
    </w:rPr>
  </w:style>
  <w:style w:type="character" w:styleId="ListLabel3462">
    <w:name w:val="ListLabel 3462"/>
    <w:qFormat/>
    <w:rPr>
      <w:rFonts w:cs="Wingdings"/>
      <w:sz w:val="20"/>
    </w:rPr>
  </w:style>
  <w:style w:type="character" w:styleId="ListLabel3463">
    <w:name w:val="ListLabel 3463"/>
    <w:qFormat/>
    <w:rPr>
      <w:rFonts w:cs="Wingdings"/>
      <w:sz w:val="20"/>
    </w:rPr>
  </w:style>
  <w:style w:type="character" w:styleId="ListLabel3464">
    <w:name w:val="ListLabel 3464"/>
    <w:qFormat/>
    <w:rPr>
      <w:rFonts w:ascii="Times New Roman" w:hAnsi="Times New Roman" w:cs="Symbol"/>
      <w:sz w:val="24"/>
    </w:rPr>
  </w:style>
  <w:style w:type="character" w:styleId="ListLabel3465">
    <w:name w:val="ListLabel 3465"/>
    <w:qFormat/>
    <w:rPr>
      <w:rFonts w:cs="Courier New"/>
      <w:sz w:val="20"/>
    </w:rPr>
  </w:style>
  <w:style w:type="character" w:styleId="ListLabel3466">
    <w:name w:val="ListLabel 3466"/>
    <w:qFormat/>
    <w:rPr>
      <w:rFonts w:cs="Wingdings"/>
      <w:sz w:val="20"/>
    </w:rPr>
  </w:style>
  <w:style w:type="character" w:styleId="ListLabel3467">
    <w:name w:val="ListLabel 3467"/>
    <w:qFormat/>
    <w:rPr>
      <w:rFonts w:cs="Wingdings"/>
      <w:sz w:val="20"/>
    </w:rPr>
  </w:style>
  <w:style w:type="character" w:styleId="ListLabel3468">
    <w:name w:val="ListLabel 3468"/>
    <w:qFormat/>
    <w:rPr>
      <w:rFonts w:cs="Wingdings"/>
      <w:sz w:val="20"/>
    </w:rPr>
  </w:style>
  <w:style w:type="character" w:styleId="ListLabel3469">
    <w:name w:val="ListLabel 3469"/>
    <w:qFormat/>
    <w:rPr>
      <w:rFonts w:cs="Wingdings"/>
      <w:sz w:val="20"/>
    </w:rPr>
  </w:style>
  <w:style w:type="character" w:styleId="ListLabel3470">
    <w:name w:val="ListLabel 3470"/>
    <w:qFormat/>
    <w:rPr>
      <w:rFonts w:cs="Wingdings"/>
      <w:sz w:val="20"/>
    </w:rPr>
  </w:style>
  <w:style w:type="character" w:styleId="ListLabel3471">
    <w:name w:val="ListLabel 3471"/>
    <w:qFormat/>
    <w:rPr>
      <w:rFonts w:cs="Wingdings"/>
      <w:sz w:val="20"/>
    </w:rPr>
  </w:style>
  <w:style w:type="character" w:styleId="ListLabel3472">
    <w:name w:val="ListLabel 3472"/>
    <w:qFormat/>
    <w:rPr>
      <w:rFonts w:cs="Wingdings"/>
      <w:sz w:val="20"/>
    </w:rPr>
  </w:style>
  <w:style w:type="character" w:styleId="ListLabel3473">
    <w:name w:val="ListLabel 3473"/>
    <w:qFormat/>
    <w:rPr>
      <w:rFonts w:ascii="Roboto" w:hAnsi="Roboto" w:cs="Courier New"/>
      <w:sz w:val="24"/>
    </w:rPr>
  </w:style>
  <w:style w:type="character" w:styleId="ListLabel3474">
    <w:name w:val="ListLabel 3474"/>
    <w:qFormat/>
    <w:rPr>
      <w:rFonts w:ascii="Roboto" w:hAnsi="Roboto" w:cs="Symbol"/>
      <w:sz w:val="24"/>
    </w:rPr>
  </w:style>
  <w:style w:type="character" w:styleId="ListLabel3475">
    <w:name w:val="ListLabel 3475"/>
    <w:qFormat/>
    <w:rPr>
      <w:rFonts w:ascii="Verdana" w:hAnsi="Verdana" w:cs="Courier New"/>
      <w:sz w:val="20"/>
    </w:rPr>
  </w:style>
  <w:style w:type="character" w:styleId="ListLabel3476">
    <w:name w:val="ListLabel 3476"/>
    <w:qFormat/>
    <w:rPr>
      <w:rFonts w:cs="Courier New"/>
      <w:sz w:val="20"/>
    </w:rPr>
  </w:style>
  <w:style w:type="character" w:styleId="ListLabel3477">
    <w:name w:val="ListLabel 3477"/>
    <w:qFormat/>
    <w:rPr>
      <w:rFonts w:cs="Courier New"/>
      <w:sz w:val="20"/>
    </w:rPr>
  </w:style>
  <w:style w:type="character" w:styleId="ListLabel3478">
    <w:name w:val="ListLabel 3478"/>
    <w:qFormat/>
    <w:rPr>
      <w:rFonts w:cs="Courier New"/>
      <w:sz w:val="20"/>
    </w:rPr>
  </w:style>
  <w:style w:type="character" w:styleId="ListLabel3479">
    <w:name w:val="ListLabel 3479"/>
    <w:qFormat/>
    <w:rPr>
      <w:rFonts w:cs="Courier New"/>
      <w:sz w:val="20"/>
    </w:rPr>
  </w:style>
  <w:style w:type="character" w:styleId="ListLabel3480">
    <w:name w:val="ListLabel 3480"/>
    <w:qFormat/>
    <w:rPr>
      <w:rFonts w:cs="Courier New"/>
      <w:sz w:val="20"/>
    </w:rPr>
  </w:style>
  <w:style w:type="character" w:styleId="ListLabel3481">
    <w:name w:val="ListLabel 3481"/>
    <w:qFormat/>
    <w:rPr>
      <w:rFonts w:cs="Courier New"/>
      <w:sz w:val="20"/>
    </w:rPr>
  </w:style>
  <w:style w:type="character" w:styleId="ListLabel3482">
    <w:name w:val="ListLabel 3482"/>
    <w:qFormat/>
    <w:rPr>
      <w:rFonts w:cs="Courier New"/>
      <w:sz w:val="20"/>
    </w:rPr>
  </w:style>
  <w:style w:type="character" w:styleId="ListLabel3483">
    <w:name w:val="ListLabel 3483"/>
    <w:qFormat/>
    <w:rPr>
      <w:rFonts w:cs="Courier New"/>
      <w:sz w:val="20"/>
    </w:rPr>
  </w:style>
  <w:style w:type="character" w:styleId="ListLabel3484">
    <w:name w:val="ListLabel 3484"/>
    <w:qFormat/>
    <w:rPr>
      <w:rFonts w:ascii="Verdana" w:hAnsi="Verdana" w:cs="Courier New"/>
      <w:sz w:val="20"/>
    </w:rPr>
  </w:style>
  <w:style w:type="character" w:styleId="ListLabel3485">
    <w:name w:val="ListLabel 3485"/>
    <w:qFormat/>
    <w:rPr>
      <w:rFonts w:cs="Courier New"/>
      <w:sz w:val="20"/>
    </w:rPr>
  </w:style>
  <w:style w:type="character" w:styleId="ListLabel3486">
    <w:name w:val="ListLabel 3486"/>
    <w:qFormat/>
    <w:rPr>
      <w:rFonts w:cs="Courier New"/>
      <w:sz w:val="20"/>
    </w:rPr>
  </w:style>
  <w:style w:type="character" w:styleId="ListLabel3487">
    <w:name w:val="ListLabel 3487"/>
    <w:qFormat/>
    <w:rPr>
      <w:rFonts w:cs="Courier New"/>
      <w:sz w:val="20"/>
    </w:rPr>
  </w:style>
  <w:style w:type="character" w:styleId="ListLabel3488">
    <w:name w:val="ListLabel 3488"/>
    <w:qFormat/>
    <w:rPr>
      <w:rFonts w:cs="Courier New"/>
      <w:sz w:val="20"/>
    </w:rPr>
  </w:style>
  <w:style w:type="character" w:styleId="ListLabel3489">
    <w:name w:val="ListLabel 3489"/>
    <w:qFormat/>
    <w:rPr>
      <w:rFonts w:cs="Courier New"/>
      <w:sz w:val="20"/>
    </w:rPr>
  </w:style>
  <w:style w:type="character" w:styleId="ListLabel3490">
    <w:name w:val="ListLabel 3490"/>
    <w:qFormat/>
    <w:rPr>
      <w:rFonts w:cs="Courier New"/>
      <w:sz w:val="20"/>
    </w:rPr>
  </w:style>
  <w:style w:type="character" w:styleId="ListLabel3491">
    <w:name w:val="ListLabel 3491"/>
    <w:qFormat/>
    <w:rPr>
      <w:rFonts w:cs="Courier New"/>
      <w:sz w:val="20"/>
    </w:rPr>
  </w:style>
  <w:style w:type="character" w:styleId="ListLabel3492">
    <w:name w:val="ListLabel 3492"/>
    <w:qFormat/>
    <w:rPr>
      <w:rFonts w:cs="Courier New"/>
      <w:sz w:val="20"/>
    </w:rPr>
  </w:style>
  <w:style w:type="character" w:styleId="ListLabel3493">
    <w:name w:val="ListLabel 3493"/>
    <w:qFormat/>
    <w:rPr>
      <w:rFonts w:ascii="Verdana" w:hAnsi="Verdana" w:cs="Courier New"/>
      <w:sz w:val="20"/>
    </w:rPr>
  </w:style>
  <w:style w:type="character" w:styleId="ListLabel3494">
    <w:name w:val="ListLabel 3494"/>
    <w:qFormat/>
    <w:rPr>
      <w:rFonts w:cs="Courier New"/>
      <w:sz w:val="20"/>
    </w:rPr>
  </w:style>
  <w:style w:type="character" w:styleId="ListLabel3495">
    <w:name w:val="ListLabel 3495"/>
    <w:qFormat/>
    <w:rPr>
      <w:rFonts w:cs="Courier New"/>
      <w:sz w:val="20"/>
    </w:rPr>
  </w:style>
  <w:style w:type="character" w:styleId="ListLabel3496">
    <w:name w:val="ListLabel 3496"/>
    <w:qFormat/>
    <w:rPr>
      <w:rFonts w:cs="Courier New"/>
      <w:sz w:val="20"/>
    </w:rPr>
  </w:style>
  <w:style w:type="character" w:styleId="ListLabel3497">
    <w:name w:val="ListLabel 3497"/>
    <w:qFormat/>
    <w:rPr>
      <w:rFonts w:cs="Courier New"/>
      <w:sz w:val="20"/>
    </w:rPr>
  </w:style>
  <w:style w:type="character" w:styleId="ListLabel3498">
    <w:name w:val="ListLabel 3498"/>
    <w:qFormat/>
    <w:rPr>
      <w:rFonts w:cs="Courier New"/>
      <w:sz w:val="20"/>
    </w:rPr>
  </w:style>
  <w:style w:type="character" w:styleId="ListLabel3499">
    <w:name w:val="ListLabel 3499"/>
    <w:qFormat/>
    <w:rPr>
      <w:rFonts w:cs="Courier New"/>
      <w:sz w:val="20"/>
    </w:rPr>
  </w:style>
  <w:style w:type="character" w:styleId="ListLabel3500">
    <w:name w:val="ListLabel 3500"/>
    <w:qFormat/>
    <w:rPr>
      <w:rFonts w:cs="Courier New"/>
      <w:sz w:val="20"/>
    </w:rPr>
  </w:style>
  <w:style w:type="character" w:styleId="ListLabel3501">
    <w:name w:val="ListLabel 3501"/>
    <w:qFormat/>
    <w:rPr>
      <w:rFonts w:cs="Courier New"/>
      <w:sz w:val="20"/>
    </w:rPr>
  </w:style>
  <w:style w:type="character" w:styleId="ListLabel3502">
    <w:name w:val="ListLabel 3502"/>
    <w:qFormat/>
    <w:rPr>
      <w:rFonts w:ascii="Verdana" w:hAnsi="Verdana" w:cs="Courier New"/>
      <w:sz w:val="20"/>
    </w:rPr>
  </w:style>
  <w:style w:type="character" w:styleId="ListLabel3503">
    <w:name w:val="ListLabel 3503"/>
    <w:qFormat/>
    <w:rPr>
      <w:rFonts w:cs="Courier New"/>
      <w:sz w:val="20"/>
    </w:rPr>
  </w:style>
  <w:style w:type="character" w:styleId="ListLabel3504">
    <w:name w:val="ListLabel 3504"/>
    <w:qFormat/>
    <w:rPr>
      <w:rFonts w:cs="Courier New"/>
      <w:sz w:val="20"/>
    </w:rPr>
  </w:style>
  <w:style w:type="character" w:styleId="ListLabel3505">
    <w:name w:val="ListLabel 3505"/>
    <w:qFormat/>
    <w:rPr>
      <w:rFonts w:cs="Courier New"/>
      <w:sz w:val="20"/>
    </w:rPr>
  </w:style>
  <w:style w:type="character" w:styleId="ListLabel3506">
    <w:name w:val="ListLabel 3506"/>
    <w:qFormat/>
    <w:rPr>
      <w:rFonts w:cs="Courier New"/>
      <w:sz w:val="20"/>
    </w:rPr>
  </w:style>
  <w:style w:type="character" w:styleId="ListLabel3507">
    <w:name w:val="ListLabel 3507"/>
    <w:qFormat/>
    <w:rPr>
      <w:rFonts w:cs="Courier New"/>
      <w:sz w:val="20"/>
    </w:rPr>
  </w:style>
  <w:style w:type="character" w:styleId="ListLabel3508">
    <w:name w:val="ListLabel 3508"/>
    <w:qFormat/>
    <w:rPr>
      <w:rFonts w:cs="Courier New"/>
      <w:sz w:val="20"/>
    </w:rPr>
  </w:style>
  <w:style w:type="character" w:styleId="ListLabel3509">
    <w:name w:val="ListLabel 3509"/>
    <w:qFormat/>
    <w:rPr>
      <w:rFonts w:cs="Courier New"/>
      <w:sz w:val="20"/>
    </w:rPr>
  </w:style>
  <w:style w:type="character" w:styleId="ListLabel3510">
    <w:name w:val="ListLabel 3510"/>
    <w:qFormat/>
    <w:rPr>
      <w:rFonts w:cs="Courier New"/>
      <w:sz w:val="20"/>
    </w:rPr>
  </w:style>
  <w:style w:type="character" w:styleId="ListLabel3511">
    <w:name w:val="ListLabel 3511"/>
    <w:qFormat/>
    <w:rPr>
      <w:rFonts w:ascii="Verdana" w:hAnsi="Verdana" w:cs="Courier New"/>
      <w:sz w:val="20"/>
    </w:rPr>
  </w:style>
  <w:style w:type="character" w:styleId="ListLabel3512">
    <w:name w:val="ListLabel 3512"/>
    <w:qFormat/>
    <w:rPr>
      <w:rFonts w:cs="Courier New"/>
      <w:sz w:val="20"/>
    </w:rPr>
  </w:style>
  <w:style w:type="character" w:styleId="ListLabel3513">
    <w:name w:val="ListLabel 3513"/>
    <w:qFormat/>
    <w:rPr>
      <w:rFonts w:cs="Courier New"/>
      <w:sz w:val="20"/>
    </w:rPr>
  </w:style>
  <w:style w:type="character" w:styleId="ListLabel3514">
    <w:name w:val="ListLabel 3514"/>
    <w:qFormat/>
    <w:rPr>
      <w:rFonts w:cs="Courier New"/>
      <w:sz w:val="20"/>
    </w:rPr>
  </w:style>
  <w:style w:type="character" w:styleId="ListLabel3515">
    <w:name w:val="ListLabel 3515"/>
    <w:qFormat/>
    <w:rPr>
      <w:rFonts w:cs="Courier New"/>
      <w:sz w:val="20"/>
    </w:rPr>
  </w:style>
  <w:style w:type="character" w:styleId="ListLabel3516">
    <w:name w:val="ListLabel 3516"/>
    <w:qFormat/>
    <w:rPr>
      <w:rFonts w:cs="Courier New"/>
      <w:sz w:val="20"/>
    </w:rPr>
  </w:style>
  <w:style w:type="character" w:styleId="ListLabel3517">
    <w:name w:val="ListLabel 3517"/>
    <w:qFormat/>
    <w:rPr>
      <w:rFonts w:cs="Courier New"/>
      <w:sz w:val="20"/>
    </w:rPr>
  </w:style>
  <w:style w:type="character" w:styleId="ListLabel3518">
    <w:name w:val="ListLabel 3518"/>
    <w:qFormat/>
    <w:rPr>
      <w:rFonts w:cs="Courier New"/>
      <w:sz w:val="20"/>
    </w:rPr>
  </w:style>
  <w:style w:type="character" w:styleId="ListLabel3519">
    <w:name w:val="ListLabel 3519"/>
    <w:qFormat/>
    <w:rPr>
      <w:rFonts w:cs="Courier New"/>
      <w:sz w:val="20"/>
    </w:rPr>
  </w:style>
  <w:style w:type="character" w:styleId="ListLabel3520">
    <w:name w:val="ListLabel 3520"/>
    <w:qFormat/>
    <w:rPr>
      <w:rFonts w:ascii="Verdana" w:hAnsi="Verdana" w:cs="Courier New"/>
      <w:sz w:val="20"/>
    </w:rPr>
  </w:style>
  <w:style w:type="character" w:styleId="ListLabel3521">
    <w:name w:val="ListLabel 3521"/>
    <w:qFormat/>
    <w:rPr>
      <w:rFonts w:cs="Courier New"/>
      <w:sz w:val="20"/>
    </w:rPr>
  </w:style>
  <w:style w:type="character" w:styleId="ListLabel3522">
    <w:name w:val="ListLabel 3522"/>
    <w:qFormat/>
    <w:rPr>
      <w:rFonts w:cs="Courier New"/>
      <w:sz w:val="20"/>
    </w:rPr>
  </w:style>
  <w:style w:type="character" w:styleId="ListLabel3523">
    <w:name w:val="ListLabel 3523"/>
    <w:qFormat/>
    <w:rPr>
      <w:rFonts w:cs="Courier New"/>
      <w:sz w:val="20"/>
    </w:rPr>
  </w:style>
  <w:style w:type="character" w:styleId="ListLabel3524">
    <w:name w:val="ListLabel 3524"/>
    <w:qFormat/>
    <w:rPr>
      <w:rFonts w:cs="Courier New"/>
      <w:sz w:val="20"/>
    </w:rPr>
  </w:style>
  <w:style w:type="character" w:styleId="ListLabel3525">
    <w:name w:val="ListLabel 3525"/>
    <w:qFormat/>
    <w:rPr>
      <w:rFonts w:cs="Courier New"/>
      <w:sz w:val="20"/>
    </w:rPr>
  </w:style>
  <w:style w:type="character" w:styleId="ListLabel3526">
    <w:name w:val="ListLabel 3526"/>
    <w:qFormat/>
    <w:rPr>
      <w:rFonts w:cs="Courier New"/>
      <w:sz w:val="20"/>
    </w:rPr>
  </w:style>
  <w:style w:type="character" w:styleId="ListLabel3527">
    <w:name w:val="ListLabel 3527"/>
    <w:qFormat/>
    <w:rPr>
      <w:rFonts w:cs="Courier New"/>
      <w:sz w:val="20"/>
    </w:rPr>
  </w:style>
  <w:style w:type="character" w:styleId="ListLabel3528">
    <w:name w:val="ListLabel 3528"/>
    <w:qFormat/>
    <w:rPr>
      <w:rFonts w:cs="Courier New"/>
      <w:sz w:val="20"/>
    </w:rPr>
  </w:style>
  <w:style w:type="character" w:styleId="ListLabel3529">
    <w:name w:val="ListLabel 3529"/>
    <w:qFormat/>
    <w:rPr>
      <w:rFonts w:ascii="Roboto" w:hAnsi="Roboto" w:cs="Symbol"/>
      <w:sz w:val="27"/>
    </w:rPr>
  </w:style>
  <w:style w:type="character" w:styleId="ListLabel3530">
    <w:name w:val="ListLabel 3530"/>
    <w:qFormat/>
    <w:rPr>
      <w:rFonts w:cs="Symbol"/>
      <w:sz w:val="20"/>
    </w:rPr>
  </w:style>
  <w:style w:type="character" w:styleId="ListLabel3531">
    <w:name w:val="ListLabel 3531"/>
    <w:qFormat/>
    <w:rPr>
      <w:rFonts w:cs="Symbol"/>
      <w:sz w:val="20"/>
    </w:rPr>
  </w:style>
  <w:style w:type="character" w:styleId="ListLabel3532">
    <w:name w:val="ListLabel 3532"/>
    <w:qFormat/>
    <w:rPr>
      <w:rFonts w:cs="Symbol"/>
      <w:sz w:val="20"/>
    </w:rPr>
  </w:style>
  <w:style w:type="character" w:styleId="ListLabel3533">
    <w:name w:val="ListLabel 3533"/>
    <w:qFormat/>
    <w:rPr>
      <w:rFonts w:cs="Symbol"/>
      <w:sz w:val="20"/>
    </w:rPr>
  </w:style>
  <w:style w:type="character" w:styleId="ListLabel3534">
    <w:name w:val="ListLabel 3534"/>
    <w:qFormat/>
    <w:rPr>
      <w:rFonts w:cs="Symbol"/>
      <w:sz w:val="20"/>
    </w:rPr>
  </w:style>
  <w:style w:type="character" w:styleId="ListLabel3535">
    <w:name w:val="ListLabel 3535"/>
    <w:qFormat/>
    <w:rPr>
      <w:rFonts w:cs="Symbol"/>
      <w:sz w:val="20"/>
    </w:rPr>
  </w:style>
  <w:style w:type="character" w:styleId="ListLabel3536">
    <w:name w:val="ListLabel 3536"/>
    <w:qFormat/>
    <w:rPr>
      <w:rFonts w:cs="Symbol"/>
      <w:sz w:val="20"/>
    </w:rPr>
  </w:style>
  <w:style w:type="character" w:styleId="ListLabel3537">
    <w:name w:val="ListLabel 3537"/>
    <w:qFormat/>
    <w:rPr>
      <w:rFonts w:cs="Symbol"/>
      <w:sz w:val="20"/>
    </w:rPr>
  </w:style>
  <w:style w:type="character" w:styleId="ListLabel3538">
    <w:name w:val="ListLabel 3538"/>
    <w:qFormat/>
    <w:rPr>
      <w:rFonts w:ascii="Roboto" w:hAnsi="Roboto" w:cs="Symbol"/>
      <w:sz w:val="27"/>
    </w:rPr>
  </w:style>
  <w:style w:type="character" w:styleId="ListLabel3539">
    <w:name w:val="ListLabel 3539"/>
    <w:qFormat/>
    <w:rPr>
      <w:rFonts w:cs="Symbol"/>
      <w:sz w:val="20"/>
    </w:rPr>
  </w:style>
  <w:style w:type="character" w:styleId="ListLabel3540">
    <w:name w:val="ListLabel 3540"/>
    <w:qFormat/>
    <w:rPr>
      <w:rFonts w:cs="Symbol"/>
      <w:sz w:val="20"/>
    </w:rPr>
  </w:style>
  <w:style w:type="character" w:styleId="ListLabel3541">
    <w:name w:val="ListLabel 3541"/>
    <w:qFormat/>
    <w:rPr>
      <w:rFonts w:cs="Symbol"/>
      <w:sz w:val="20"/>
    </w:rPr>
  </w:style>
  <w:style w:type="character" w:styleId="ListLabel3542">
    <w:name w:val="ListLabel 3542"/>
    <w:qFormat/>
    <w:rPr>
      <w:rFonts w:cs="Symbol"/>
      <w:sz w:val="20"/>
    </w:rPr>
  </w:style>
  <w:style w:type="character" w:styleId="ListLabel3543">
    <w:name w:val="ListLabel 3543"/>
    <w:qFormat/>
    <w:rPr>
      <w:rFonts w:cs="Symbol"/>
      <w:sz w:val="20"/>
    </w:rPr>
  </w:style>
  <w:style w:type="character" w:styleId="ListLabel3544">
    <w:name w:val="ListLabel 3544"/>
    <w:qFormat/>
    <w:rPr>
      <w:rFonts w:cs="Symbol"/>
      <w:sz w:val="20"/>
    </w:rPr>
  </w:style>
  <w:style w:type="character" w:styleId="ListLabel3545">
    <w:name w:val="ListLabel 3545"/>
    <w:qFormat/>
    <w:rPr>
      <w:rFonts w:cs="Symbol"/>
      <w:sz w:val="20"/>
    </w:rPr>
  </w:style>
  <w:style w:type="character" w:styleId="ListLabel3546">
    <w:name w:val="ListLabel 3546"/>
    <w:qFormat/>
    <w:rPr>
      <w:rFonts w:cs="Symbol"/>
      <w:sz w:val="20"/>
    </w:rPr>
  </w:style>
  <w:style w:type="character" w:styleId="ListLabel3547">
    <w:name w:val="ListLabel 3547"/>
    <w:qFormat/>
    <w:rPr>
      <w:rFonts w:ascii="Roboto" w:hAnsi="Roboto" w:cs="Symbol"/>
      <w:sz w:val="27"/>
    </w:rPr>
  </w:style>
  <w:style w:type="character" w:styleId="ListLabel3548">
    <w:name w:val="ListLabel 3548"/>
    <w:qFormat/>
    <w:rPr>
      <w:rFonts w:cs="Symbol"/>
      <w:sz w:val="20"/>
    </w:rPr>
  </w:style>
  <w:style w:type="character" w:styleId="ListLabel3549">
    <w:name w:val="ListLabel 3549"/>
    <w:qFormat/>
    <w:rPr>
      <w:rFonts w:cs="Symbol"/>
      <w:sz w:val="20"/>
    </w:rPr>
  </w:style>
  <w:style w:type="character" w:styleId="ListLabel3550">
    <w:name w:val="ListLabel 3550"/>
    <w:qFormat/>
    <w:rPr>
      <w:rFonts w:cs="Symbol"/>
      <w:sz w:val="20"/>
    </w:rPr>
  </w:style>
  <w:style w:type="character" w:styleId="ListLabel3551">
    <w:name w:val="ListLabel 3551"/>
    <w:qFormat/>
    <w:rPr>
      <w:rFonts w:cs="Symbol"/>
      <w:sz w:val="20"/>
    </w:rPr>
  </w:style>
  <w:style w:type="character" w:styleId="ListLabel3552">
    <w:name w:val="ListLabel 3552"/>
    <w:qFormat/>
    <w:rPr>
      <w:rFonts w:cs="Symbol"/>
      <w:sz w:val="20"/>
    </w:rPr>
  </w:style>
  <w:style w:type="character" w:styleId="ListLabel3553">
    <w:name w:val="ListLabel 3553"/>
    <w:qFormat/>
    <w:rPr>
      <w:rFonts w:cs="Symbol"/>
      <w:sz w:val="20"/>
    </w:rPr>
  </w:style>
  <w:style w:type="character" w:styleId="ListLabel3554">
    <w:name w:val="ListLabel 3554"/>
    <w:qFormat/>
    <w:rPr>
      <w:rFonts w:cs="Symbol"/>
      <w:sz w:val="20"/>
    </w:rPr>
  </w:style>
  <w:style w:type="character" w:styleId="ListLabel3555">
    <w:name w:val="ListLabel 3555"/>
    <w:qFormat/>
    <w:rPr>
      <w:rFonts w:cs="Symbol"/>
      <w:sz w:val="20"/>
    </w:rPr>
  </w:style>
  <w:style w:type="character" w:styleId="ListLabel3556">
    <w:name w:val="ListLabel 3556"/>
    <w:qFormat/>
    <w:rPr>
      <w:rFonts w:ascii="Roboto" w:hAnsi="Roboto" w:cs="Symbol"/>
      <w:sz w:val="27"/>
    </w:rPr>
  </w:style>
  <w:style w:type="character" w:styleId="ListLabel3557">
    <w:name w:val="ListLabel 3557"/>
    <w:qFormat/>
    <w:rPr>
      <w:rFonts w:cs="Symbol"/>
      <w:sz w:val="20"/>
    </w:rPr>
  </w:style>
  <w:style w:type="character" w:styleId="ListLabel3558">
    <w:name w:val="ListLabel 3558"/>
    <w:qFormat/>
    <w:rPr>
      <w:rFonts w:cs="Symbol"/>
      <w:sz w:val="20"/>
    </w:rPr>
  </w:style>
  <w:style w:type="character" w:styleId="ListLabel3559">
    <w:name w:val="ListLabel 3559"/>
    <w:qFormat/>
    <w:rPr>
      <w:rFonts w:cs="Symbol"/>
      <w:sz w:val="20"/>
    </w:rPr>
  </w:style>
  <w:style w:type="character" w:styleId="ListLabel3560">
    <w:name w:val="ListLabel 3560"/>
    <w:qFormat/>
    <w:rPr>
      <w:rFonts w:cs="Symbol"/>
      <w:sz w:val="20"/>
    </w:rPr>
  </w:style>
  <w:style w:type="character" w:styleId="ListLabel3561">
    <w:name w:val="ListLabel 3561"/>
    <w:qFormat/>
    <w:rPr>
      <w:rFonts w:cs="Symbol"/>
      <w:sz w:val="20"/>
    </w:rPr>
  </w:style>
  <w:style w:type="character" w:styleId="ListLabel3562">
    <w:name w:val="ListLabel 3562"/>
    <w:qFormat/>
    <w:rPr>
      <w:rFonts w:cs="Symbol"/>
      <w:sz w:val="20"/>
    </w:rPr>
  </w:style>
  <w:style w:type="character" w:styleId="ListLabel3563">
    <w:name w:val="ListLabel 3563"/>
    <w:qFormat/>
    <w:rPr>
      <w:rFonts w:cs="Symbol"/>
      <w:sz w:val="20"/>
    </w:rPr>
  </w:style>
  <w:style w:type="character" w:styleId="ListLabel3564">
    <w:name w:val="ListLabel 3564"/>
    <w:qFormat/>
    <w:rPr>
      <w:rFonts w:cs="Symbol"/>
      <w:sz w:val="20"/>
    </w:rPr>
  </w:style>
  <w:style w:type="character" w:styleId="ListLabel3565">
    <w:name w:val="ListLabel 3565"/>
    <w:qFormat/>
    <w:rPr>
      <w:rFonts w:ascii="Roboto" w:hAnsi="Roboto" w:cs="Symbol"/>
      <w:sz w:val="27"/>
    </w:rPr>
  </w:style>
  <w:style w:type="character" w:styleId="ListLabel3566">
    <w:name w:val="ListLabel 3566"/>
    <w:qFormat/>
    <w:rPr>
      <w:rFonts w:cs="Symbol"/>
      <w:sz w:val="20"/>
    </w:rPr>
  </w:style>
  <w:style w:type="character" w:styleId="ListLabel3567">
    <w:name w:val="ListLabel 3567"/>
    <w:qFormat/>
    <w:rPr>
      <w:rFonts w:cs="Symbol"/>
      <w:sz w:val="20"/>
    </w:rPr>
  </w:style>
  <w:style w:type="character" w:styleId="ListLabel3568">
    <w:name w:val="ListLabel 3568"/>
    <w:qFormat/>
    <w:rPr>
      <w:rFonts w:cs="Symbol"/>
      <w:sz w:val="20"/>
    </w:rPr>
  </w:style>
  <w:style w:type="character" w:styleId="ListLabel3569">
    <w:name w:val="ListLabel 3569"/>
    <w:qFormat/>
    <w:rPr>
      <w:rFonts w:cs="Symbol"/>
      <w:sz w:val="20"/>
    </w:rPr>
  </w:style>
  <w:style w:type="character" w:styleId="ListLabel3570">
    <w:name w:val="ListLabel 3570"/>
    <w:qFormat/>
    <w:rPr>
      <w:rFonts w:cs="Symbol"/>
      <w:sz w:val="20"/>
    </w:rPr>
  </w:style>
  <w:style w:type="character" w:styleId="ListLabel3571">
    <w:name w:val="ListLabel 3571"/>
    <w:qFormat/>
    <w:rPr>
      <w:rFonts w:cs="Symbol"/>
      <w:sz w:val="20"/>
    </w:rPr>
  </w:style>
  <w:style w:type="character" w:styleId="ListLabel3572">
    <w:name w:val="ListLabel 3572"/>
    <w:qFormat/>
    <w:rPr>
      <w:rFonts w:cs="Symbol"/>
      <w:sz w:val="20"/>
    </w:rPr>
  </w:style>
  <w:style w:type="character" w:styleId="ListLabel3573">
    <w:name w:val="ListLabel 3573"/>
    <w:qFormat/>
    <w:rPr>
      <w:rFonts w:cs="Symbol"/>
      <w:sz w:val="20"/>
    </w:rPr>
  </w:style>
  <w:style w:type="character" w:styleId="ListLabel3574">
    <w:name w:val="ListLabel 3574"/>
    <w:qFormat/>
    <w:rPr>
      <w:rFonts w:ascii="Roboto" w:hAnsi="Roboto" w:cs="Symbol"/>
      <w:sz w:val="27"/>
    </w:rPr>
  </w:style>
  <w:style w:type="character" w:styleId="ListLabel3575">
    <w:name w:val="ListLabel 3575"/>
    <w:qFormat/>
    <w:rPr>
      <w:rFonts w:cs="Symbol"/>
      <w:sz w:val="20"/>
    </w:rPr>
  </w:style>
  <w:style w:type="character" w:styleId="ListLabel3576">
    <w:name w:val="ListLabel 3576"/>
    <w:qFormat/>
    <w:rPr>
      <w:rFonts w:cs="Symbol"/>
      <w:sz w:val="20"/>
    </w:rPr>
  </w:style>
  <w:style w:type="character" w:styleId="ListLabel3577">
    <w:name w:val="ListLabel 3577"/>
    <w:qFormat/>
    <w:rPr>
      <w:rFonts w:cs="Symbol"/>
      <w:sz w:val="20"/>
    </w:rPr>
  </w:style>
  <w:style w:type="character" w:styleId="ListLabel3578">
    <w:name w:val="ListLabel 3578"/>
    <w:qFormat/>
    <w:rPr>
      <w:rFonts w:cs="Symbol"/>
      <w:sz w:val="20"/>
    </w:rPr>
  </w:style>
  <w:style w:type="character" w:styleId="ListLabel3579">
    <w:name w:val="ListLabel 3579"/>
    <w:qFormat/>
    <w:rPr>
      <w:rFonts w:cs="Symbol"/>
      <w:sz w:val="20"/>
    </w:rPr>
  </w:style>
  <w:style w:type="character" w:styleId="ListLabel3580">
    <w:name w:val="ListLabel 3580"/>
    <w:qFormat/>
    <w:rPr>
      <w:rFonts w:cs="Symbol"/>
      <w:sz w:val="20"/>
    </w:rPr>
  </w:style>
  <w:style w:type="character" w:styleId="ListLabel3581">
    <w:name w:val="ListLabel 3581"/>
    <w:qFormat/>
    <w:rPr>
      <w:rFonts w:cs="Symbol"/>
      <w:sz w:val="20"/>
    </w:rPr>
  </w:style>
  <w:style w:type="character" w:styleId="ListLabel3582">
    <w:name w:val="ListLabel 3582"/>
    <w:qFormat/>
    <w:rPr>
      <w:rFonts w:cs="Symbol"/>
      <w:sz w:val="20"/>
    </w:rPr>
  </w:style>
  <w:style w:type="character" w:styleId="ListLabel3583">
    <w:name w:val="ListLabel 3583"/>
    <w:qFormat/>
    <w:rPr>
      <w:rFonts w:ascii="Roboto" w:hAnsi="Roboto" w:cs="Symbol"/>
      <w:sz w:val="27"/>
    </w:rPr>
  </w:style>
  <w:style w:type="character" w:styleId="ListLabel3584">
    <w:name w:val="ListLabel 3584"/>
    <w:qFormat/>
    <w:rPr>
      <w:rFonts w:cs="Symbol"/>
      <w:sz w:val="20"/>
    </w:rPr>
  </w:style>
  <w:style w:type="character" w:styleId="ListLabel3585">
    <w:name w:val="ListLabel 3585"/>
    <w:qFormat/>
    <w:rPr>
      <w:rFonts w:cs="Symbol"/>
      <w:sz w:val="20"/>
    </w:rPr>
  </w:style>
  <w:style w:type="character" w:styleId="ListLabel3586">
    <w:name w:val="ListLabel 3586"/>
    <w:qFormat/>
    <w:rPr>
      <w:rFonts w:cs="Symbol"/>
      <w:sz w:val="20"/>
    </w:rPr>
  </w:style>
  <w:style w:type="character" w:styleId="ListLabel3587">
    <w:name w:val="ListLabel 3587"/>
    <w:qFormat/>
    <w:rPr>
      <w:rFonts w:cs="Symbol"/>
      <w:sz w:val="20"/>
    </w:rPr>
  </w:style>
  <w:style w:type="character" w:styleId="ListLabel3588">
    <w:name w:val="ListLabel 3588"/>
    <w:qFormat/>
    <w:rPr>
      <w:rFonts w:cs="Symbol"/>
      <w:sz w:val="20"/>
    </w:rPr>
  </w:style>
  <w:style w:type="character" w:styleId="ListLabel3589">
    <w:name w:val="ListLabel 3589"/>
    <w:qFormat/>
    <w:rPr>
      <w:rFonts w:cs="Symbol"/>
      <w:sz w:val="20"/>
    </w:rPr>
  </w:style>
  <w:style w:type="character" w:styleId="ListLabel3590">
    <w:name w:val="ListLabel 3590"/>
    <w:qFormat/>
    <w:rPr>
      <w:rFonts w:cs="Symbol"/>
      <w:sz w:val="20"/>
    </w:rPr>
  </w:style>
  <w:style w:type="character" w:styleId="ListLabel3591">
    <w:name w:val="ListLabel 3591"/>
    <w:qFormat/>
    <w:rPr>
      <w:rFonts w:cs="Symbol"/>
      <w:sz w:val="20"/>
    </w:rPr>
  </w:style>
  <w:style w:type="character" w:styleId="ListLabel3592">
    <w:name w:val="ListLabel 3592"/>
    <w:qFormat/>
    <w:rPr>
      <w:rFonts w:ascii="Roboto" w:hAnsi="Roboto" w:cs="Symbol"/>
      <w:sz w:val="27"/>
    </w:rPr>
  </w:style>
  <w:style w:type="character" w:styleId="ListLabel3593">
    <w:name w:val="ListLabel 3593"/>
    <w:qFormat/>
    <w:rPr>
      <w:rFonts w:cs="Symbol"/>
      <w:sz w:val="20"/>
    </w:rPr>
  </w:style>
  <w:style w:type="character" w:styleId="ListLabel3594">
    <w:name w:val="ListLabel 3594"/>
    <w:qFormat/>
    <w:rPr>
      <w:rFonts w:cs="Symbol"/>
      <w:sz w:val="20"/>
    </w:rPr>
  </w:style>
  <w:style w:type="character" w:styleId="ListLabel3595">
    <w:name w:val="ListLabel 3595"/>
    <w:qFormat/>
    <w:rPr>
      <w:rFonts w:cs="Symbol"/>
      <w:sz w:val="20"/>
    </w:rPr>
  </w:style>
  <w:style w:type="character" w:styleId="ListLabel3596">
    <w:name w:val="ListLabel 3596"/>
    <w:qFormat/>
    <w:rPr>
      <w:rFonts w:cs="Symbol"/>
      <w:sz w:val="20"/>
    </w:rPr>
  </w:style>
  <w:style w:type="character" w:styleId="ListLabel3597">
    <w:name w:val="ListLabel 3597"/>
    <w:qFormat/>
    <w:rPr>
      <w:rFonts w:cs="Symbol"/>
      <w:sz w:val="20"/>
    </w:rPr>
  </w:style>
  <w:style w:type="character" w:styleId="ListLabel3598">
    <w:name w:val="ListLabel 3598"/>
    <w:qFormat/>
    <w:rPr>
      <w:rFonts w:cs="Symbol"/>
      <w:sz w:val="20"/>
    </w:rPr>
  </w:style>
  <w:style w:type="character" w:styleId="ListLabel3599">
    <w:name w:val="ListLabel 3599"/>
    <w:qFormat/>
    <w:rPr>
      <w:rFonts w:cs="Symbol"/>
      <w:sz w:val="20"/>
    </w:rPr>
  </w:style>
  <w:style w:type="character" w:styleId="ListLabel3600">
    <w:name w:val="ListLabel 3600"/>
    <w:qFormat/>
    <w:rPr>
      <w:rFonts w:cs="Symbol"/>
      <w:sz w:val="20"/>
    </w:rPr>
  </w:style>
  <w:style w:type="character" w:styleId="ListLabel3601">
    <w:name w:val="ListLabel 3601"/>
    <w:qFormat/>
    <w:rPr>
      <w:rFonts w:ascii="Roboto" w:hAnsi="Roboto" w:cs="Symbol"/>
      <w:sz w:val="21"/>
    </w:rPr>
  </w:style>
  <w:style w:type="character" w:styleId="ListLabel3602">
    <w:name w:val="ListLabel 3602"/>
    <w:qFormat/>
    <w:rPr>
      <w:rFonts w:cs="Symbol"/>
      <w:sz w:val="20"/>
    </w:rPr>
  </w:style>
  <w:style w:type="character" w:styleId="ListLabel3603">
    <w:name w:val="ListLabel 3603"/>
    <w:qFormat/>
    <w:rPr>
      <w:rFonts w:cs="Symbol"/>
      <w:sz w:val="20"/>
    </w:rPr>
  </w:style>
  <w:style w:type="character" w:styleId="ListLabel3604">
    <w:name w:val="ListLabel 3604"/>
    <w:qFormat/>
    <w:rPr>
      <w:rFonts w:cs="Symbol"/>
      <w:sz w:val="20"/>
    </w:rPr>
  </w:style>
  <w:style w:type="character" w:styleId="ListLabel3605">
    <w:name w:val="ListLabel 3605"/>
    <w:qFormat/>
    <w:rPr>
      <w:rFonts w:cs="Symbol"/>
      <w:sz w:val="20"/>
    </w:rPr>
  </w:style>
  <w:style w:type="character" w:styleId="ListLabel3606">
    <w:name w:val="ListLabel 3606"/>
    <w:qFormat/>
    <w:rPr>
      <w:rFonts w:cs="Symbol"/>
      <w:sz w:val="20"/>
    </w:rPr>
  </w:style>
  <w:style w:type="character" w:styleId="ListLabel3607">
    <w:name w:val="ListLabel 3607"/>
    <w:qFormat/>
    <w:rPr>
      <w:rFonts w:cs="Symbol"/>
      <w:sz w:val="20"/>
    </w:rPr>
  </w:style>
  <w:style w:type="character" w:styleId="ListLabel3608">
    <w:name w:val="ListLabel 3608"/>
    <w:qFormat/>
    <w:rPr>
      <w:rFonts w:cs="Symbol"/>
      <w:sz w:val="20"/>
    </w:rPr>
  </w:style>
  <w:style w:type="character" w:styleId="ListLabel3609">
    <w:name w:val="ListLabel 3609"/>
    <w:qFormat/>
    <w:rPr>
      <w:rFonts w:cs="Symbol"/>
      <w:sz w:val="20"/>
    </w:rPr>
  </w:style>
  <w:style w:type="character" w:styleId="ListLabel3610">
    <w:name w:val="ListLabel 3610"/>
    <w:qFormat/>
    <w:rPr>
      <w:rFonts w:ascii="Roboto" w:hAnsi="Roboto" w:cs="Symbol"/>
      <w:sz w:val="21"/>
    </w:rPr>
  </w:style>
  <w:style w:type="character" w:styleId="ListLabel3611">
    <w:name w:val="ListLabel 3611"/>
    <w:qFormat/>
    <w:rPr>
      <w:rFonts w:cs="Symbol"/>
      <w:sz w:val="20"/>
    </w:rPr>
  </w:style>
  <w:style w:type="character" w:styleId="ListLabel3612">
    <w:name w:val="ListLabel 3612"/>
    <w:qFormat/>
    <w:rPr>
      <w:rFonts w:cs="Symbol"/>
      <w:sz w:val="20"/>
    </w:rPr>
  </w:style>
  <w:style w:type="character" w:styleId="ListLabel3613">
    <w:name w:val="ListLabel 3613"/>
    <w:qFormat/>
    <w:rPr>
      <w:rFonts w:cs="Symbol"/>
      <w:sz w:val="20"/>
    </w:rPr>
  </w:style>
  <w:style w:type="character" w:styleId="ListLabel3614">
    <w:name w:val="ListLabel 3614"/>
    <w:qFormat/>
    <w:rPr>
      <w:rFonts w:cs="Symbol"/>
      <w:sz w:val="20"/>
    </w:rPr>
  </w:style>
  <w:style w:type="character" w:styleId="ListLabel3615">
    <w:name w:val="ListLabel 3615"/>
    <w:qFormat/>
    <w:rPr>
      <w:rFonts w:cs="Symbol"/>
      <w:sz w:val="20"/>
    </w:rPr>
  </w:style>
  <w:style w:type="character" w:styleId="ListLabel3616">
    <w:name w:val="ListLabel 3616"/>
    <w:qFormat/>
    <w:rPr>
      <w:rFonts w:cs="Symbol"/>
      <w:sz w:val="20"/>
    </w:rPr>
  </w:style>
  <w:style w:type="character" w:styleId="ListLabel3617">
    <w:name w:val="ListLabel 3617"/>
    <w:qFormat/>
    <w:rPr>
      <w:rFonts w:cs="Symbol"/>
      <w:sz w:val="20"/>
    </w:rPr>
  </w:style>
  <w:style w:type="character" w:styleId="ListLabel3618">
    <w:name w:val="ListLabel 3618"/>
    <w:qFormat/>
    <w:rPr>
      <w:rFonts w:cs="Symbol"/>
      <w:sz w:val="20"/>
    </w:rPr>
  </w:style>
  <w:style w:type="character" w:styleId="ListLabel3619">
    <w:name w:val="ListLabel 3619"/>
    <w:qFormat/>
    <w:rPr>
      <w:rFonts w:ascii="Roboto" w:hAnsi="Roboto" w:cs="Symbol"/>
      <w:sz w:val="21"/>
    </w:rPr>
  </w:style>
  <w:style w:type="character" w:styleId="ListLabel3620">
    <w:name w:val="ListLabel 3620"/>
    <w:qFormat/>
    <w:rPr>
      <w:rFonts w:cs="Symbol"/>
      <w:sz w:val="20"/>
    </w:rPr>
  </w:style>
  <w:style w:type="character" w:styleId="ListLabel3621">
    <w:name w:val="ListLabel 3621"/>
    <w:qFormat/>
    <w:rPr>
      <w:rFonts w:cs="Symbol"/>
      <w:sz w:val="20"/>
    </w:rPr>
  </w:style>
  <w:style w:type="character" w:styleId="ListLabel3622">
    <w:name w:val="ListLabel 3622"/>
    <w:qFormat/>
    <w:rPr>
      <w:rFonts w:cs="Symbol"/>
      <w:sz w:val="20"/>
    </w:rPr>
  </w:style>
  <w:style w:type="character" w:styleId="ListLabel3623">
    <w:name w:val="ListLabel 3623"/>
    <w:qFormat/>
    <w:rPr>
      <w:rFonts w:cs="Symbol"/>
      <w:sz w:val="20"/>
    </w:rPr>
  </w:style>
  <w:style w:type="character" w:styleId="ListLabel3624">
    <w:name w:val="ListLabel 3624"/>
    <w:qFormat/>
    <w:rPr>
      <w:rFonts w:cs="Symbol"/>
      <w:sz w:val="20"/>
    </w:rPr>
  </w:style>
  <w:style w:type="character" w:styleId="ListLabel3625">
    <w:name w:val="ListLabel 3625"/>
    <w:qFormat/>
    <w:rPr>
      <w:rFonts w:cs="Symbol"/>
      <w:sz w:val="20"/>
    </w:rPr>
  </w:style>
  <w:style w:type="character" w:styleId="ListLabel3626">
    <w:name w:val="ListLabel 3626"/>
    <w:qFormat/>
    <w:rPr>
      <w:rFonts w:cs="Symbol"/>
      <w:sz w:val="20"/>
    </w:rPr>
  </w:style>
  <w:style w:type="character" w:styleId="ListLabel3627">
    <w:name w:val="ListLabel 3627"/>
    <w:qFormat/>
    <w:rPr>
      <w:rFonts w:cs="Symbol"/>
      <w:sz w:val="20"/>
    </w:rPr>
  </w:style>
  <w:style w:type="character" w:styleId="ListLabel3628">
    <w:name w:val="ListLabel 3628"/>
    <w:qFormat/>
    <w:rPr>
      <w:rFonts w:ascii="Roboto" w:hAnsi="Roboto" w:cs="Symbol"/>
      <w:sz w:val="21"/>
    </w:rPr>
  </w:style>
  <w:style w:type="character" w:styleId="ListLabel3629">
    <w:name w:val="ListLabel 3629"/>
    <w:qFormat/>
    <w:rPr>
      <w:rFonts w:cs="Symbol"/>
      <w:sz w:val="20"/>
    </w:rPr>
  </w:style>
  <w:style w:type="character" w:styleId="ListLabel3630">
    <w:name w:val="ListLabel 3630"/>
    <w:qFormat/>
    <w:rPr>
      <w:rFonts w:cs="Symbol"/>
      <w:sz w:val="20"/>
    </w:rPr>
  </w:style>
  <w:style w:type="character" w:styleId="ListLabel3631">
    <w:name w:val="ListLabel 3631"/>
    <w:qFormat/>
    <w:rPr>
      <w:rFonts w:cs="Symbol"/>
      <w:sz w:val="20"/>
    </w:rPr>
  </w:style>
  <w:style w:type="character" w:styleId="ListLabel3632">
    <w:name w:val="ListLabel 3632"/>
    <w:qFormat/>
    <w:rPr>
      <w:rFonts w:cs="Symbol"/>
      <w:sz w:val="20"/>
    </w:rPr>
  </w:style>
  <w:style w:type="character" w:styleId="ListLabel3633">
    <w:name w:val="ListLabel 3633"/>
    <w:qFormat/>
    <w:rPr>
      <w:rFonts w:cs="Symbol"/>
      <w:sz w:val="20"/>
    </w:rPr>
  </w:style>
  <w:style w:type="character" w:styleId="ListLabel3634">
    <w:name w:val="ListLabel 3634"/>
    <w:qFormat/>
    <w:rPr>
      <w:rFonts w:cs="Symbol"/>
      <w:sz w:val="20"/>
    </w:rPr>
  </w:style>
  <w:style w:type="character" w:styleId="ListLabel3635">
    <w:name w:val="ListLabel 3635"/>
    <w:qFormat/>
    <w:rPr>
      <w:rFonts w:cs="Symbol"/>
      <w:sz w:val="20"/>
    </w:rPr>
  </w:style>
  <w:style w:type="character" w:styleId="ListLabel3636">
    <w:name w:val="ListLabel 3636"/>
    <w:qFormat/>
    <w:rPr>
      <w:rFonts w:cs="Symbol"/>
      <w:sz w:val="20"/>
    </w:rPr>
  </w:style>
  <w:style w:type="character" w:styleId="ListLabel3637">
    <w:name w:val="ListLabel 3637"/>
    <w:qFormat/>
    <w:rPr>
      <w:rFonts w:ascii="Roboto" w:hAnsi="Roboto" w:cs="Symbol"/>
      <w:sz w:val="21"/>
    </w:rPr>
  </w:style>
  <w:style w:type="character" w:styleId="ListLabel3638">
    <w:name w:val="ListLabel 3638"/>
    <w:qFormat/>
    <w:rPr>
      <w:rFonts w:cs="Symbol"/>
      <w:sz w:val="20"/>
    </w:rPr>
  </w:style>
  <w:style w:type="character" w:styleId="ListLabel3639">
    <w:name w:val="ListLabel 3639"/>
    <w:qFormat/>
    <w:rPr>
      <w:rFonts w:cs="Symbol"/>
      <w:sz w:val="20"/>
    </w:rPr>
  </w:style>
  <w:style w:type="character" w:styleId="ListLabel3640">
    <w:name w:val="ListLabel 3640"/>
    <w:qFormat/>
    <w:rPr>
      <w:rFonts w:cs="Symbol"/>
      <w:sz w:val="20"/>
    </w:rPr>
  </w:style>
  <w:style w:type="character" w:styleId="ListLabel3641">
    <w:name w:val="ListLabel 3641"/>
    <w:qFormat/>
    <w:rPr>
      <w:rFonts w:cs="Symbol"/>
      <w:sz w:val="20"/>
    </w:rPr>
  </w:style>
  <w:style w:type="character" w:styleId="ListLabel3642">
    <w:name w:val="ListLabel 3642"/>
    <w:qFormat/>
    <w:rPr>
      <w:rFonts w:cs="Symbol"/>
      <w:sz w:val="20"/>
    </w:rPr>
  </w:style>
  <w:style w:type="character" w:styleId="ListLabel3643">
    <w:name w:val="ListLabel 3643"/>
    <w:qFormat/>
    <w:rPr>
      <w:rFonts w:cs="Symbol"/>
      <w:sz w:val="20"/>
    </w:rPr>
  </w:style>
  <w:style w:type="character" w:styleId="ListLabel3644">
    <w:name w:val="ListLabel 3644"/>
    <w:qFormat/>
    <w:rPr>
      <w:rFonts w:cs="Symbol"/>
      <w:sz w:val="20"/>
    </w:rPr>
  </w:style>
  <w:style w:type="character" w:styleId="ListLabel3645">
    <w:name w:val="ListLabel 3645"/>
    <w:qFormat/>
    <w:rPr>
      <w:rFonts w:cs="Symbol"/>
      <w:sz w:val="20"/>
    </w:rPr>
  </w:style>
  <w:style w:type="character" w:styleId="ListLabel3646">
    <w:name w:val="ListLabel 3646"/>
    <w:qFormat/>
    <w:rPr>
      <w:rFonts w:ascii="Roboto" w:hAnsi="Roboto" w:cs="Symbol"/>
      <w:sz w:val="21"/>
    </w:rPr>
  </w:style>
  <w:style w:type="character" w:styleId="ListLabel3647">
    <w:name w:val="ListLabel 3647"/>
    <w:qFormat/>
    <w:rPr>
      <w:rFonts w:cs="Symbol"/>
      <w:sz w:val="20"/>
    </w:rPr>
  </w:style>
  <w:style w:type="character" w:styleId="ListLabel3648">
    <w:name w:val="ListLabel 3648"/>
    <w:qFormat/>
    <w:rPr>
      <w:rFonts w:cs="Symbol"/>
      <w:sz w:val="20"/>
    </w:rPr>
  </w:style>
  <w:style w:type="character" w:styleId="ListLabel3649">
    <w:name w:val="ListLabel 3649"/>
    <w:qFormat/>
    <w:rPr>
      <w:rFonts w:cs="Symbol"/>
      <w:sz w:val="20"/>
    </w:rPr>
  </w:style>
  <w:style w:type="character" w:styleId="ListLabel3650">
    <w:name w:val="ListLabel 3650"/>
    <w:qFormat/>
    <w:rPr>
      <w:rFonts w:cs="Symbol"/>
      <w:sz w:val="20"/>
    </w:rPr>
  </w:style>
  <w:style w:type="character" w:styleId="ListLabel3651">
    <w:name w:val="ListLabel 3651"/>
    <w:qFormat/>
    <w:rPr>
      <w:rFonts w:cs="Symbol"/>
      <w:sz w:val="20"/>
    </w:rPr>
  </w:style>
  <w:style w:type="character" w:styleId="ListLabel3652">
    <w:name w:val="ListLabel 3652"/>
    <w:qFormat/>
    <w:rPr>
      <w:rFonts w:cs="Symbol"/>
      <w:sz w:val="20"/>
    </w:rPr>
  </w:style>
  <w:style w:type="character" w:styleId="ListLabel3653">
    <w:name w:val="ListLabel 3653"/>
    <w:qFormat/>
    <w:rPr>
      <w:rFonts w:cs="Symbol"/>
      <w:sz w:val="20"/>
    </w:rPr>
  </w:style>
  <w:style w:type="character" w:styleId="ListLabel3654">
    <w:name w:val="ListLabel 3654"/>
    <w:qFormat/>
    <w:rPr>
      <w:rFonts w:cs="Symbol"/>
      <w:sz w:val="20"/>
    </w:rPr>
  </w:style>
  <w:style w:type="character" w:styleId="ListLabel3655">
    <w:name w:val="ListLabel 3655"/>
    <w:qFormat/>
    <w:rPr>
      <w:rFonts w:ascii="Roboto" w:hAnsi="Roboto" w:cs="Symbol"/>
      <w:sz w:val="21"/>
    </w:rPr>
  </w:style>
  <w:style w:type="character" w:styleId="ListLabel3656">
    <w:name w:val="ListLabel 3656"/>
    <w:qFormat/>
    <w:rPr>
      <w:rFonts w:cs="Symbol"/>
      <w:sz w:val="20"/>
    </w:rPr>
  </w:style>
  <w:style w:type="character" w:styleId="ListLabel3657">
    <w:name w:val="ListLabel 3657"/>
    <w:qFormat/>
    <w:rPr>
      <w:rFonts w:cs="Symbol"/>
      <w:sz w:val="20"/>
    </w:rPr>
  </w:style>
  <w:style w:type="character" w:styleId="ListLabel3658">
    <w:name w:val="ListLabel 3658"/>
    <w:qFormat/>
    <w:rPr>
      <w:rFonts w:cs="Symbol"/>
      <w:sz w:val="20"/>
    </w:rPr>
  </w:style>
  <w:style w:type="character" w:styleId="ListLabel3659">
    <w:name w:val="ListLabel 3659"/>
    <w:qFormat/>
    <w:rPr>
      <w:rFonts w:cs="Symbol"/>
      <w:sz w:val="20"/>
    </w:rPr>
  </w:style>
  <w:style w:type="character" w:styleId="ListLabel3660">
    <w:name w:val="ListLabel 3660"/>
    <w:qFormat/>
    <w:rPr>
      <w:rFonts w:cs="Symbol"/>
      <w:sz w:val="20"/>
    </w:rPr>
  </w:style>
  <w:style w:type="character" w:styleId="ListLabel3661">
    <w:name w:val="ListLabel 3661"/>
    <w:qFormat/>
    <w:rPr>
      <w:rFonts w:cs="Symbol"/>
      <w:sz w:val="20"/>
    </w:rPr>
  </w:style>
  <w:style w:type="character" w:styleId="ListLabel3662">
    <w:name w:val="ListLabel 3662"/>
    <w:qFormat/>
    <w:rPr>
      <w:rFonts w:cs="Symbol"/>
      <w:sz w:val="20"/>
    </w:rPr>
  </w:style>
  <w:style w:type="character" w:styleId="ListLabel3663">
    <w:name w:val="ListLabel 3663"/>
    <w:qFormat/>
    <w:rPr>
      <w:rFonts w:cs="Symbol"/>
      <w:sz w:val="20"/>
    </w:rPr>
  </w:style>
  <w:style w:type="character" w:styleId="ListLabel3664">
    <w:name w:val="ListLabel 3664"/>
    <w:qFormat/>
    <w:rPr>
      <w:rFonts w:ascii="Roboto" w:hAnsi="Roboto" w:cs="Symbol"/>
      <w:sz w:val="21"/>
    </w:rPr>
  </w:style>
  <w:style w:type="character" w:styleId="ListLabel3665">
    <w:name w:val="ListLabel 3665"/>
    <w:qFormat/>
    <w:rPr>
      <w:rFonts w:cs="Symbol"/>
      <w:sz w:val="20"/>
    </w:rPr>
  </w:style>
  <w:style w:type="character" w:styleId="ListLabel3666">
    <w:name w:val="ListLabel 3666"/>
    <w:qFormat/>
    <w:rPr>
      <w:rFonts w:cs="Symbol"/>
      <w:sz w:val="20"/>
    </w:rPr>
  </w:style>
  <w:style w:type="character" w:styleId="ListLabel3667">
    <w:name w:val="ListLabel 3667"/>
    <w:qFormat/>
    <w:rPr>
      <w:rFonts w:cs="Symbol"/>
      <w:sz w:val="20"/>
    </w:rPr>
  </w:style>
  <w:style w:type="character" w:styleId="ListLabel3668">
    <w:name w:val="ListLabel 3668"/>
    <w:qFormat/>
    <w:rPr>
      <w:rFonts w:cs="Symbol"/>
      <w:sz w:val="20"/>
    </w:rPr>
  </w:style>
  <w:style w:type="character" w:styleId="ListLabel3669">
    <w:name w:val="ListLabel 3669"/>
    <w:qFormat/>
    <w:rPr>
      <w:rFonts w:cs="Symbol"/>
      <w:sz w:val="20"/>
    </w:rPr>
  </w:style>
  <w:style w:type="character" w:styleId="ListLabel3670">
    <w:name w:val="ListLabel 3670"/>
    <w:qFormat/>
    <w:rPr>
      <w:rFonts w:cs="Symbol"/>
      <w:sz w:val="20"/>
    </w:rPr>
  </w:style>
  <w:style w:type="character" w:styleId="ListLabel3671">
    <w:name w:val="ListLabel 3671"/>
    <w:qFormat/>
    <w:rPr>
      <w:rFonts w:cs="Symbol"/>
      <w:sz w:val="20"/>
    </w:rPr>
  </w:style>
  <w:style w:type="character" w:styleId="ListLabel3672">
    <w:name w:val="ListLabel 3672"/>
    <w:qFormat/>
    <w:rPr>
      <w:rFonts w:cs="Symbol"/>
      <w:sz w:val="20"/>
    </w:rPr>
  </w:style>
  <w:style w:type="character" w:styleId="ListLabel3673">
    <w:name w:val="ListLabel 3673"/>
    <w:qFormat/>
    <w:rPr>
      <w:rFonts w:ascii="Roboto" w:hAnsi="Roboto" w:cs="Symbol"/>
      <w:sz w:val="21"/>
    </w:rPr>
  </w:style>
  <w:style w:type="character" w:styleId="ListLabel3674">
    <w:name w:val="ListLabel 3674"/>
    <w:qFormat/>
    <w:rPr>
      <w:rFonts w:cs="Symbol"/>
      <w:sz w:val="20"/>
    </w:rPr>
  </w:style>
  <w:style w:type="character" w:styleId="ListLabel3675">
    <w:name w:val="ListLabel 3675"/>
    <w:qFormat/>
    <w:rPr>
      <w:rFonts w:cs="Symbol"/>
      <w:sz w:val="20"/>
    </w:rPr>
  </w:style>
  <w:style w:type="character" w:styleId="ListLabel3676">
    <w:name w:val="ListLabel 3676"/>
    <w:qFormat/>
    <w:rPr>
      <w:rFonts w:cs="Symbol"/>
      <w:sz w:val="20"/>
    </w:rPr>
  </w:style>
  <w:style w:type="character" w:styleId="ListLabel3677">
    <w:name w:val="ListLabel 3677"/>
    <w:qFormat/>
    <w:rPr>
      <w:rFonts w:cs="Symbol"/>
      <w:sz w:val="20"/>
    </w:rPr>
  </w:style>
  <w:style w:type="character" w:styleId="ListLabel3678">
    <w:name w:val="ListLabel 3678"/>
    <w:qFormat/>
    <w:rPr>
      <w:rFonts w:cs="Symbol"/>
      <w:sz w:val="20"/>
    </w:rPr>
  </w:style>
  <w:style w:type="character" w:styleId="ListLabel3679">
    <w:name w:val="ListLabel 3679"/>
    <w:qFormat/>
    <w:rPr>
      <w:rFonts w:cs="Symbol"/>
      <w:sz w:val="20"/>
    </w:rPr>
  </w:style>
  <w:style w:type="character" w:styleId="ListLabel3680">
    <w:name w:val="ListLabel 3680"/>
    <w:qFormat/>
    <w:rPr>
      <w:rFonts w:cs="Symbol"/>
      <w:sz w:val="20"/>
    </w:rPr>
  </w:style>
  <w:style w:type="character" w:styleId="ListLabel3681">
    <w:name w:val="ListLabel 3681"/>
    <w:qFormat/>
    <w:rPr>
      <w:rFonts w:cs="Symbol"/>
      <w:sz w:val="20"/>
    </w:rPr>
  </w:style>
  <w:style w:type="character" w:styleId="ListLabel3682">
    <w:name w:val="ListLabel 3682"/>
    <w:qFormat/>
    <w:rPr>
      <w:rFonts w:ascii="Roboto" w:hAnsi="Roboto" w:cs="Symbol"/>
      <w:sz w:val="21"/>
    </w:rPr>
  </w:style>
  <w:style w:type="character" w:styleId="ListLabel3683">
    <w:name w:val="ListLabel 3683"/>
    <w:qFormat/>
    <w:rPr>
      <w:rFonts w:cs="Symbol"/>
      <w:sz w:val="20"/>
    </w:rPr>
  </w:style>
  <w:style w:type="character" w:styleId="ListLabel3684">
    <w:name w:val="ListLabel 3684"/>
    <w:qFormat/>
    <w:rPr>
      <w:rFonts w:cs="Symbol"/>
      <w:sz w:val="20"/>
    </w:rPr>
  </w:style>
  <w:style w:type="character" w:styleId="ListLabel3685">
    <w:name w:val="ListLabel 3685"/>
    <w:qFormat/>
    <w:rPr>
      <w:rFonts w:cs="Symbol"/>
      <w:sz w:val="20"/>
    </w:rPr>
  </w:style>
  <w:style w:type="character" w:styleId="ListLabel3686">
    <w:name w:val="ListLabel 3686"/>
    <w:qFormat/>
    <w:rPr>
      <w:rFonts w:cs="Symbol"/>
      <w:sz w:val="20"/>
    </w:rPr>
  </w:style>
  <w:style w:type="character" w:styleId="ListLabel3687">
    <w:name w:val="ListLabel 3687"/>
    <w:qFormat/>
    <w:rPr>
      <w:rFonts w:cs="Symbol"/>
      <w:sz w:val="20"/>
    </w:rPr>
  </w:style>
  <w:style w:type="character" w:styleId="ListLabel3688">
    <w:name w:val="ListLabel 3688"/>
    <w:qFormat/>
    <w:rPr>
      <w:rFonts w:cs="Symbol"/>
      <w:sz w:val="20"/>
    </w:rPr>
  </w:style>
  <w:style w:type="character" w:styleId="ListLabel3689">
    <w:name w:val="ListLabel 3689"/>
    <w:qFormat/>
    <w:rPr>
      <w:rFonts w:cs="Symbol"/>
      <w:sz w:val="20"/>
    </w:rPr>
  </w:style>
  <w:style w:type="character" w:styleId="ListLabel3690">
    <w:name w:val="ListLabel 3690"/>
    <w:qFormat/>
    <w:rPr>
      <w:rFonts w:cs="Symbol"/>
      <w:sz w:val="20"/>
    </w:rPr>
  </w:style>
  <w:style w:type="character" w:styleId="ListLabel3691">
    <w:name w:val="ListLabel 3691"/>
    <w:qFormat/>
    <w:rPr>
      <w:rFonts w:ascii="Roboto" w:hAnsi="Roboto" w:cs="Symbol"/>
      <w:sz w:val="21"/>
    </w:rPr>
  </w:style>
  <w:style w:type="character" w:styleId="ListLabel3692">
    <w:name w:val="ListLabel 3692"/>
    <w:qFormat/>
    <w:rPr>
      <w:rFonts w:cs="Symbol"/>
      <w:sz w:val="20"/>
    </w:rPr>
  </w:style>
  <w:style w:type="character" w:styleId="ListLabel3693">
    <w:name w:val="ListLabel 3693"/>
    <w:qFormat/>
    <w:rPr>
      <w:rFonts w:cs="Symbol"/>
      <w:sz w:val="20"/>
    </w:rPr>
  </w:style>
  <w:style w:type="character" w:styleId="ListLabel3694">
    <w:name w:val="ListLabel 3694"/>
    <w:qFormat/>
    <w:rPr>
      <w:rFonts w:cs="Symbol"/>
      <w:sz w:val="20"/>
    </w:rPr>
  </w:style>
  <w:style w:type="character" w:styleId="ListLabel3695">
    <w:name w:val="ListLabel 3695"/>
    <w:qFormat/>
    <w:rPr>
      <w:rFonts w:cs="Symbol"/>
      <w:sz w:val="20"/>
    </w:rPr>
  </w:style>
  <w:style w:type="character" w:styleId="ListLabel3696">
    <w:name w:val="ListLabel 3696"/>
    <w:qFormat/>
    <w:rPr>
      <w:rFonts w:cs="Symbol"/>
      <w:sz w:val="20"/>
    </w:rPr>
  </w:style>
  <w:style w:type="character" w:styleId="ListLabel3697">
    <w:name w:val="ListLabel 3697"/>
    <w:qFormat/>
    <w:rPr>
      <w:rFonts w:cs="Symbol"/>
      <w:sz w:val="20"/>
    </w:rPr>
  </w:style>
  <w:style w:type="character" w:styleId="ListLabel3698">
    <w:name w:val="ListLabel 3698"/>
    <w:qFormat/>
    <w:rPr>
      <w:rFonts w:cs="Symbol"/>
      <w:sz w:val="20"/>
    </w:rPr>
  </w:style>
  <w:style w:type="character" w:styleId="ListLabel3699">
    <w:name w:val="ListLabel 3699"/>
    <w:qFormat/>
    <w:rPr>
      <w:rFonts w:cs="Symbol"/>
      <w:sz w:val="20"/>
    </w:rPr>
  </w:style>
  <w:style w:type="character" w:styleId="ListLabel3700">
    <w:name w:val="ListLabel 3700"/>
    <w:qFormat/>
    <w:rPr>
      <w:rFonts w:ascii="Roboto" w:hAnsi="Roboto" w:cs="Symbol"/>
      <w:sz w:val="21"/>
    </w:rPr>
  </w:style>
  <w:style w:type="character" w:styleId="ListLabel3701">
    <w:name w:val="ListLabel 3701"/>
    <w:qFormat/>
    <w:rPr>
      <w:rFonts w:cs="Symbol"/>
      <w:sz w:val="20"/>
    </w:rPr>
  </w:style>
  <w:style w:type="character" w:styleId="ListLabel3702">
    <w:name w:val="ListLabel 3702"/>
    <w:qFormat/>
    <w:rPr>
      <w:rFonts w:cs="Symbol"/>
      <w:sz w:val="20"/>
    </w:rPr>
  </w:style>
  <w:style w:type="character" w:styleId="ListLabel3703">
    <w:name w:val="ListLabel 3703"/>
    <w:qFormat/>
    <w:rPr>
      <w:rFonts w:cs="Symbol"/>
      <w:sz w:val="20"/>
    </w:rPr>
  </w:style>
  <w:style w:type="character" w:styleId="ListLabel3704">
    <w:name w:val="ListLabel 3704"/>
    <w:qFormat/>
    <w:rPr>
      <w:rFonts w:cs="Symbol"/>
      <w:sz w:val="20"/>
    </w:rPr>
  </w:style>
  <w:style w:type="character" w:styleId="ListLabel3705">
    <w:name w:val="ListLabel 3705"/>
    <w:qFormat/>
    <w:rPr>
      <w:rFonts w:cs="Symbol"/>
      <w:sz w:val="20"/>
    </w:rPr>
  </w:style>
  <w:style w:type="character" w:styleId="ListLabel3706">
    <w:name w:val="ListLabel 3706"/>
    <w:qFormat/>
    <w:rPr>
      <w:rFonts w:cs="Symbol"/>
      <w:sz w:val="20"/>
    </w:rPr>
  </w:style>
  <w:style w:type="character" w:styleId="ListLabel3707">
    <w:name w:val="ListLabel 3707"/>
    <w:qFormat/>
    <w:rPr>
      <w:rFonts w:cs="Symbol"/>
      <w:sz w:val="20"/>
    </w:rPr>
  </w:style>
  <w:style w:type="character" w:styleId="ListLabel3708">
    <w:name w:val="ListLabel 3708"/>
    <w:qFormat/>
    <w:rPr>
      <w:rFonts w:cs="Symbol"/>
      <w:sz w:val="20"/>
    </w:rPr>
  </w:style>
  <w:style w:type="character" w:styleId="ListLabel3709">
    <w:name w:val="ListLabel 3709"/>
    <w:qFormat/>
    <w:rPr>
      <w:rFonts w:ascii="Roboto" w:hAnsi="Roboto" w:cs="Symbol"/>
      <w:sz w:val="21"/>
    </w:rPr>
  </w:style>
  <w:style w:type="character" w:styleId="ListLabel3710">
    <w:name w:val="ListLabel 3710"/>
    <w:qFormat/>
    <w:rPr>
      <w:rFonts w:cs="Symbol"/>
      <w:sz w:val="20"/>
    </w:rPr>
  </w:style>
  <w:style w:type="character" w:styleId="ListLabel3711">
    <w:name w:val="ListLabel 3711"/>
    <w:qFormat/>
    <w:rPr>
      <w:rFonts w:cs="Symbol"/>
      <w:sz w:val="20"/>
    </w:rPr>
  </w:style>
  <w:style w:type="character" w:styleId="ListLabel3712">
    <w:name w:val="ListLabel 3712"/>
    <w:qFormat/>
    <w:rPr>
      <w:rFonts w:cs="Symbol"/>
      <w:sz w:val="20"/>
    </w:rPr>
  </w:style>
  <w:style w:type="character" w:styleId="ListLabel3713">
    <w:name w:val="ListLabel 3713"/>
    <w:qFormat/>
    <w:rPr>
      <w:rFonts w:cs="Symbol"/>
      <w:sz w:val="20"/>
    </w:rPr>
  </w:style>
  <w:style w:type="character" w:styleId="ListLabel3714">
    <w:name w:val="ListLabel 3714"/>
    <w:qFormat/>
    <w:rPr>
      <w:rFonts w:cs="Symbol"/>
      <w:sz w:val="20"/>
    </w:rPr>
  </w:style>
  <w:style w:type="character" w:styleId="ListLabel3715">
    <w:name w:val="ListLabel 3715"/>
    <w:qFormat/>
    <w:rPr>
      <w:rFonts w:cs="Symbol"/>
      <w:sz w:val="20"/>
    </w:rPr>
  </w:style>
  <w:style w:type="character" w:styleId="ListLabel3716">
    <w:name w:val="ListLabel 3716"/>
    <w:qFormat/>
    <w:rPr>
      <w:rFonts w:cs="Symbol"/>
      <w:sz w:val="20"/>
    </w:rPr>
  </w:style>
  <w:style w:type="character" w:styleId="ListLabel3717">
    <w:name w:val="ListLabel 3717"/>
    <w:qFormat/>
    <w:rPr>
      <w:rFonts w:cs="Symbol"/>
      <w:sz w:val="20"/>
    </w:rPr>
  </w:style>
  <w:style w:type="character" w:styleId="ListLabel3718">
    <w:name w:val="ListLabel 3718"/>
    <w:qFormat/>
    <w:rPr>
      <w:rFonts w:ascii="Roboto" w:hAnsi="Roboto" w:cs="Symbol"/>
      <w:sz w:val="21"/>
    </w:rPr>
  </w:style>
  <w:style w:type="character" w:styleId="ListLabel3719">
    <w:name w:val="ListLabel 3719"/>
    <w:qFormat/>
    <w:rPr>
      <w:rFonts w:cs="Symbol"/>
      <w:sz w:val="20"/>
    </w:rPr>
  </w:style>
  <w:style w:type="character" w:styleId="ListLabel3720">
    <w:name w:val="ListLabel 3720"/>
    <w:qFormat/>
    <w:rPr>
      <w:rFonts w:cs="Symbol"/>
      <w:sz w:val="20"/>
    </w:rPr>
  </w:style>
  <w:style w:type="character" w:styleId="ListLabel3721">
    <w:name w:val="ListLabel 3721"/>
    <w:qFormat/>
    <w:rPr>
      <w:rFonts w:cs="Symbol"/>
      <w:sz w:val="20"/>
    </w:rPr>
  </w:style>
  <w:style w:type="character" w:styleId="ListLabel3722">
    <w:name w:val="ListLabel 3722"/>
    <w:qFormat/>
    <w:rPr>
      <w:rFonts w:cs="Symbol"/>
      <w:sz w:val="20"/>
    </w:rPr>
  </w:style>
  <w:style w:type="character" w:styleId="ListLabel3723">
    <w:name w:val="ListLabel 3723"/>
    <w:qFormat/>
    <w:rPr>
      <w:rFonts w:cs="Symbol"/>
      <w:sz w:val="20"/>
    </w:rPr>
  </w:style>
  <w:style w:type="character" w:styleId="ListLabel3724">
    <w:name w:val="ListLabel 3724"/>
    <w:qFormat/>
    <w:rPr>
      <w:rFonts w:cs="Symbol"/>
      <w:sz w:val="20"/>
    </w:rPr>
  </w:style>
  <w:style w:type="character" w:styleId="ListLabel3725">
    <w:name w:val="ListLabel 3725"/>
    <w:qFormat/>
    <w:rPr>
      <w:rFonts w:cs="Symbol"/>
      <w:sz w:val="20"/>
    </w:rPr>
  </w:style>
  <w:style w:type="character" w:styleId="ListLabel3726">
    <w:name w:val="ListLabel 3726"/>
    <w:qFormat/>
    <w:rPr>
      <w:rFonts w:cs="Symbol"/>
      <w:sz w:val="20"/>
    </w:rPr>
  </w:style>
  <w:style w:type="character" w:styleId="ListLabel3727">
    <w:name w:val="ListLabel 3727"/>
    <w:qFormat/>
    <w:rPr>
      <w:rFonts w:ascii="Roboto" w:hAnsi="Roboto" w:cs="Symbol"/>
      <w:sz w:val="21"/>
    </w:rPr>
  </w:style>
  <w:style w:type="character" w:styleId="ListLabel3728">
    <w:name w:val="ListLabel 3728"/>
    <w:qFormat/>
    <w:rPr>
      <w:rFonts w:cs="Symbol"/>
      <w:sz w:val="20"/>
    </w:rPr>
  </w:style>
  <w:style w:type="character" w:styleId="ListLabel3729">
    <w:name w:val="ListLabel 3729"/>
    <w:qFormat/>
    <w:rPr>
      <w:rFonts w:cs="Symbol"/>
      <w:sz w:val="20"/>
    </w:rPr>
  </w:style>
  <w:style w:type="character" w:styleId="ListLabel3730">
    <w:name w:val="ListLabel 3730"/>
    <w:qFormat/>
    <w:rPr>
      <w:rFonts w:cs="Symbol"/>
      <w:sz w:val="20"/>
    </w:rPr>
  </w:style>
  <w:style w:type="character" w:styleId="ListLabel3731">
    <w:name w:val="ListLabel 3731"/>
    <w:qFormat/>
    <w:rPr>
      <w:rFonts w:cs="Symbol"/>
      <w:sz w:val="20"/>
    </w:rPr>
  </w:style>
  <w:style w:type="character" w:styleId="ListLabel3732">
    <w:name w:val="ListLabel 3732"/>
    <w:qFormat/>
    <w:rPr>
      <w:rFonts w:cs="Symbol"/>
      <w:sz w:val="20"/>
    </w:rPr>
  </w:style>
  <w:style w:type="character" w:styleId="ListLabel3733">
    <w:name w:val="ListLabel 3733"/>
    <w:qFormat/>
    <w:rPr>
      <w:rFonts w:cs="Symbol"/>
      <w:sz w:val="20"/>
    </w:rPr>
  </w:style>
  <w:style w:type="character" w:styleId="ListLabel3734">
    <w:name w:val="ListLabel 3734"/>
    <w:qFormat/>
    <w:rPr>
      <w:rFonts w:cs="Symbol"/>
      <w:sz w:val="20"/>
    </w:rPr>
  </w:style>
  <w:style w:type="character" w:styleId="ListLabel3735">
    <w:name w:val="ListLabel 3735"/>
    <w:qFormat/>
    <w:rPr>
      <w:rFonts w:cs="Symbol"/>
      <w:sz w:val="20"/>
    </w:rPr>
  </w:style>
  <w:style w:type="character" w:styleId="ListLabel3736">
    <w:name w:val="ListLabel 3736"/>
    <w:qFormat/>
    <w:rPr>
      <w:rFonts w:ascii="Roboto" w:hAnsi="Roboto" w:cs="Symbol"/>
      <w:sz w:val="21"/>
    </w:rPr>
  </w:style>
  <w:style w:type="character" w:styleId="ListLabel3737">
    <w:name w:val="ListLabel 3737"/>
    <w:qFormat/>
    <w:rPr>
      <w:rFonts w:cs="Symbol"/>
      <w:sz w:val="20"/>
    </w:rPr>
  </w:style>
  <w:style w:type="character" w:styleId="ListLabel3738">
    <w:name w:val="ListLabel 3738"/>
    <w:qFormat/>
    <w:rPr>
      <w:rFonts w:cs="Symbol"/>
      <w:sz w:val="20"/>
    </w:rPr>
  </w:style>
  <w:style w:type="character" w:styleId="ListLabel3739">
    <w:name w:val="ListLabel 3739"/>
    <w:qFormat/>
    <w:rPr>
      <w:rFonts w:cs="Symbol"/>
      <w:sz w:val="20"/>
    </w:rPr>
  </w:style>
  <w:style w:type="character" w:styleId="ListLabel3740">
    <w:name w:val="ListLabel 3740"/>
    <w:qFormat/>
    <w:rPr>
      <w:rFonts w:cs="Symbol"/>
      <w:sz w:val="20"/>
    </w:rPr>
  </w:style>
  <w:style w:type="character" w:styleId="ListLabel3741">
    <w:name w:val="ListLabel 3741"/>
    <w:qFormat/>
    <w:rPr>
      <w:rFonts w:cs="Symbol"/>
      <w:sz w:val="20"/>
    </w:rPr>
  </w:style>
  <w:style w:type="character" w:styleId="ListLabel3742">
    <w:name w:val="ListLabel 3742"/>
    <w:qFormat/>
    <w:rPr>
      <w:rFonts w:cs="Symbol"/>
      <w:sz w:val="20"/>
    </w:rPr>
  </w:style>
  <w:style w:type="character" w:styleId="ListLabel3743">
    <w:name w:val="ListLabel 3743"/>
    <w:qFormat/>
    <w:rPr>
      <w:rFonts w:cs="Symbol"/>
      <w:sz w:val="20"/>
    </w:rPr>
  </w:style>
  <w:style w:type="character" w:styleId="ListLabel3744">
    <w:name w:val="ListLabel 3744"/>
    <w:qFormat/>
    <w:rPr>
      <w:rFonts w:cs="Symbol"/>
      <w:sz w:val="20"/>
    </w:rPr>
  </w:style>
  <w:style w:type="character" w:styleId="ListLabel3745">
    <w:name w:val="ListLabel 3745"/>
    <w:qFormat/>
    <w:rPr>
      <w:rFonts w:ascii="Roboto" w:hAnsi="Roboto" w:cs="Symbol"/>
      <w:sz w:val="21"/>
    </w:rPr>
  </w:style>
  <w:style w:type="character" w:styleId="ListLabel3746">
    <w:name w:val="ListLabel 3746"/>
    <w:qFormat/>
    <w:rPr>
      <w:rFonts w:cs="Symbol"/>
      <w:sz w:val="20"/>
    </w:rPr>
  </w:style>
  <w:style w:type="character" w:styleId="ListLabel3747">
    <w:name w:val="ListLabel 3747"/>
    <w:qFormat/>
    <w:rPr>
      <w:rFonts w:cs="Symbol"/>
      <w:sz w:val="20"/>
    </w:rPr>
  </w:style>
  <w:style w:type="character" w:styleId="ListLabel3748">
    <w:name w:val="ListLabel 3748"/>
    <w:qFormat/>
    <w:rPr>
      <w:rFonts w:cs="Symbol"/>
      <w:sz w:val="20"/>
    </w:rPr>
  </w:style>
  <w:style w:type="character" w:styleId="ListLabel3749">
    <w:name w:val="ListLabel 3749"/>
    <w:qFormat/>
    <w:rPr>
      <w:rFonts w:cs="Symbol"/>
      <w:sz w:val="20"/>
    </w:rPr>
  </w:style>
  <w:style w:type="character" w:styleId="ListLabel3750">
    <w:name w:val="ListLabel 3750"/>
    <w:qFormat/>
    <w:rPr>
      <w:rFonts w:cs="Symbol"/>
      <w:sz w:val="20"/>
    </w:rPr>
  </w:style>
  <w:style w:type="character" w:styleId="ListLabel3751">
    <w:name w:val="ListLabel 3751"/>
    <w:qFormat/>
    <w:rPr>
      <w:rFonts w:cs="Symbol"/>
      <w:sz w:val="20"/>
    </w:rPr>
  </w:style>
  <w:style w:type="character" w:styleId="ListLabel3752">
    <w:name w:val="ListLabel 3752"/>
    <w:qFormat/>
    <w:rPr>
      <w:rFonts w:cs="Symbol"/>
      <w:sz w:val="20"/>
    </w:rPr>
  </w:style>
  <w:style w:type="character" w:styleId="ListLabel3753">
    <w:name w:val="ListLabel 3753"/>
    <w:qFormat/>
    <w:rPr>
      <w:rFonts w:cs="Symbol"/>
      <w:sz w:val="20"/>
    </w:rPr>
  </w:style>
  <w:style w:type="character" w:styleId="ListLabel3754">
    <w:name w:val="ListLabel 3754"/>
    <w:qFormat/>
    <w:rPr>
      <w:rFonts w:ascii="Roboto" w:hAnsi="Roboto" w:cs="Symbol"/>
      <w:sz w:val="21"/>
    </w:rPr>
  </w:style>
  <w:style w:type="character" w:styleId="ListLabel3755">
    <w:name w:val="ListLabel 3755"/>
    <w:qFormat/>
    <w:rPr>
      <w:rFonts w:cs="Symbol"/>
      <w:sz w:val="20"/>
    </w:rPr>
  </w:style>
  <w:style w:type="character" w:styleId="ListLabel3756">
    <w:name w:val="ListLabel 3756"/>
    <w:qFormat/>
    <w:rPr>
      <w:rFonts w:cs="Symbol"/>
      <w:sz w:val="20"/>
    </w:rPr>
  </w:style>
  <w:style w:type="character" w:styleId="ListLabel3757">
    <w:name w:val="ListLabel 3757"/>
    <w:qFormat/>
    <w:rPr>
      <w:rFonts w:cs="Symbol"/>
      <w:sz w:val="20"/>
    </w:rPr>
  </w:style>
  <w:style w:type="character" w:styleId="ListLabel3758">
    <w:name w:val="ListLabel 3758"/>
    <w:qFormat/>
    <w:rPr>
      <w:rFonts w:cs="Symbol"/>
      <w:sz w:val="20"/>
    </w:rPr>
  </w:style>
  <w:style w:type="character" w:styleId="ListLabel3759">
    <w:name w:val="ListLabel 3759"/>
    <w:qFormat/>
    <w:rPr>
      <w:rFonts w:cs="Symbol"/>
      <w:sz w:val="20"/>
    </w:rPr>
  </w:style>
  <w:style w:type="character" w:styleId="ListLabel3760">
    <w:name w:val="ListLabel 3760"/>
    <w:qFormat/>
    <w:rPr>
      <w:rFonts w:cs="Symbol"/>
      <w:sz w:val="20"/>
    </w:rPr>
  </w:style>
  <w:style w:type="character" w:styleId="ListLabel3761">
    <w:name w:val="ListLabel 3761"/>
    <w:qFormat/>
    <w:rPr>
      <w:rFonts w:cs="Symbol"/>
      <w:sz w:val="20"/>
    </w:rPr>
  </w:style>
  <w:style w:type="character" w:styleId="ListLabel3762">
    <w:name w:val="ListLabel 3762"/>
    <w:qFormat/>
    <w:rPr>
      <w:rFonts w:cs="Symbol"/>
      <w:sz w:val="20"/>
    </w:rPr>
  </w:style>
  <w:style w:type="character" w:styleId="ListLabel3763">
    <w:name w:val="ListLabel 3763"/>
    <w:qFormat/>
    <w:rPr>
      <w:rFonts w:ascii="Roboto" w:hAnsi="Roboto" w:cs="Symbol"/>
      <w:sz w:val="21"/>
    </w:rPr>
  </w:style>
  <w:style w:type="character" w:styleId="ListLabel3764">
    <w:name w:val="ListLabel 3764"/>
    <w:qFormat/>
    <w:rPr>
      <w:rFonts w:cs="Symbol"/>
      <w:sz w:val="20"/>
    </w:rPr>
  </w:style>
  <w:style w:type="character" w:styleId="ListLabel3765">
    <w:name w:val="ListLabel 3765"/>
    <w:qFormat/>
    <w:rPr>
      <w:rFonts w:cs="Symbol"/>
      <w:sz w:val="20"/>
    </w:rPr>
  </w:style>
  <w:style w:type="character" w:styleId="ListLabel3766">
    <w:name w:val="ListLabel 3766"/>
    <w:qFormat/>
    <w:rPr>
      <w:rFonts w:cs="Symbol"/>
      <w:sz w:val="20"/>
    </w:rPr>
  </w:style>
  <w:style w:type="character" w:styleId="ListLabel3767">
    <w:name w:val="ListLabel 3767"/>
    <w:qFormat/>
    <w:rPr>
      <w:rFonts w:cs="Symbol"/>
      <w:sz w:val="20"/>
    </w:rPr>
  </w:style>
  <w:style w:type="character" w:styleId="ListLabel3768">
    <w:name w:val="ListLabel 3768"/>
    <w:qFormat/>
    <w:rPr>
      <w:rFonts w:cs="Symbol"/>
      <w:sz w:val="20"/>
    </w:rPr>
  </w:style>
  <w:style w:type="character" w:styleId="ListLabel3769">
    <w:name w:val="ListLabel 3769"/>
    <w:qFormat/>
    <w:rPr>
      <w:rFonts w:cs="Symbol"/>
      <w:sz w:val="20"/>
    </w:rPr>
  </w:style>
  <w:style w:type="character" w:styleId="ListLabel3770">
    <w:name w:val="ListLabel 3770"/>
    <w:qFormat/>
    <w:rPr>
      <w:rFonts w:cs="Symbol"/>
      <w:sz w:val="20"/>
    </w:rPr>
  </w:style>
  <w:style w:type="character" w:styleId="ListLabel3771">
    <w:name w:val="ListLabel 3771"/>
    <w:qFormat/>
    <w:rPr>
      <w:rFonts w:cs="Symbol"/>
      <w:sz w:val="20"/>
    </w:rPr>
  </w:style>
  <w:style w:type="character" w:styleId="ListLabel3772">
    <w:name w:val="ListLabel 3772"/>
    <w:qFormat/>
    <w:rPr>
      <w:rFonts w:ascii="Roboto" w:hAnsi="Roboto" w:cs="Symbol"/>
      <w:sz w:val="21"/>
    </w:rPr>
  </w:style>
  <w:style w:type="character" w:styleId="ListLabel3773">
    <w:name w:val="ListLabel 3773"/>
    <w:qFormat/>
    <w:rPr>
      <w:rFonts w:cs="Symbol"/>
      <w:sz w:val="20"/>
    </w:rPr>
  </w:style>
  <w:style w:type="character" w:styleId="ListLabel3774">
    <w:name w:val="ListLabel 3774"/>
    <w:qFormat/>
    <w:rPr>
      <w:rFonts w:cs="Symbol"/>
      <w:sz w:val="20"/>
    </w:rPr>
  </w:style>
  <w:style w:type="character" w:styleId="ListLabel3775">
    <w:name w:val="ListLabel 3775"/>
    <w:qFormat/>
    <w:rPr>
      <w:rFonts w:cs="Symbol"/>
      <w:sz w:val="20"/>
    </w:rPr>
  </w:style>
  <w:style w:type="character" w:styleId="ListLabel3776">
    <w:name w:val="ListLabel 3776"/>
    <w:qFormat/>
    <w:rPr>
      <w:rFonts w:cs="Symbol"/>
      <w:sz w:val="20"/>
    </w:rPr>
  </w:style>
  <w:style w:type="character" w:styleId="ListLabel3777">
    <w:name w:val="ListLabel 3777"/>
    <w:qFormat/>
    <w:rPr>
      <w:rFonts w:cs="Symbol"/>
      <w:sz w:val="20"/>
    </w:rPr>
  </w:style>
  <w:style w:type="character" w:styleId="ListLabel3778">
    <w:name w:val="ListLabel 3778"/>
    <w:qFormat/>
    <w:rPr>
      <w:rFonts w:cs="Symbol"/>
      <w:sz w:val="20"/>
    </w:rPr>
  </w:style>
  <w:style w:type="character" w:styleId="ListLabel3779">
    <w:name w:val="ListLabel 3779"/>
    <w:qFormat/>
    <w:rPr>
      <w:rFonts w:cs="Symbol"/>
      <w:sz w:val="20"/>
    </w:rPr>
  </w:style>
  <w:style w:type="character" w:styleId="ListLabel3780">
    <w:name w:val="ListLabel 3780"/>
    <w:qFormat/>
    <w:rPr>
      <w:rFonts w:cs="Symbol"/>
      <w:sz w:val="20"/>
    </w:rPr>
  </w:style>
  <w:style w:type="character" w:styleId="ListLabel3781">
    <w:name w:val="ListLabel 3781"/>
    <w:qFormat/>
    <w:rPr>
      <w:rFonts w:ascii="Roboto" w:hAnsi="Roboto" w:cs="Symbol"/>
      <w:sz w:val="21"/>
    </w:rPr>
  </w:style>
  <w:style w:type="character" w:styleId="ListLabel3782">
    <w:name w:val="ListLabel 3782"/>
    <w:qFormat/>
    <w:rPr>
      <w:rFonts w:cs="Symbol"/>
      <w:sz w:val="20"/>
    </w:rPr>
  </w:style>
  <w:style w:type="character" w:styleId="ListLabel3783">
    <w:name w:val="ListLabel 3783"/>
    <w:qFormat/>
    <w:rPr>
      <w:rFonts w:cs="Symbol"/>
      <w:sz w:val="20"/>
    </w:rPr>
  </w:style>
  <w:style w:type="character" w:styleId="ListLabel3784">
    <w:name w:val="ListLabel 3784"/>
    <w:qFormat/>
    <w:rPr>
      <w:rFonts w:cs="Symbol"/>
      <w:sz w:val="20"/>
    </w:rPr>
  </w:style>
  <w:style w:type="character" w:styleId="ListLabel3785">
    <w:name w:val="ListLabel 3785"/>
    <w:qFormat/>
    <w:rPr>
      <w:rFonts w:cs="Symbol"/>
      <w:sz w:val="20"/>
    </w:rPr>
  </w:style>
  <w:style w:type="character" w:styleId="ListLabel3786">
    <w:name w:val="ListLabel 3786"/>
    <w:qFormat/>
    <w:rPr>
      <w:rFonts w:cs="Symbol"/>
      <w:sz w:val="20"/>
    </w:rPr>
  </w:style>
  <w:style w:type="character" w:styleId="ListLabel3787">
    <w:name w:val="ListLabel 3787"/>
    <w:qFormat/>
    <w:rPr>
      <w:rFonts w:cs="Symbol"/>
      <w:sz w:val="20"/>
    </w:rPr>
  </w:style>
  <w:style w:type="character" w:styleId="ListLabel3788">
    <w:name w:val="ListLabel 3788"/>
    <w:qFormat/>
    <w:rPr>
      <w:rFonts w:cs="Symbol"/>
      <w:sz w:val="20"/>
    </w:rPr>
  </w:style>
  <w:style w:type="character" w:styleId="ListLabel3789">
    <w:name w:val="ListLabel 3789"/>
    <w:qFormat/>
    <w:rPr>
      <w:rFonts w:cs="Symbol"/>
      <w:sz w:val="20"/>
    </w:rPr>
  </w:style>
  <w:style w:type="character" w:styleId="ListLabel3790">
    <w:name w:val="ListLabel 3790"/>
    <w:qFormat/>
    <w:rPr>
      <w:rFonts w:ascii="Roboto" w:hAnsi="Roboto" w:cs="Symbol"/>
      <w:sz w:val="21"/>
    </w:rPr>
  </w:style>
  <w:style w:type="character" w:styleId="ListLabel3791">
    <w:name w:val="ListLabel 3791"/>
    <w:qFormat/>
    <w:rPr>
      <w:rFonts w:cs="Symbol"/>
      <w:sz w:val="20"/>
    </w:rPr>
  </w:style>
  <w:style w:type="character" w:styleId="ListLabel3792">
    <w:name w:val="ListLabel 3792"/>
    <w:qFormat/>
    <w:rPr>
      <w:rFonts w:cs="Symbol"/>
      <w:sz w:val="20"/>
    </w:rPr>
  </w:style>
  <w:style w:type="character" w:styleId="ListLabel3793">
    <w:name w:val="ListLabel 3793"/>
    <w:qFormat/>
    <w:rPr>
      <w:rFonts w:cs="Symbol"/>
      <w:sz w:val="20"/>
    </w:rPr>
  </w:style>
  <w:style w:type="character" w:styleId="ListLabel3794">
    <w:name w:val="ListLabel 3794"/>
    <w:qFormat/>
    <w:rPr>
      <w:rFonts w:cs="Symbol"/>
      <w:sz w:val="20"/>
    </w:rPr>
  </w:style>
  <w:style w:type="character" w:styleId="ListLabel3795">
    <w:name w:val="ListLabel 3795"/>
    <w:qFormat/>
    <w:rPr>
      <w:rFonts w:cs="Symbol"/>
      <w:sz w:val="20"/>
    </w:rPr>
  </w:style>
  <w:style w:type="character" w:styleId="ListLabel3796">
    <w:name w:val="ListLabel 3796"/>
    <w:qFormat/>
    <w:rPr>
      <w:rFonts w:cs="Symbol"/>
      <w:sz w:val="20"/>
    </w:rPr>
  </w:style>
  <w:style w:type="character" w:styleId="ListLabel3797">
    <w:name w:val="ListLabel 3797"/>
    <w:qFormat/>
    <w:rPr>
      <w:rFonts w:cs="Symbol"/>
      <w:sz w:val="20"/>
    </w:rPr>
  </w:style>
  <w:style w:type="character" w:styleId="ListLabel3798">
    <w:name w:val="ListLabel 3798"/>
    <w:qFormat/>
    <w:rPr>
      <w:rFonts w:cs="Symbol"/>
      <w:sz w:val="20"/>
    </w:rPr>
  </w:style>
  <w:style w:type="character" w:styleId="ListLabel3799">
    <w:name w:val="ListLabel 3799"/>
    <w:qFormat/>
    <w:rPr>
      <w:rFonts w:ascii="Roboto" w:hAnsi="Roboto" w:cs="Symbol"/>
      <w:sz w:val="21"/>
    </w:rPr>
  </w:style>
  <w:style w:type="character" w:styleId="ListLabel3800">
    <w:name w:val="ListLabel 3800"/>
    <w:qFormat/>
    <w:rPr>
      <w:rFonts w:cs="Symbol"/>
      <w:sz w:val="20"/>
    </w:rPr>
  </w:style>
  <w:style w:type="character" w:styleId="ListLabel3801">
    <w:name w:val="ListLabel 3801"/>
    <w:qFormat/>
    <w:rPr>
      <w:rFonts w:cs="Symbol"/>
      <w:sz w:val="20"/>
    </w:rPr>
  </w:style>
  <w:style w:type="character" w:styleId="ListLabel3802">
    <w:name w:val="ListLabel 3802"/>
    <w:qFormat/>
    <w:rPr>
      <w:rFonts w:cs="Symbol"/>
      <w:sz w:val="20"/>
    </w:rPr>
  </w:style>
  <w:style w:type="character" w:styleId="ListLabel3803">
    <w:name w:val="ListLabel 3803"/>
    <w:qFormat/>
    <w:rPr>
      <w:rFonts w:cs="Symbol"/>
      <w:sz w:val="20"/>
    </w:rPr>
  </w:style>
  <w:style w:type="character" w:styleId="ListLabel3804">
    <w:name w:val="ListLabel 3804"/>
    <w:qFormat/>
    <w:rPr>
      <w:rFonts w:cs="Symbol"/>
      <w:sz w:val="20"/>
    </w:rPr>
  </w:style>
  <w:style w:type="character" w:styleId="ListLabel3805">
    <w:name w:val="ListLabel 3805"/>
    <w:qFormat/>
    <w:rPr>
      <w:rFonts w:cs="Symbol"/>
      <w:sz w:val="20"/>
    </w:rPr>
  </w:style>
  <w:style w:type="character" w:styleId="ListLabel3806">
    <w:name w:val="ListLabel 3806"/>
    <w:qFormat/>
    <w:rPr>
      <w:rFonts w:cs="Symbol"/>
      <w:sz w:val="20"/>
    </w:rPr>
  </w:style>
  <w:style w:type="character" w:styleId="ListLabel3807">
    <w:name w:val="ListLabel 3807"/>
    <w:qFormat/>
    <w:rPr>
      <w:rFonts w:cs="Symbol"/>
      <w:sz w:val="20"/>
    </w:rPr>
  </w:style>
  <w:style w:type="character" w:styleId="ListLabel3808">
    <w:name w:val="ListLabel 3808"/>
    <w:qFormat/>
    <w:rPr>
      <w:rFonts w:ascii="Roboto" w:hAnsi="Roboto" w:cs="Symbol"/>
      <w:sz w:val="21"/>
    </w:rPr>
  </w:style>
  <w:style w:type="character" w:styleId="ListLabel3809">
    <w:name w:val="ListLabel 3809"/>
    <w:qFormat/>
    <w:rPr>
      <w:rFonts w:cs="Symbol"/>
      <w:sz w:val="20"/>
    </w:rPr>
  </w:style>
  <w:style w:type="character" w:styleId="ListLabel3810">
    <w:name w:val="ListLabel 3810"/>
    <w:qFormat/>
    <w:rPr>
      <w:rFonts w:cs="Symbol"/>
      <w:sz w:val="20"/>
    </w:rPr>
  </w:style>
  <w:style w:type="character" w:styleId="ListLabel3811">
    <w:name w:val="ListLabel 3811"/>
    <w:qFormat/>
    <w:rPr>
      <w:rFonts w:cs="Symbol"/>
      <w:sz w:val="20"/>
    </w:rPr>
  </w:style>
  <w:style w:type="character" w:styleId="ListLabel3812">
    <w:name w:val="ListLabel 3812"/>
    <w:qFormat/>
    <w:rPr>
      <w:rFonts w:cs="Symbol"/>
      <w:sz w:val="20"/>
    </w:rPr>
  </w:style>
  <w:style w:type="character" w:styleId="ListLabel3813">
    <w:name w:val="ListLabel 3813"/>
    <w:qFormat/>
    <w:rPr>
      <w:rFonts w:cs="Symbol"/>
      <w:sz w:val="20"/>
    </w:rPr>
  </w:style>
  <w:style w:type="character" w:styleId="ListLabel3814">
    <w:name w:val="ListLabel 3814"/>
    <w:qFormat/>
    <w:rPr>
      <w:rFonts w:cs="Symbol"/>
      <w:sz w:val="20"/>
    </w:rPr>
  </w:style>
  <w:style w:type="character" w:styleId="ListLabel3815">
    <w:name w:val="ListLabel 3815"/>
    <w:qFormat/>
    <w:rPr>
      <w:rFonts w:cs="Symbol"/>
      <w:sz w:val="20"/>
    </w:rPr>
  </w:style>
  <w:style w:type="character" w:styleId="ListLabel3816">
    <w:name w:val="ListLabel 3816"/>
    <w:qFormat/>
    <w:rPr>
      <w:rFonts w:cs="Symbol"/>
      <w:sz w:val="20"/>
    </w:rPr>
  </w:style>
  <w:style w:type="character" w:styleId="ListLabel3817">
    <w:name w:val="ListLabel 3817"/>
    <w:qFormat/>
    <w:rPr>
      <w:rFonts w:ascii="Roboto" w:hAnsi="Roboto" w:cs="Courier New"/>
      <w:sz w:val="24"/>
    </w:rPr>
  </w:style>
  <w:style w:type="character" w:styleId="ListLabel3818">
    <w:name w:val="ListLabel 3818"/>
    <w:qFormat/>
    <w:rPr>
      <w:rFonts w:cs="Courier New"/>
    </w:rPr>
  </w:style>
  <w:style w:type="character" w:styleId="ListLabel3819">
    <w:name w:val="ListLabel 3819"/>
    <w:qFormat/>
    <w:rPr>
      <w:rFonts w:ascii="Roboto" w:hAnsi="Roboto" w:cs="Courier New"/>
      <w:sz w:val="24"/>
    </w:rPr>
  </w:style>
  <w:style w:type="character" w:styleId="ListLabel3820">
    <w:name w:val="ListLabel 3820"/>
    <w:qFormat/>
    <w:rPr>
      <w:rFonts w:ascii="Roboto" w:hAnsi="Roboto" w:cs="Courier New"/>
      <w:sz w:val="24"/>
    </w:rPr>
  </w:style>
  <w:style w:type="character" w:styleId="ListLabel3821">
    <w:name w:val="ListLabel 3821"/>
    <w:qFormat/>
    <w:rPr>
      <w:rFonts w:ascii="Roboto" w:hAnsi="Roboto" w:cs="Courier New"/>
      <w:sz w:val="24"/>
    </w:rPr>
  </w:style>
  <w:style w:type="character" w:styleId="ListLabel3822">
    <w:name w:val="ListLabel 3822"/>
    <w:qFormat/>
    <w:rPr>
      <w:rFonts w:ascii="Roboto" w:hAnsi="Roboto" w:cs="Symbol"/>
      <w:sz w:val="24"/>
    </w:rPr>
  </w:style>
  <w:style w:type="character" w:styleId="ListLabel3823">
    <w:name w:val="ListLabel 3823"/>
    <w:qFormat/>
    <w:rPr>
      <w:rFonts w:cs="Courier New"/>
      <w:sz w:val="20"/>
    </w:rPr>
  </w:style>
  <w:style w:type="character" w:styleId="ListLabel3824">
    <w:name w:val="ListLabel 3824"/>
    <w:qFormat/>
    <w:rPr>
      <w:rFonts w:cs="Wingdings"/>
      <w:sz w:val="20"/>
    </w:rPr>
  </w:style>
  <w:style w:type="character" w:styleId="ListLabel3825">
    <w:name w:val="ListLabel 3825"/>
    <w:qFormat/>
    <w:rPr>
      <w:rFonts w:cs="Wingdings"/>
      <w:sz w:val="20"/>
    </w:rPr>
  </w:style>
  <w:style w:type="character" w:styleId="ListLabel3826">
    <w:name w:val="ListLabel 3826"/>
    <w:qFormat/>
    <w:rPr>
      <w:rFonts w:cs="Wingdings"/>
      <w:sz w:val="20"/>
    </w:rPr>
  </w:style>
  <w:style w:type="character" w:styleId="ListLabel3827">
    <w:name w:val="ListLabel 3827"/>
    <w:qFormat/>
    <w:rPr>
      <w:rFonts w:cs="Wingdings"/>
      <w:sz w:val="20"/>
    </w:rPr>
  </w:style>
  <w:style w:type="character" w:styleId="ListLabel3828">
    <w:name w:val="ListLabel 3828"/>
    <w:qFormat/>
    <w:rPr>
      <w:rFonts w:cs="Wingdings"/>
      <w:sz w:val="20"/>
    </w:rPr>
  </w:style>
  <w:style w:type="character" w:styleId="ListLabel3829">
    <w:name w:val="ListLabel 3829"/>
    <w:qFormat/>
    <w:rPr>
      <w:rFonts w:cs="Wingdings"/>
      <w:sz w:val="20"/>
    </w:rPr>
  </w:style>
  <w:style w:type="character" w:styleId="ListLabel3830">
    <w:name w:val="ListLabel 3830"/>
    <w:qFormat/>
    <w:rPr>
      <w:rFonts w:cs="Wingdings"/>
      <w:sz w:val="20"/>
    </w:rPr>
  </w:style>
  <w:style w:type="character" w:styleId="ListLabel3831">
    <w:name w:val="ListLabel 3831"/>
    <w:qFormat/>
    <w:rPr>
      <w:rFonts w:ascii="Roboto" w:hAnsi="Roboto" w:cs="Symbol"/>
      <w:sz w:val="24"/>
    </w:rPr>
  </w:style>
  <w:style w:type="character" w:styleId="ListLabel3832">
    <w:name w:val="ListLabel 3832"/>
    <w:qFormat/>
    <w:rPr>
      <w:rFonts w:cs="Courier New"/>
      <w:sz w:val="20"/>
    </w:rPr>
  </w:style>
  <w:style w:type="character" w:styleId="ListLabel3833">
    <w:name w:val="ListLabel 3833"/>
    <w:qFormat/>
    <w:rPr>
      <w:rFonts w:cs="Wingdings"/>
      <w:sz w:val="20"/>
    </w:rPr>
  </w:style>
  <w:style w:type="character" w:styleId="ListLabel3834">
    <w:name w:val="ListLabel 3834"/>
    <w:qFormat/>
    <w:rPr>
      <w:rFonts w:cs="Wingdings"/>
      <w:sz w:val="20"/>
    </w:rPr>
  </w:style>
  <w:style w:type="character" w:styleId="ListLabel3835">
    <w:name w:val="ListLabel 3835"/>
    <w:qFormat/>
    <w:rPr>
      <w:rFonts w:cs="Wingdings"/>
      <w:sz w:val="20"/>
    </w:rPr>
  </w:style>
  <w:style w:type="character" w:styleId="ListLabel3836">
    <w:name w:val="ListLabel 3836"/>
    <w:qFormat/>
    <w:rPr>
      <w:rFonts w:cs="Wingdings"/>
      <w:sz w:val="20"/>
    </w:rPr>
  </w:style>
  <w:style w:type="character" w:styleId="ListLabel3837">
    <w:name w:val="ListLabel 3837"/>
    <w:qFormat/>
    <w:rPr>
      <w:rFonts w:cs="Wingdings"/>
      <w:sz w:val="20"/>
    </w:rPr>
  </w:style>
  <w:style w:type="character" w:styleId="ListLabel3838">
    <w:name w:val="ListLabel 3838"/>
    <w:qFormat/>
    <w:rPr>
      <w:rFonts w:cs="Wingdings"/>
      <w:sz w:val="20"/>
    </w:rPr>
  </w:style>
  <w:style w:type="character" w:styleId="ListLabel3839">
    <w:name w:val="ListLabel 3839"/>
    <w:qFormat/>
    <w:rPr>
      <w:rFonts w:cs="Wingdings"/>
      <w:sz w:val="20"/>
    </w:rPr>
  </w:style>
  <w:style w:type="character" w:styleId="ListLabel3840">
    <w:name w:val="ListLabel 3840"/>
    <w:qFormat/>
    <w:rPr>
      <w:rFonts w:ascii="Roboto" w:hAnsi="Roboto" w:cs="Symbol"/>
      <w:sz w:val="24"/>
    </w:rPr>
  </w:style>
  <w:style w:type="character" w:styleId="ListLabel3841">
    <w:name w:val="ListLabel 3841"/>
    <w:qFormat/>
    <w:rPr>
      <w:rFonts w:cs="Courier New"/>
      <w:sz w:val="20"/>
    </w:rPr>
  </w:style>
  <w:style w:type="character" w:styleId="ListLabel3842">
    <w:name w:val="ListLabel 3842"/>
    <w:qFormat/>
    <w:rPr>
      <w:rFonts w:cs="Wingdings"/>
      <w:sz w:val="20"/>
    </w:rPr>
  </w:style>
  <w:style w:type="character" w:styleId="ListLabel3843">
    <w:name w:val="ListLabel 3843"/>
    <w:qFormat/>
    <w:rPr>
      <w:rFonts w:cs="Wingdings"/>
      <w:sz w:val="20"/>
    </w:rPr>
  </w:style>
  <w:style w:type="character" w:styleId="ListLabel3844">
    <w:name w:val="ListLabel 3844"/>
    <w:qFormat/>
    <w:rPr>
      <w:rFonts w:cs="Wingdings"/>
      <w:sz w:val="20"/>
    </w:rPr>
  </w:style>
  <w:style w:type="character" w:styleId="ListLabel3845">
    <w:name w:val="ListLabel 3845"/>
    <w:qFormat/>
    <w:rPr>
      <w:rFonts w:cs="Wingdings"/>
      <w:sz w:val="20"/>
    </w:rPr>
  </w:style>
  <w:style w:type="character" w:styleId="ListLabel3846">
    <w:name w:val="ListLabel 3846"/>
    <w:qFormat/>
    <w:rPr>
      <w:rFonts w:cs="Wingdings"/>
      <w:sz w:val="20"/>
    </w:rPr>
  </w:style>
  <w:style w:type="character" w:styleId="ListLabel3847">
    <w:name w:val="ListLabel 3847"/>
    <w:qFormat/>
    <w:rPr>
      <w:rFonts w:cs="Wingdings"/>
      <w:sz w:val="20"/>
    </w:rPr>
  </w:style>
  <w:style w:type="character" w:styleId="ListLabel3848">
    <w:name w:val="ListLabel 3848"/>
    <w:qFormat/>
    <w:rPr>
      <w:rFonts w:cs="Wingdings"/>
      <w:sz w:val="20"/>
    </w:rPr>
  </w:style>
  <w:style w:type="character" w:styleId="ListLabel3849">
    <w:name w:val="ListLabel 3849"/>
    <w:qFormat/>
    <w:rPr>
      <w:rFonts w:ascii="Times New Roman" w:hAnsi="Times New Roman" w:cs="Symbol"/>
      <w:sz w:val="24"/>
    </w:rPr>
  </w:style>
  <w:style w:type="character" w:styleId="ListLabel3850">
    <w:name w:val="ListLabel 3850"/>
    <w:qFormat/>
    <w:rPr>
      <w:rFonts w:cs="Courier New"/>
      <w:sz w:val="20"/>
    </w:rPr>
  </w:style>
  <w:style w:type="character" w:styleId="ListLabel3851">
    <w:name w:val="ListLabel 3851"/>
    <w:qFormat/>
    <w:rPr>
      <w:rFonts w:cs="Wingdings"/>
      <w:sz w:val="20"/>
    </w:rPr>
  </w:style>
  <w:style w:type="character" w:styleId="ListLabel3852">
    <w:name w:val="ListLabel 3852"/>
    <w:qFormat/>
    <w:rPr>
      <w:rFonts w:cs="Wingdings"/>
      <w:sz w:val="20"/>
    </w:rPr>
  </w:style>
  <w:style w:type="character" w:styleId="ListLabel3853">
    <w:name w:val="ListLabel 3853"/>
    <w:qFormat/>
    <w:rPr>
      <w:rFonts w:cs="Wingdings"/>
      <w:sz w:val="20"/>
    </w:rPr>
  </w:style>
  <w:style w:type="character" w:styleId="ListLabel3854">
    <w:name w:val="ListLabel 3854"/>
    <w:qFormat/>
    <w:rPr>
      <w:rFonts w:cs="Wingdings"/>
      <w:sz w:val="20"/>
    </w:rPr>
  </w:style>
  <w:style w:type="character" w:styleId="ListLabel3855">
    <w:name w:val="ListLabel 3855"/>
    <w:qFormat/>
    <w:rPr>
      <w:rFonts w:cs="Wingdings"/>
      <w:sz w:val="20"/>
    </w:rPr>
  </w:style>
  <w:style w:type="character" w:styleId="ListLabel3856">
    <w:name w:val="ListLabel 3856"/>
    <w:qFormat/>
    <w:rPr>
      <w:rFonts w:cs="Wingdings"/>
      <w:sz w:val="20"/>
    </w:rPr>
  </w:style>
  <w:style w:type="character" w:styleId="ListLabel3857">
    <w:name w:val="ListLabel 3857"/>
    <w:qFormat/>
    <w:rPr>
      <w:rFonts w:cs="Wingdings"/>
      <w:sz w:val="20"/>
    </w:rPr>
  </w:style>
  <w:style w:type="character" w:styleId="ListLabel3858">
    <w:name w:val="ListLabel 3858"/>
    <w:qFormat/>
    <w:rPr>
      <w:rFonts w:ascii="Verdana" w:hAnsi="Verdana" w:cs="Courier New"/>
      <w:sz w:val="20"/>
    </w:rPr>
  </w:style>
  <w:style w:type="character" w:styleId="ListLabel3859">
    <w:name w:val="ListLabel 3859"/>
    <w:qFormat/>
    <w:rPr>
      <w:rFonts w:cs="Courier New"/>
      <w:sz w:val="20"/>
    </w:rPr>
  </w:style>
  <w:style w:type="character" w:styleId="ListLabel3860">
    <w:name w:val="ListLabel 3860"/>
    <w:qFormat/>
    <w:rPr>
      <w:rFonts w:cs="Courier New"/>
      <w:sz w:val="20"/>
    </w:rPr>
  </w:style>
  <w:style w:type="character" w:styleId="ListLabel3861">
    <w:name w:val="ListLabel 3861"/>
    <w:qFormat/>
    <w:rPr>
      <w:rFonts w:cs="Courier New"/>
      <w:sz w:val="20"/>
    </w:rPr>
  </w:style>
  <w:style w:type="character" w:styleId="ListLabel3862">
    <w:name w:val="ListLabel 3862"/>
    <w:qFormat/>
    <w:rPr>
      <w:rFonts w:cs="Courier New"/>
      <w:sz w:val="20"/>
    </w:rPr>
  </w:style>
  <w:style w:type="character" w:styleId="ListLabel3863">
    <w:name w:val="ListLabel 3863"/>
    <w:qFormat/>
    <w:rPr>
      <w:rFonts w:cs="Courier New"/>
      <w:sz w:val="20"/>
    </w:rPr>
  </w:style>
  <w:style w:type="character" w:styleId="ListLabel3864">
    <w:name w:val="ListLabel 3864"/>
    <w:qFormat/>
    <w:rPr>
      <w:rFonts w:cs="Courier New"/>
      <w:sz w:val="20"/>
    </w:rPr>
  </w:style>
  <w:style w:type="character" w:styleId="ListLabel3865">
    <w:name w:val="ListLabel 3865"/>
    <w:qFormat/>
    <w:rPr>
      <w:rFonts w:cs="Courier New"/>
      <w:sz w:val="20"/>
    </w:rPr>
  </w:style>
  <w:style w:type="character" w:styleId="ListLabel3866">
    <w:name w:val="ListLabel 3866"/>
    <w:qFormat/>
    <w:rPr>
      <w:rFonts w:cs="Courier New"/>
      <w:sz w:val="20"/>
    </w:rPr>
  </w:style>
  <w:style w:type="character" w:styleId="ListLabel3867">
    <w:name w:val="ListLabel 3867"/>
    <w:qFormat/>
    <w:rPr>
      <w:rFonts w:ascii="Verdana" w:hAnsi="Verdana" w:cs="Courier New"/>
      <w:sz w:val="20"/>
    </w:rPr>
  </w:style>
  <w:style w:type="character" w:styleId="ListLabel3868">
    <w:name w:val="ListLabel 3868"/>
    <w:qFormat/>
    <w:rPr>
      <w:rFonts w:cs="Courier New"/>
      <w:sz w:val="20"/>
    </w:rPr>
  </w:style>
  <w:style w:type="character" w:styleId="ListLabel3869">
    <w:name w:val="ListLabel 3869"/>
    <w:qFormat/>
    <w:rPr>
      <w:rFonts w:cs="Courier New"/>
      <w:sz w:val="20"/>
    </w:rPr>
  </w:style>
  <w:style w:type="character" w:styleId="ListLabel3870">
    <w:name w:val="ListLabel 3870"/>
    <w:qFormat/>
    <w:rPr>
      <w:rFonts w:cs="Courier New"/>
      <w:sz w:val="20"/>
    </w:rPr>
  </w:style>
  <w:style w:type="character" w:styleId="ListLabel3871">
    <w:name w:val="ListLabel 3871"/>
    <w:qFormat/>
    <w:rPr>
      <w:rFonts w:cs="Courier New"/>
      <w:sz w:val="20"/>
    </w:rPr>
  </w:style>
  <w:style w:type="character" w:styleId="ListLabel3872">
    <w:name w:val="ListLabel 3872"/>
    <w:qFormat/>
    <w:rPr>
      <w:rFonts w:cs="Courier New"/>
      <w:sz w:val="20"/>
    </w:rPr>
  </w:style>
  <w:style w:type="character" w:styleId="ListLabel3873">
    <w:name w:val="ListLabel 3873"/>
    <w:qFormat/>
    <w:rPr>
      <w:rFonts w:cs="Courier New"/>
      <w:sz w:val="20"/>
    </w:rPr>
  </w:style>
  <w:style w:type="character" w:styleId="ListLabel3874">
    <w:name w:val="ListLabel 3874"/>
    <w:qFormat/>
    <w:rPr>
      <w:rFonts w:cs="Courier New"/>
      <w:sz w:val="20"/>
    </w:rPr>
  </w:style>
  <w:style w:type="character" w:styleId="ListLabel3875">
    <w:name w:val="ListLabel 3875"/>
    <w:qFormat/>
    <w:rPr>
      <w:rFonts w:cs="Courier New"/>
      <w:sz w:val="20"/>
    </w:rPr>
  </w:style>
  <w:style w:type="character" w:styleId="ListLabel3876">
    <w:name w:val="ListLabel 3876"/>
    <w:qFormat/>
    <w:rPr>
      <w:rFonts w:ascii="Verdana" w:hAnsi="Verdana" w:cs="Courier New"/>
      <w:sz w:val="20"/>
    </w:rPr>
  </w:style>
  <w:style w:type="character" w:styleId="ListLabel3877">
    <w:name w:val="ListLabel 3877"/>
    <w:qFormat/>
    <w:rPr>
      <w:rFonts w:cs="Courier New"/>
      <w:sz w:val="20"/>
    </w:rPr>
  </w:style>
  <w:style w:type="character" w:styleId="ListLabel3878">
    <w:name w:val="ListLabel 3878"/>
    <w:qFormat/>
    <w:rPr>
      <w:rFonts w:cs="Courier New"/>
      <w:sz w:val="20"/>
    </w:rPr>
  </w:style>
  <w:style w:type="character" w:styleId="ListLabel3879">
    <w:name w:val="ListLabel 3879"/>
    <w:qFormat/>
    <w:rPr>
      <w:rFonts w:cs="Courier New"/>
      <w:sz w:val="20"/>
    </w:rPr>
  </w:style>
  <w:style w:type="character" w:styleId="ListLabel3880">
    <w:name w:val="ListLabel 3880"/>
    <w:qFormat/>
    <w:rPr>
      <w:rFonts w:cs="Courier New"/>
      <w:sz w:val="20"/>
    </w:rPr>
  </w:style>
  <w:style w:type="character" w:styleId="ListLabel3881">
    <w:name w:val="ListLabel 3881"/>
    <w:qFormat/>
    <w:rPr>
      <w:rFonts w:cs="Courier New"/>
      <w:sz w:val="20"/>
    </w:rPr>
  </w:style>
  <w:style w:type="character" w:styleId="ListLabel3882">
    <w:name w:val="ListLabel 3882"/>
    <w:qFormat/>
    <w:rPr>
      <w:rFonts w:cs="Courier New"/>
      <w:sz w:val="20"/>
    </w:rPr>
  </w:style>
  <w:style w:type="character" w:styleId="ListLabel3883">
    <w:name w:val="ListLabel 3883"/>
    <w:qFormat/>
    <w:rPr>
      <w:rFonts w:cs="Courier New"/>
      <w:sz w:val="20"/>
    </w:rPr>
  </w:style>
  <w:style w:type="character" w:styleId="ListLabel3884">
    <w:name w:val="ListLabel 3884"/>
    <w:qFormat/>
    <w:rPr>
      <w:rFonts w:cs="Courier New"/>
      <w:sz w:val="20"/>
    </w:rPr>
  </w:style>
  <w:style w:type="character" w:styleId="ListLabel3885">
    <w:name w:val="ListLabel 3885"/>
    <w:qFormat/>
    <w:rPr>
      <w:rFonts w:ascii="Verdana" w:hAnsi="Verdana" w:cs="Courier New"/>
      <w:sz w:val="20"/>
    </w:rPr>
  </w:style>
  <w:style w:type="character" w:styleId="ListLabel3886">
    <w:name w:val="ListLabel 3886"/>
    <w:qFormat/>
    <w:rPr>
      <w:rFonts w:cs="Courier New"/>
      <w:sz w:val="20"/>
    </w:rPr>
  </w:style>
  <w:style w:type="character" w:styleId="ListLabel3887">
    <w:name w:val="ListLabel 3887"/>
    <w:qFormat/>
    <w:rPr>
      <w:rFonts w:cs="Courier New"/>
      <w:sz w:val="20"/>
    </w:rPr>
  </w:style>
  <w:style w:type="character" w:styleId="ListLabel3888">
    <w:name w:val="ListLabel 3888"/>
    <w:qFormat/>
    <w:rPr>
      <w:rFonts w:cs="Courier New"/>
      <w:sz w:val="20"/>
    </w:rPr>
  </w:style>
  <w:style w:type="character" w:styleId="ListLabel3889">
    <w:name w:val="ListLabel 3889"/>
    <w:qFormat/>
    <w:rPr>
      <w:rFonts w:cs="Courier New"/>
      <w:sz w:val="20"/>
    </w:rPr>
  </w:style>
  <w:style w:type="character" w:styleId="ListLabel3890">
    <w:name w:val="ListLabel 3890"/>
    <w:qFormat/>
    <w:rPr>
      <w:rFonts w:cs="Courier New"/>
      <w:sz w:val="20"/>
    </w:rPr>
  </w:style>
  <w:style w:type="character" w:styleId="ListLabel3891">
    <w:name w:val="ListLabel 3891"/>
    <w:qFormat/>
    <w:rPr>
      <w:rFonts w:cs="Courier New"/>
      <w:sz w:val="20"/>
    </w:rPr>
  </w:style>
  <w:style w:type="character" w:styleId="ListLabel3892">
    <w:name w:val="ListLabel 3892"/>
    <w:qFormat/>
    <w:rPr>
      <w:rFonts w:cs="Courier New"/>
      <w:sz w:val="20"/>
    </w:rPr>
  </w:style>
  <w:style w:type="character" w:styleId="ListLabel3893">
    <w:name w:val="ListLabel 3893"/>
    <w:qFormat/>
    <w:rPr>
      <w:rFonts w:cs="Courier New"/>
      <w:sz w:val="20"/>
    </w:rPr>
  </w:style>
  <w:style w:type="character" w:styleId="ListLabel3894">
    <w:name w:val="ListLabel 3894"/>
    <w:qFormat/>
    <w:rPr>
      <w:rFonts w:ascii="Verdana" w:hAnsi="Verdana" w:cs="Courier New"/>
      <w:sz w:val="20"/>
    </w:rPr>
  </w:style>
  <w:style w:type="character" w:styleId="ListLabel3895">
    <w:name w:val="ListLabel 3895"/>
    <w:qFormat/>
    <w:rPr>
      <w:rFonts w:cs="Courier New"/>
      <w:sz w:val="20"/>
    </w:rPr>
  </w:style>
  <w:style w:type="character" w:styleId="ListLabel3896">
    <w:name w:val="ListLabel 3896"/>
    <w:qFormat/>
    <w:rPr>
      <w:rFonts w:cs="Courier New"/>
      <w:sz w:val="20"/>
    </w:rPr>
  </w:style>
  <w:style w:type="character" w:styleId="ListLabel3897">
    <w:name w:val="ListLabel 3897"/>
    <w:qFormat/>
    <w:rPr>
      <w:rFonts w:cs="Courier New"/>
      <w:sz w:val="20"/>
    </w:rPr>
  </w:style>
  <w:style w:type="character" w:styleId="ListLabel3898">
    <w:name w:val="ListLabel 3898"/>
    <w:qFormat/>
    <w:rPr>
      <w:rFonts w:cs="Courier New"/>
      <w:sz w:val="20"/>
    </w:rPr>
  </w:style>
  <w:style w:type="character" w:styleId="ListLabel3899">
    <w:name w:val="ListLabel 3899"/>
    <w:qFormat/>
    <w:rPr>
      <w:rFonts w:cs="Courier New"/>
      <w:sz w:val="20"/>
    </w:rPr>
  </w:style>
  <w:style w:type="character" w:styleId="ListLabel3900">
    <w:name w:val="ListLabel 3900"/>
    <w:qFormat/>
    <w:rPr>
      <w:rFonts w:cs="Courier New"/>
      <w:sz w:val="20"/>
    </w:rPr>
  </w:style>
  <w:style w:type="character" w:styleId="ListLabel3901">
    <w:name w:val="ListLabel 3901"/>
    <w:qFormat/>
    <w:rPr>
      <w:rFonts w:cs="Courier New"/>
      <w:sz w:val="20"/>
    </w:rPr>
  </w:style>
  <w:style w:type="character" w:styleId="ListLabel3902">
    <w:name w:val="ListLabel 3902"/>
    <w:qFormat/>
    <w:rPr>
      <w:rFonts w:cs="Courier New"/>
      <w:sz w:val="20"/>
    </w:rPr>
  </w:style>
  <w:style w:type="character" w:styleId="ListLabel3903">
    <w:name w:val="ListLabel 3903"/>
    <w:qFormat/>
    <w:rPr>
      <w:rFonts w:ascii="Verdana" w:hAnsi="Verdana" w:cs="Courier New"/>
      <w:sz w:val="20"/>
    </w:rPr>
  </w:style>
  <w:style w:type="character" w:styleId="ListLabel3904">
    <w:name w:val="ListLabel 3904"/>
    <w:qFormat/>
    <w:rPr>
      <w:rFonts w:cs="Courier New"/>
      <w:sz w:val="20"/>
    </w:rPr>
  </w:style>
  <w:style w:type="character" w:styleId="ListLabel3905">
    <w:name w:val="ListLabel 3905"/>
    <w:qFormat/>
    <w:rPr>
      <w:rFonts w:cs="Courier New"/>
      <w:sz w:val="20"/>
    </w:rPr>
  </w:style>
  <w:style w:type="character" w:styleId="ListLabel3906">
    <w:name w:val="ListLabel 3906"/>
    <w:qFormat/>
    <w:rPr>
      <w:rFonts w:cs="Courier New"/>
      <w:sz w:val="20"/>
    </w:rPr>
  </w:style>
  <w:style w:type="character" w:styleId="ListLabel3907">
    <w:name w:val="ListLabel 3907"/>
    <w:qFormat/>
    <w:rPr>
      <w:rFonts w:cs="Courier New"/>
      <w:sz w:val="20"/>
    </w:rPr>
  </w:style>
  <w:style w:type="character" w:styleId="ListLabel3908">
    <w:name w:val="ListLabel 3908"/>
    <w:qFormat/>
    <w:rPr>
      <w:rFonts w:cs="Courier New"/>
      <w:sz w:val="20"/>
    </w:rPr>
  </w:style>
  <w:style w:type="character" w:styleId="ListLabel3909">
    <w:name w:val="ListLabel 3909"/>
    <w:qFormat/>
    <w:rPr>
      <w:rFonts w:cs="Courier New"/>
      <w:sz w:val="20"/>
    </w:rPr>
  </w:style>
  <w:style w:type="character" w:styleId="ListLabel3910">
    <w:name w:val="ListLabel 3910"/>
    <w:qFormat/>
    <w:rPr>
      <w:rFonts w:cs="Courier New"/>
      <w:sz w:val="20"/>
    </w:rPr>
  </w:style>
  <w:style w:type="character" w:styleId="ListLabel3911">
    <w:name w:val="ListLabel 3911"/>
    <w:qFormat/>
    <w:rPr>
      <w:rFonts w:cs="Courier New"/>
      <w:sz w:val="20"/>
    </w:rPr>
  </w:style>
  <w:style w:type="character" w:styleId="ListLabel3912">
    <w:name w:val="ListLabel 3912"/>
    <w:qFormat/>
    <w:rPr>
      <w:rFonts w:ascii="Arial" w:hAnsi="Arial" w:eastAsia="Times New Roman" w:cs="Arial"/>
      <w:color w:val="000000"/>
      <w:sz w:val="24"/>
      <w:szCs w:val="24"/>
    </w:rPr>
  </w:style>
  <w:style w:type="character" w:styleId="ListLabel3913">
    <w:name w:val="ListLabel 3913"/>
    <w:qFormat/>
    <w:rPr>
      <w:rFonts w:ascii="Arial" w:hAnsi="Arial" w:eastAsia="Times New Roman" w:cs="Arial"/>
      <w:i/>
      <w:iCs/>
      <w:color w:val="000000"/>
      <w:sz w:val="24"/>
      <w:szCs w:val="24"/>
    </w:rPr>
  </w:style>
  <w:style w:type="character" w:styleId="ListLabel3914">
    <w:name w:val="ListLabel 3914"/>
    <w:qFormat/>
    <w:rPr>
      <w:rFonts w:ascii="inherit" w:hAnsi="inherit" w:eastAsia="Times New Roman" w:cs="Arial"/>
      <w:b/>
      <w:bCs/>
      <w:color w:val="000000"/>
      <w:sz w:val="27"/>
      <w:szCs w:val="27"/>
    </w:rPr>
  </w:style>
  <w:style w:type="character" w:styleId="ListLabel3915">
    <w:name w:val="ListLabel 3915"/>
    <w:qFormat/>
    <w:rPr>
      <w:rFonts w:ascii="Arial" w:hAnsi="Arial" w:eastAsia="Times New Roman" w:cs="Arial"/>
      <w:b/>
      <w:bCs/>
      <w:color w:val="000000"/>
      <w:sz w:val="24"/>
      <w:szCs w:val="24"/>
    </w:rPr>
  </w:style>
  <w:style w:type="character" w:styleId="ListLabel3916">
    <w:name w:val="ListLabel 3916"/>
    <w:qFormat/>
    <w:rPr>
      <w:rFonts w:ascii="Arial" w:hAnsi="Arial" w:eastAsia="Times New Roman" w:cs="Arial"/>
      <w:color w:val="000000"/>
      <w:sz w:val="24"/>
      <w:szCs w:val="24"/>
    </w:rPr>
  </w:style>
  <w:style w:type="character" w:styleId="ListLabel3917">
    <w:name w:val="ListLabel 3917"/>
    <w:qFormat/>
    <w:rPr>
      <w:rFonts w:ascii="Arial" w:hAnsi="Arial" w:eastAsia="Times New Roman" w:cs="Arial"/>
      <w:i/>
      <w:iCs/>
      <w:color w:val="000000"/>
      <w:sz w:val="24"/>
      <w:szCs w:val="24"/>
    </w:rPr>
  </w:style>
  <w:style w:type="character" w:styleId="ListLabel3918">
    <w:name w:val="ListLabel 3918"/>
    <w:qFormat/>
    <w:rPr>
      <w:rFonts w:ascii="inherit" w:hAnsi="inherit" w:eastAsia="Times New Roman" w:cs="Arial"/>
      <w:b/>
      <w:bCs/>
      <w:caps/>
      <w:color w:val="000000"/>
      <w:sz w:val="27"/>
      <w:szCs w:val="27"/>
    </w:rPr>
  </w:style>
  <w:style w:type="character" w:styleId="ListLabel3919">
    <w:name w:val="ListLabel 3919"/>
    <w:qFormat/>
    <w:rPr>
      <w:rFonts w:ascii="Arial" w:hAnsi="Arial" w:eastAsia="Times New Roman" w:cs="Arial"/>
      <w:b/>
      <w:bCs/>
      <w:color w:val="000000"/>
      <w:sz w:val="24"/>
      <w:szCs w:val="24"/>
    </w:rPr>
  </w:style>
  <w:style w:type="character" w:styleId="ListLabel3920">
    <w:name w:val="ListLabel 3920"/>
    <w:qFormat/>
    <w:rPr>
      <w:rFonts w:ascii="Segoe UI" w:hAnsi="Segoe UI" w:eastAsia="Times New Roman" w:cs="Segoe UI"/>
      <w:color w:val="000000"/>
      <w:sz w:val="23"/>
      <w:szCs w:val="23"/>
    </w:rPr>
  </w:style>
  <w:style w:type="character" w:styleId="ListLabel3921">
    <w:name w:val="ListLabel 3921"/>
    <w:qFormat/>
    <w:rPr>
      <w:rFonts w:ascii="Helvetica" w:hAnsi="Helvetica"/>
      <w:color w:val="000000"/>
    </w:rPr>
  </w:style>
  <w:style w:type="character" w:styleId="ListLabel3922">
    <w:name w:val="ListLabel 3922"/>
    <w:qFormat/>
    <w:rPr>
      <w:rFonts w:ascii="Arial" w:hAnsi="Arial" w:eastAsia="Times New Roman" w:cs="Arial"/>
      <w:color w:val="000000"/>
      <w:sz w:val="24"/>
      <w:szCs w:val="24"/>
    </w:rPr>
  </w:style>
  <w:style w:type="character" w:styleId="ListLabel3923">
    <w:name w:val="ListLabel 3923"/>
    <w:qFormat/>
    <w:rPr>
      <w:rFonts w:ascii="Arial" w:hAnsi="Arial" w:eastAsia="Times New Roman" w:cs="Arial"/>
      <w:color w:val="000000"/>
      <w:sz w:val="24"/>
      <w:szCs w:val="24"/>
      <w:shd w:fill="FFFFFF" w:val="clear"/>
    </w:rPr>
  </w:style>
  <w:style w:type="character" w:styleId="ListLabel3924">
    <w:name w:val="ListLabel 3924"/>
    <w:qFormat/>
    <w:rPr>
      <w:rFonts w:ascii="Arial" w:hAnsi="Arial" w:eastAsia="Times New Roman" w:cs="Arial"/>
      <w:color w:val="000000"/>
      <w:sz w:val="24"/>
      <w:szCs w:val="24"/>
    </w:rPr>
  </w:style>
  <w:style w:type="character" w:styleId="ListLabel3925">
    <w:name w:val="ListLabel 3925"/>
    <w:qFormat/>
    <w:rPr>
      <w:rFonts w:ascii="Arial" w:hAnsi="Arial" w:eastAsia="Times New Roman" w:cs="Arial"/>
      <w:color w:val="000000"/>
      <w:sz w:val="27"/>
      <w:szCs w:val="27"/>
    </w:rPr>
  </w:style>
  <w:style w:type="character" w:styleId="ListLabel3926">
    <w:name w:val="ListLabel 3926"/>
    <w:qFormat/>
    <w:rPr>
      <w:rFonts w:ascii="Arial" w:hAnsi="Arial" w:eastAsia="Times New Roman" w:cs="Arial"/>
      <w:b/>
      <w:bCs/>
      <w:color w:val="000000"/>
      <w:sz w:val="24"/>
      <w:szCs w:val="24"/>
      <w:u w:val="single"/>
    </w:rPr>
  </w:style>
  <w:style w:type="character" w:styleId="ListLabel3927">
    <w:name w:val="ListLabel 3927"/>
    <w:qFormat/>
    <w:rPr>
      <w:rFonts w:ascii="Arial" w:hAnsi="Arial" w:eastAsia="Times New Roman" w:cs="Arial"/>
      <w:color w:val="000000"/>
      <w:sz w:val="24"/>
      <w:szCs w:val="24"/>
      <w:u w:val="single"/>
    </w:rPr>
  </w:style>
  <w:style w:type="character" w:styleId="ListLabel3928">
    <w:name w:val="ListLabel 3928"/>
    <w:qFormat/>
    <w:rPr>
      <w:rFonts w:ascii="Proxima Nova" w:hAnsi="Proxima Nova" w:eastAsia="Times New Roman" w:cs="Times New Roman"/>
      <w:color w:val="000000"/>
      <w:sz w:val="27"/>
      <w:szCs w:val="27"/>
      <w:u w:val="single"/>
    </w:rPr>
  </w:style>
  <w:style w:type="character" w:styleId="ListLabel3929">
    <w:name w:val="ListLabel 3929"/>
    <w:qFormat/>
    <w:rPr>
      <w:rFonts w:ascii="Georgia" w:hAnsi="Georgia" w:eastAsia="Times New Roman" w:cs="Arial"/>
      <w:i/>
      <w:iCs/>
      <w:color w:val="000000"/>
      <w:sz w:val="27"/>
      <w:szCs w:val="27"/>
      <w:shd w:fill="2D89EF" w:val="clear"/>
    </w:rPr>
  </w:style>
  <w:style w:type="character" w:styleId="ListLabel3930">
    <w:name w:val="ListLabel 3930"/>
    <w:qFormat/>
    <w:rPr>
      <w:rFonts w:ascii="Times New Roman" w:hAnsi="Times New Roman" w:eastAsia="Times New Roman" w:cs="Times New Roman"/>
      <w:color w:val="000000"/>
      <w:sz w:val="24"/>
      <w:szCs w:val="24"/>
    </w:rPr>
  </w:style>
  <w:style w:type="character" w:styleId="ListLabel3931">
    <w:name w:val="ListLabel 3931"/>
    <w:qFormat/>
    <w:rPr>
      <w:rFonts w:ascii="Helvetica" w:hAnsi="Helvetica" w:eastAsia="Times New Roman" w:cs="Times New Roman"/>
      <w:b/>
      <w:bCs/>
      <w:color w:val="000000"/>
      <w:spacing w:val="15"/>
      <w:sz w:val="27"/>
      <w:szCs w:val="27"/>
    </w:rPr>
  </w:style>
  <w:style w:type="character" w:styleId="ListLabel3932">
    <w:name w:val="ListLabel 3932"/>
    <w:qFormat/>
    <w:rPr>
      <w:rFonts w:ascii="Helvetica" w:hAnsi="Helvetica" w:eastAsia="Times New Roman" w:cs="Times New Roman"/>
      <w:color w:val="000000"/>
    </w:rPr>
  </w:style>
  <w:style w:type="character" w:styleId="ListLabel3933">
    <w:name w:val="ListLabel 3933"/>
    <w:qFormat/>
    <w:rPr>
      <w:rFonts w:ascii="Helvetica" w:hAnsi="Helvetica" w:eastAsia="Times New Roman" w:cs="Times New Roman"/>
      <w:color w:val="000000"/>
      <w:sz w:val="27"/>
      <w:szCs w:val="27"/>
    </w:rPr>
  </w:style>
  <w:style w:type="character" w:styleId="ListLabel3934">
    <w:name w:val="ListLabel 3934"/>
    <w:qFormat/>
    <w:rPr>
      <w:rFonts w:ascii="Helvetica" w:hAnsi="Helvetica" w:eastAsia="Times New Roman" w:cs="Times New Roman"/>
      <w:color w:val="000000"/>
      <w:sz w:val="41"/>
      <w:szCs w:val="41"/>
    </w:rPr>
  </w:style>
  <w:style w:type="character" w:styleId="ListLabel3935">
    <w:name w:val="ListLabel 3935"/>
    <w:qFormat/>
    <w:rPr>
      <w:rFonts w:ascii="Helvetica" w:hAnsi="Helvetica" w:eastAsia="Times New Roman" w:cs="Times New Roman"/>
      <w:strike/>
      <w:color w:val="000000"/>
      <w:sz w:val="27"/>
      <w:szCs w:val="27"/>
    </w:rPr>
  </w:style>
  <w:style w:type="character" w:styleId="ListLabel3936">
    <w:name w:val="ListLabel 3936"/>
    <w:qFormat/>
    <w:rPr>
      <w:rFonts w:ascii="Helvetica" w:hAnsi="Helvetica" w:eastAsia="Times New Roman" w:cs="Times New Roman"/>
      <w:color w:val="000000"/>
      <w:spacing w:val="15"/>
      <w:sz w:val="23"/>
      <w:szCs w:val="23"/>
      <w:bdr w:val="single" w:sz="6" w:space="8" w:color="FF8C00"/>
      <w:shd w:fill="FF8C00" w:val="clear"/>
    </w:rPr>
  </w:style>
  <w:style w:type="character" w:styleId="ListLabel3937">
    <w:name w:val="ListLabel 3937"/>
    <w:qFormat/>
    <w:rPr>
      <w:rFonts w:ascii="Helvetica" w:hAnsi="Helvetica" w:eastAsia="Times New Roman" w:cs="Times New Roman"/>
      <w:color w:val="000000"/>
      <w:sz w:val="21"/>
      <w:szCs w:val="21"/>
    </w:rPr>
  </w:style>
  <w:style w:type="character" w:styleId="ListLabel3938">
    <w:name w:val="ListLabel 3938"/>
    <w:qFormat/>
    <w:rPr>
      <w:rFonts w:ascii="Segoe UI" w:hAnsi="Segoe UI" w:eastAsia="Times New Roman" w:cs="Segoe UI"/>
      <w:color w:val="000000"/>
      <w:sz w:val="27"/>
      <w:szCs w:val="27"/>
    </w:rPr>
  </w:style>
  <w:style w:type="character" w:styleId="ListLabel3939">
    <w:name w:val="ListLabel 3939"/>
    <w:qFormat/>
    <w:rPr>
      <w:rFonts w:ascii="Roboto" w:hAnsi="Roboto" w:eastAsia="Times New Roman" w:cs="Times New Roman"/>
      <w:color w:val="000000"/>
      <w:sz w:val="24"/>
      <w:szCs w:val="24"/>
      <w:u w:val="single"/>
      <w:bdr w:val="single" w:sz="6" w:space="7" w:color="0277BB"/>
    </w:rPr>
  </w:style>
  <w:style w:type="character" w:styleId="ListLabel3940">
    <w:name w:val="ListLabel 3940"/>
    <w:qFormat/>
    <w:rPr>
      <w:rFonts w:ascii="inherit" w:hAnsi="inherit" w:eastAsia="Times New Roman" w:cs="Times New Roman"/>
      <w:color w:val="000000"/>
      <w:sz w:val="33"/>
      <w:szCs w:val="33"/>
    </w:rPr>
  </w:style>
  <w:style w:type="character" w:styleId="ListLabel3941">
    <w:name w:val="ListLabel 3941"/>
    <w:qFormat/>
    <w:rPr>
      <w:rFonts w:ascii="Roboto" w:hAnsi="Roboto" w:eastAsia="Times New Roman" w:cs="Times New Roman"/>
      <w:color w:val="000000"/>
      <w:sz w:val="27"/>
      <w:szCs w:val="27"/>
      <w:u w:val="single"/>
    </w:rPr>
  </w:style>
  <w:style w:type="character" w:styleId="ListLabel3942">
    <w:name w:val="ListLabel 3942"/>
    <w:qFormat/>
    <w:rPr>
      <w:rFonts w:ascii="Roboto" w:hAnsi="Roboto" w:eastAsia="Times New Roman" w:cs="Times New Roman"/>
      <w:color w:val="000000"/>
      <w:sz w:val="24"/>
      <w:szCs w:val="24"/>
      <w:u w:val="single"/>
    </w:rPr>
  </w:style>
  <w:style w:type="character" w:styleId="ListLabel3943">
    <w:name w:val="ListLabel 3943"/>
    <w:qFormat/>
    <w:rPr>
      <w:rFonts w:ascii="Times New Roman" w:hAnsi="Times New Roman" w:eastAsia="Times New Roman" w:cs="Times New Roman"/>
      <w:color w:val="000000"/>
      <w:sz w:val="24"/>
      <w:szCs w:val="24"/>
      <w:u w:val="single"/>
    </w:rPr>
  </w:style>
  <w:style w:type="character" w:styleId="ListLabel3944">
    <w:name w:val="ListLabel 3944"/>
    <w:qFormat/>
    <w:rPr>
      <w:rFonts w:ascii="Roboto" w:hAnsi="Roboto" w:eastAsia="Times New Roman" w:cs="Times New Roman"/>
      <w:color w:val="000000"/>
      <w:sz w:val="27"/>
      <w:szCs w:val="27"/>
    </w:rPr>
  </w:style>
  <w:style w:type="character" w:styleId="ListLabel3945">
    <w:name w:val="ListLabel 3945"/>
    <w:qFormat/>
    <w:rPr>
      <w:rFonts w:ascii="Roboto" w:hAnsi="Roboto" w:eastAsia="Times New Roman" w:cs="Times New Roman"/>
      <w:color w:val="000000"/>
      <w:sz w:val="24"/>
      <w:szCs w:val="24"/>
      <w:u w:val="single"/>
    </w:rPr>
  </w:style>
  <w:style w:type="character" w:styleId="ListLabel3946">
    <w:name w:val="ListLabel 3946"/>
    <w:qFormat/>
    <w:rPr>
      <w:rFonts w:ascii="Times New Roman" w:hAnsi="Times New Roman" w:eastAsia="Times New Roman" w:cs="Times New Roman"/>
      <w:color w:val="000000"/>
      <w:sz w:val="24"/>
      <w:szCs w:val="24"/>
      <w:u w:val="single"/>
    </w:rPr>
  </w:style>
  <w:style w:type="character" w:styleId="ListLabel3947">
    <w:name w:val="ListLabel 3947"/>
    <w:qFormat/>
    <w:rPr>
      <w:rFonts w:ascii="Roboto" w:hAnsi="Roboto" w:eastAsia="Times New Roman" w:cs="Times New Roman"/>
      <w:color w:val="000000"/>
      <w:sz w:val="21"/>
      <w:szCs w:val="21"/>
      <w:u w:val="single"/>
    </w:rPr>
  </w:style>
  <w:style w:type="character" w:styleId="ListLabel3948">
    <w:name w:val="ListLabel 3948"/>
    <w:qFormat/>
    <w:rPr>
      <w:rFonts w:ascii="Arial" w:hAnsi="Arial" w:eastAsia="Times New Roman" w:cs="Arial"/>
      <w:color w:val="000000"/>
      <w:sz w:val="17"/>
      <w:szCs w:val="17"/>
      <w:u w:val="single"/>
    </w:rPr>
  </w:style>
  <w:style w:type="character" w:styleId="ListLabel3949">
    <w:name w:val="ListLabel 3949"/>
    <w:qFormat/>
    <w:rPr>
      <w:rFonts w:ascii="inherit" w:hAnsi="inherit" w:eastAsia="Times New Roman" w:cs="Times New Roman"/>
      <w:color w:val="000000"/>
      <w:sz w:val="20"/>
      <w:szCs w:val="20"/>
      <w:u w:val="single"/>
    </w:rPr>
  </w:style>
  <w:style w:type="character" w:styleId="ListLabel3950">
    <w:name w:val="ListLabel 3950"/>
    <w:qFormat/>
    <w:rPr>
      <w:rFonts w:eastAsia="Times New Roman" w:cs="Arial"/>
      <w:color w:val="000000"/>
      <w:sz w:val="26"/>
      <w:szCs w:val="26"/>
      <w:u w:val="single"/>
    </w:rPr>
  </w:style>
  <w:style w:type="character" w:styleId="ListLabel3951">
    <w:name w:val="ListLabel 3951"/>
    <w:qFormat/>
    <w:rPr>
      <w:rFonts w:ascii="inherit" w:hAnsi="inherit" w:eastAsia="Times New Roman" w:cs="Arial"/>
      <w:b/>
      <w:bCs/>
      <w:color w:val="000000"/>
      <w:sz w:val="26"/>
      <w:szCs w:val="26"/>
      <w:u w:val="single"/>
    </w:rPr>
  </w:style>
  <w:style w:type="character" w:styleId="ListLabel3952">
    <w:name w:val="ListLabel 3952"/>
    <w:qFormat/>
    <w:rPr>
      <w:rFonts w:ascii="inherit" w:hAnsi="inherit" w:eastAsia="Times New Roman" w:cs="Arial"/>
      <w:i/>
      <w:iCs/>
      <w:color w:val="000000"/>
      <w:sz w:val="26"/>
      <w:szCs w:val="26"/>
      <w:u w:val="single"/>
    </w:rPr>
  </w:style>
  <w:style w:type="character" w:styleId="ListLabel3953">
    <w:name w:val="ListLabel 3953"/>
    <w:qFormat/>
    <w:rPr>
      <w:rFonts w:ascii="Calibri Light" w:hAnsi="Calibri Light" w:eastAsia="Times New Roman" w:cs="Arial"/>
      <w:color w:val="000000"/>
      <w:sz w:val="26"/>
      <w:szCs w:val="26"/>
      <w:u w:val="single"/>
    </w:rPr>
  </w:style>
  <w:style w:type="character" w:styleId="ListLabel3954">
    <w:name w:val="ListLabel 3954"/>
    <w:qFormat/>
    <w:rPr>
      <w:rFonts w:ascii="Calibri Light" w:hAnsi="Calibri Light" w:eastAsia="Times New Roman" w:cs="Arial"/>
      <w:b/>
      <w:bCs/>
      <w:color w:val="000000"/>
      <w:sz w:val="26"/>
      <w:szCs w:val="26"/>
      <w:u w:val="single"/>
    </w:rPr>
  </w:style>
  <w:style w:type="character" w:styleId="ListLabel3955">
    <w:name w:val="ListLabel 3955"/>
    <w:qFormat/>
    <w:rPr>
      <w:rFonts w:ascii="inherit" w:hAnsi="inherit" w:eastAsia="Times New Roman" w:cs="Arial"/>
      <w:i/>
      <w:iCs/>
      <w:color w:val="000000"/>
      <w:sz w:val="26"/>
      <w:szCs w:val="26"/>
      <w:u w:val="single"/>
    </w:rPr>
  </w:style>
  <w:style w:type="character" w:styleId="ListLabel3956">
    <w:name w:val="ListLabel 3956"/>
    <w:qFormat/>
    <w:rPr>
      <w:rFonts w:ascii="Arial" w:hAnsi="Arial" w:cs="Symbol"/>
      <w:sz w:val="24"/>
    </w:rPr>
  </w:style>
  <w:style w:type="character" w:styleId="ListLabel3957">
    <w:name w:val="ListLabel 3957"/>
    <w:qFormat/>
    <w:rPr>
      <w:rFonts w:cs="Courier New"/>
      <w:sz w:val="20"/>
    </w:rPr>
  </w:style>
  <w:style w:type="character" w:styleId="ListLabel3958">
    <w:name w:val="ListLabel 3958"/>
    <w:qFormat/>
    <w:rPr>
      <w:rFonts w:cs="Wingdings"/>
      <w:sz w:val="20"/>
    </w:rPr>
  </w:style>
  <w:style w:type="character" w:styleId="ListLabel3959">
    <w:name w:val="ListLabel 3959"/>
    <w:qFormat/>
    <w:rPr>
      <w:rFonts w:cs="Wingdings"/>
      <w:sz w:val="20"/>
    </w:rPr>
  </w:style>
  <w:style w:type="character" w:styleId="ListLabel3960">
    <w:name w:val="ListLabel 3960"/>
    <w:qFormat/>
    <w:rPr>
      <w:rFonts w:cs="Wingdings"/>
      <w:sz w:val="20"/>
    </w:rPr>
  </w:style>
  <w:style w:type="character" w:styleId="ListLabel3961">
    <w:name w:val="ListLabel 3961"/>
    <w:qFormat/>
    <w:rPr>
      <w:rFonts w:cs="Wingdings"/>
      <w:sz w:val="20"/>
    </w:rPr>
  </w:style>
  <w:style w:type="character" w:styleId="ListLabel3962">
    <w:name w:val="ListLabel 3962"/>
    <w:qFormat/>
    <w:rPr>
      <w:rFonts w:cs="Wingdings"/>
      <w:sz w:val="20"/>
    </w:rPr>
  </w:style>
  <w:style w:type="character" w:styleId="ListLabel3963">
    <w:name w:val="ListLabel 3963"/>
    <w:qFormat/>
    <w:rPr>
      <w:rFonts w:cs="Wingdings"/>
      <w:sz w:val="20"/>
    </w:rPr>
  </w:style>
  <w:style w:type="character" w:styleId="ListLabel3964">
    <w:name w:val="ListLabel 3964"/>
    <w:qFormat/>
    <w:rPr>
      <w:rFonts w:cs="Wingdings"/>
      <w:sz w:val="20"/>
    </w:rPr>
  </w:style>
  <w:style w:type="character" w:styleId="ListLabel3965">
    <w:name w:val="ListLabel 3965"/>
    <w:qFormat/>
    <w:rPr>
      <w:rFonts w:ascii="Arial" w:hAnsi="Arial" w:cs="Symbol"/>
      <w:sz w:val="24"/>
    </w:rPr>
  </w:style>
  <w:style w:type="character" w:styleId="ListLabel3966">
    <w:name w:val="ListLabel 3966"/>
    <w:qFormat/>
    <w:rPr>
      <w:rFonts w:cs="Courier New"/>
      <w:sz w:val="20"/>
    </w:rPr>
  </w:style>
  <w:style w:type="character" w:styleId="ListLabel3967">
    <w:name w:val="ListLabel 3967"/>
    <w:qFormat/>
    <w:rPr>
      <w:rFonts w:cs="Wingdings"/>
      <w:sz w:val="20"/>
    </w:rPr>
  </w:style>
  <w:style w:type="character" w:styleId="ListLabel3968">
    <w:name w:val="ListLabel 3968"/>
    <w:qFormat/>
    <w:rPr>
      <w:rFonts w:cs="Wingdings"/>
      <w:sz w:val="20"/>
    </w:rPr>
  </w:style>
  <w:style w:type="character" w:styleId="ListLabel3969">
    <w:name w:val="ListLabel 3969"/>
    <w:qFormat/>
    <w:rPr>
      <w:rFonts w:cs="Wingdings"/>
      <w:sz w:val="20"/>
    </w:rPr>
  </w:style>
  <w:style w:type="character" w:styleId="ListLabel3970">
    <w:name w:val="ListLabel 3970"/>
    <w:qFormat/>
    <w:rPr>
      <w:rFonts w:cs="Wingdings"/>
      <w:sz w:val="20"/>
    </w:rPr>
  </w:style>
  <w:style w:type="character" w:styleId="ListLabel3971">
    <w:name w:val="ListLabel 3971"/>
    <w:qFormat/>
    <w:rPr>
      <w:rFonts w:cs="Wingdings"/>
      <w:sz w:val="20"/>
    </w:rPr>
  </w:style>
  <w:style w:type="character" w:styleId="ListLabel3972">
    <w:name w:val="ListLabel 3972"/>
    <w:qFormat/>
    <w:rPr>
      <w:rFonts w:cs="Wingdings"/>
      <w:sz w:val="20"/>
    </w:rPr>
  </w:style>
  <w:style w:type="character" w:styleId="ListLabel3973">
    <w:name w:val="ListLabel 3973"/>
    <w:qFormat/>
    <w:rPr>
      <w:rFonts w:cs="Wingdings"/>
      <w:sz w:val="20"/>
    </w:rPr>
  </w:style>
  <w:style w:type="character" w:styleId="ListLabel3974">
    <w:name w:val="ListLabel 3974"/>
    <w:qFormat/>
    <w:rPr>
      <w:rFonts w:ascii="Arial" w:hAnsi="Arial" w:cs="Symbol"/>
      <w:sz w:val="24"/>
    </w:rPr>
  </w:style>
  <w:style w:type="character" w:styleId="ListLabel3975">
    <w:name w:val="ListLabel 3975"/>
    <w:qFormat/>
    <w:rPr>
      <w:rFonts w:cs="Courier New"/>
      <w:sz w:val="20"/>
    </w:rPr>
  </w:style>
  <w:style w:type="character" w:styleId="ListLabel3976">
    <w:name w:val="ListLabel 3976"/>
    <w:qFormat/>
    <w:rPr>
      <w:rFonts w:cs="Wingdings"/>
      <w:sz w:val="20"/>
    </w:rPr>
  </w:style>
  <w:style w:type="character" w:styleId="ListLabel3977">
    <w:name w:val="ListLabel 3977"/>
    <w:qFormat/>
    <w:rPr>
      <w:rFonts w:cs="Wingdings"/>
      <w:sz w:val="20"/>
    </w:rPr>
  </w:style>
  <w:style w:type="character" w:styleId="ListLabel3978">
    <w:name w:val="ListLabel 3978"/>
    <w:qFormat/>
    <w:rPr>
      <w:rFonts w:cs="Wingdings"/>
      <w:sz w:val="20"/>
    </w:rPr>
  </w:style>
  <w:style w:type="character" w:styleId="ListLabel3979">
    <w:name w:val="ListLabel 3979"/>
    <w:qFormat/>
    <w:rPr>
      <w:rFonts w:cs="Wingdings"/>
      <w:sz w:val="20"/>
    </w:rPr>
  </w:style>
  <w:style w:type="character" w:styleId="ListLabel3980">
    <w:name w:val="ListLabel 3980"/>
    <w:qFormat/>
    <w:rPr>
      <w:rFonts w:cs="Wingdings"/>
      <w:sz w:val="20"/>
    </w:rPr>
  </w:style>
  <w:style w:type="character" w:styleId="ListLabel3981">
    <w:name w:val="ListLabel 3981"/>
    <w:qFormat/>
    <w:rPr>
      <w:rFonts w:cs="Wingdings"/>
      <w:sz w:val="20"/>
    </w:rPr>
  </w:style>
  <w:style w:type="character" w:styleId="ListLabel3982">
    <w:name w:val="ListLabel 3982"/>
    <w:qFormat/>
    <w:rPr>
      <w:rFonts w:cs="Wingdings"/>
      <w:sz w:val="20"/>
    </w:rPr>
  </w:style>
  <w:style w:type="character" w:styleId="ListLabel3983">
    <w:name w:val="ListLabel 3983"/>
    <w:qFormat/>
    <w:rPr>
      <w:rFonts w:ascii="Arial" w:hAnsi="Arial" w:cs="Symbol"/>
      <w:sz w:val="24"/>
    </w:rPr>
  </w:style>
  <w:style w:type="character" w:styleId="ListLabel3984">
    <w:name w:val="ListLabel 3984"/>
    <w:qFormat/>
    <w:rPr>
      <w:rFonts w:ascii="Arial" w:hAnsi="Arial" w:cs="Courier New"/>
      <w:sz w:val="24"/>
    </w:rPr>
  </w:style>
  <w:style w:type="character" w:styleId="ListLabel3985">
    <w:name w:val="ListLabel 3985"/>
    <w:qFormat/>
    <w:rPr>
      <w:rFonts w:cs="Wingdings"/>
      <w:sz w:val="20"/>
    </w:rPr>
  </w:style>
  <w:style w:type="character" w:styleId="ListLabel3986">
    <w:name w:val="ListLabel 3986"/>
    <w:qFormat/>
    <w:rPr>
      <w:rFonts w:cs="Wingdings"/>
      <w:sz w:val="20"/>
    </w:rPr>
  </w:style>
  <w:style w:type="character" w:styleId="ListLabel3987">
    <w:name w:val="ListLabel 3987"/>
    <w:qFormat/>
    <w:rPr>
      <w:rFonts w:cs="Wingdings"/>
      <w:sz w:val="20"/>
    </w:rPr>
  </w:style>
  <w:style w:type="character" w:styleId="ListLabel3988">
    <w:name w:val="ListLabel 3988"/>
    <w:qFormat/>
    <w:rPr>
      <w:rFonts w:cs="Wingdings"/>
      <w:sz w:val="20"/>
    </w:rPr>
  </w:style>
  <w:style w:type="character" w:styleId="ListLabel3989">
    <w:name w:val="ListLabel 3989"/>
    <w:qFormat/>
    <w:rPr>
      <w:rFonts w:cs="Wingdings"/>
      <w:sz w:val="20"/>
    </w:rPr>
  </w:style>
  <w:style w:type="character" w:styleId="ListLabel3990">
    <w:name w:val="ListLabel 3990"/>
    <w:qFormat/>
    <w:rPr>
      <w:rFonts w:cs="Wingdings"/>
      <w:sz w:val="20"/>
    </w:rPr>
  </w:style>
  <w:style w:type="character" w:styleId="ListLabel3991">
    <w:name w:val="ListLabel 3991"/>
    <w:qFormat/>
    <w:rPr>
      <w:rFonts w:cs="Wingdings"/>
      <w:sz w:val="20"/>
    </w:rPr>
  </w:style>
  <w:style w:type="character" w:styleId="ListLabel3992">
    <w:name w:val="ListLabel 3992"/>
    <w:qFormat/>
    <w:rPr>
      <w:rFonts w:cs="Symbol"/>
      <w:b/>
      <w:sz w:val="24"/>
    </w:rPr>
  </w:style>
  <w:style w:type="character" w:styleId="ListLabel3993">
    <w:name w:val="ListLabel 3993"/>
    <w:qFormat/>
    <w:rPr>
      <w:rFonts w:cs="Courier New"/>
      <w:sz w:val="20"/>
    </w:rPr>
  </w:style>
  <w:style w:type="character" w:styleId="ListLabel3994">
    <w:name w:val="ListLabel 3994"/>
    <w:qFormat/>
    <w:rPr>
      <w:rFonts w:cs="Wingdings"/>
      <w:sz w:val="20"/>
    </w:rPr>
  </w:style>
  <w:style w:type="character" w:styleId="ListLabel3995">
    <w:name w:val="ListLabel 3995"/>
    <w:qFormat/>
    <w:rPr>
      <w:rFonts w:cs="Wingdings"/>
      <w:sz w:val="20"/>
    </w:rPr>
  </w:style>
  <w:style w:type="character" w:styleId="ListLabel3996">
    <w:name w:val="ListLabel 3996"/>
    <w:qFormat/>
    <w:rPr>
      <w:rFonts w:cs="Wingdings"/>
      <w:sz w:val="20"/>
    </w:rPr>
  </w:style>
  <w:style w:type="character" w:styleId="ListLabel3997">
    <w:name w:val="ListLabel 3997"/>
    <w:qFormat/>
    <w:rPr>
      <w:rFonts w:cs="Wingdings"/>
      <w:sz w:val="20"/>
    </w:rPr>
  </w:style>
  <w:style w:type="character" w:styleId="ListLabel3998">
    <w:name w:val="ListLabel 3998"/>
    <w:qFormat/>
    <w:rPr>
      <w:rFonts w:cs="Wingdings"/>
      <w:sz w:val="20"/>
    </w:rPr>
  </w:style>
  <w:style w:type="character" w:styleId="ListLabel3999">
    <w:name w:val="ListLabel 3999"/>
    <w:qFormat/>
    <w:rPr>
      <w:rFonts w:cs="Wingdings"/>
      <w:sz w:val="20"/>
    </w:rPr>
  </w:style>
  <w:style w:type="character" w:styleId="ListLabel4000">
    <w:name w:val="ListLabel 4000"/>
    <w:qFormat/>
    <w:rPr>
      <w:rFonts w:cs="Wingdings"/>
      <w:sz w:val="20"/>
    </w:rPr>
  </w:style>
  <w:style w:type="character" w:styleId="ListLabel4001">
    <w:name w:val="ListLabel 4001"/>
    <w:qFormat/>
    <w:rPr>
      <w:rFonts w:ascii="Arial" w:hAnsi="Arial" w:cs="Symbol"/>
      <w:sz w:val="24"/>
    </w:rPr>
  </w:style>
  <w:style w:type="character" w:styleId="ListLabel4002">
    <w:name w:val="ListLabel 4002"/>
    <w:qFormat/>
    <w:rPr>
      <w:rFonts w:cs="Courier New"/>
      <w:sz w:val="20"/>
    </w:rPr>
  </w:style>
  <w:style w:type="character" w:styleId="ListLabel4003">
    <w:name w:val="ListLabel 4003"/>
    <w:qFormat/>
    <w:rPr>
      <w:rFonts w:cs="Wingdings"/>
      <w:sz w:val="20"/>
    </w:rPr>
  </w:style>
  <w:style w:type="character" w:styleId="ListLabel4004">
    <w:name w:val="ListLabel 4004"/>
    <w:qFormat/>
    <w:rPr>
      <w:rFonts w:cs="Wingdings"/>
      <w:sz w:val="20"/>
    </w:rPr>
  </w:style>
  <w:style w:type="character" w:styleId="ListLabel4005">
    <w:name w:val="ListLabel 4005"/>
    <w:qFormat/>
    <w:rPr>
      <w:rFonts w:cs="Wingdings"/>
      <w:sz w:val="20"/>
    </w:rPr>
  </w:style>
  <w:style w:type="character" w:styleId="ListLabel4006">
    <w:name w:val="ListLabel 4006"/>
    <w:qFormat/>
    <w:rPr>
      <w:rFonts w:cs="Wingdings"/>
      <w:sz w:val="20"/>
    </w:rPr>
  </w:style>
  <w:style w:type="character" w:styleId="ListLabel4007">
    <w:name w:val="ListLabel 4007"/>
    <w:qFormat/>
    <w:rPr>
      <w:rFonts w:cs="Wingdings"/>
      <w:sz w:val="20"/>
    </w:rPr>
  </w:style>
  <w:style w:type="character" w:styleId="ListLabel4008">
    <w:name w:val="ListLabel 4008"/>
    <w:qFormat/>
    <w:rPr>
      <w:rFonts w:cs="Wingdings"/>
      <w:sz w:val="20"/>
    </w:rPr>
  </w:style>
  <w:style w:type="character" w:styleId="ListLabel4009">
    <w:name w:val="ListLabel 4009"/>
    <w:qFormat/>
    <w:rPr>
      <w:rFonts w:cs="Wingdings"/>
      <w:sz w:val="20"/>
    </w:rPr>
  </w:style>
  <w:style w:type="character" w:styleId="ListLabel4010">
    <w:name w:val="ListLabel 4010"/>
    <w:qFormat/>
    <w:rPr>
      <w:rFonts w:ascii="Arial" w:hAnsi="Arial" w:cs="Symbol"/>
      <w:sz w:val="24"/>
    </w:rPr>
  </w:style>
  <w:style w:type="character" w:styleId="ListLabel4011">
    <w:name w:val="ListLabel 4011"/>
    <w:qFormat/>
    <w:rPr>
      <w:rFonts w:cs="Courier New"/>
      <w:sz w:val="20"/>
    </w:rPr>
  </w:style>
  <w:style w:type="character" w:styleId="ListLabel4012">
    <w:name w:val="ListLabel 4012"/>
    <w:qFormat/>
    <w:rPr>
      <w:rFonts w:cs="Wingdings"/>
      <w:sz w:val="20"/>
    </w:rPr>
  </w:style>
  <w:style w:type="character" w:styleId="ListLabel4013">
    <w:name w:val="ListLabel 4013"/>
    <w:qFormat/>
    <w:rPr>
      <w:rFonts w:cs="Wingdings"/>
      <w:sz w:val="20"/>
    </w:rPr>
  </w:style>
  <w:style w:type="character" w:styleId="ListLabel4014">
    <w:name w:val="ListLabel 4014"/>
    <w:qFormat/>
    <w:rPr>
      <w:rFonts w:cs="Wingdings"/>
      <w:sz w:val="20"/>
    </w:rPr>
  </w:style>
  <w:style w:type="character" w:styleId="ListLabel4015">
    <w:name w:val="ListLabel 4015"/>
    <w:qFormat/>
    <w:rPr>
      <w:rFonts w:cs="Wingdings"/>
      <w:sz w:val="20"/>
    </w:rPr>
  </w:style>
  <w:style w:type="character" w:styleId="ListLabel4016">
    <w:name w:val="ListLabel 4016"/>
    <w:qFormat/>
    <w:rPr>
      <w:rFonts w:cs="Wingdings"/>
      <w:sz w:val="20"/>
    </w:rPr>
  </w:style>
  <w:style w:type="character" w:styleId="ListLabel4017">
    <w:name w:val="ListLabel 4017"/>
    <w:qFormat/>
    <w:rPr>
      <w:rFonts w:cs="Wingdings"/>
      <w:sz w:val="20"/>
    </w:rPr>
  </w:style>
  <w:style w:type="character" w:styleId="ListLabel4018">
    <w:name w:val="ListLabel 4018"/>
    <w:qFormat/>
    <w:rPr>
      <w:rFonts w:cs="Wingdings"/>
      <w:sz w:val="20"/>
    </w:rPr>
  </w:style>
  <w:style w:type="character" w:styleId="ListLabel4019">
    <w:name w:val="ListLabel 4019"/>
    <w:qFormat/>
    <w:rPr>
      <w:rFonts w:ascii="Arial" w:hAnsi="Arial" w:cs="Symbol"/>
      <w:sz w:val="24"/>
    </w:rPr>
  </w:style>
  <w:style w:type="character" w:styleId="ListLabel4020">
    <w:name w:val="ListLabel 4020"/>
    <w:qFormat/>
    <w:rPr>
      <w:rFonts w:cs="Courier New"/>
      <w:sz w:val="20"/>
    </w:rPr>
  </w:style>
  <w:style w:type="character" w:styleId="ListLabel4021">
    <w:name w:val="ListLabel 4021"/>
    <w:qFormat/>
    <w:rPr>
      <w:rFonts w:cs="Wingdings"/>
      <w:sz w:val="20"/>
    </w:rPr>
  </w:style>
  <w:style w:type="character" w:styleId="ListLabel4022">
    <w:name w:val="ListLabel 4022"/>
    <w:qFormat/>
    <w:rPr>
      <w:rFonts w:cs="Wingdings"/>
      <w:sz w:val="20"/>
    </w:rPr>
  </w:style>
  <w:style w:type="character" w:styleId="ListLabel4023">
    <w:name w:val="ListLabel 4023"/>
    <w:qFormat/>
    <w:rPr>
      <w:rFonts w:cs="Wingdings"/>
      <w:sz w:val="20"/>
    </w:rPr>
  </w:style>
  <w:style w:type="character" w:styleId="ListLabel4024">
    <w:name w:val="ListLabel 4024"/>
    <w:qFormat/>
    <w:rPr>
      <w:rFonts w:cs="Wingdings"/>
      <w:sz w:val="20"/>
    </w:rPr>
  </w:style>
  <w:style w:type="character" w:styleId="ListLabel4025">
    <w:name w:val="ListLabel 4025"/>
    <w:qFormat/>
    <w:rPr>
      <w:rFonts w:cs="Wingdings"/>
      <w:sz w:val="20"/>
    </w:rPr>
  </w:style>
  <w:style w:type="character" w:styleId="ListLabel4026">
    <w:name w:val="ListLabel 4026"/>
    <w:qFormat/>
    <w:rPr>
      <w:rFonts w:cs="Wingdings"/>
      <w:sz w:val="20"/>
    </w:rPr>
  </w:style>
  <w:style w:type="character" w:styleId="ListLabel4027">
    <w:name w:val="ListLabel 4027"/>
    <w:qFormat/>
    <w:rPr>
      <w:rFonts w:cs="Wingdings"/>
      <w:sz w:val="20"/>
    </w:rPr>
  </w:style>
  <w:style w:type="character" w:styleId="ListLabel4028">
    <w:name w:val="ListLabel 4028"/>
    <w:qFormat/>
    <w:rPr>
      <w:rFonts w:ascii="Arial" w:hAnsi="Arial" w:cs="Symbol"/>
      <w:sz w:val="24"/>
    </w:rPr>
  </w:style>
  <w:style w:type="character" w:styleId="ListLabel4029">
    <w:name w:val="ListLabel 4029"/>
    <w:qFormat/>
    <w:rPr>
      <w:rFonts w:cs="Courier New"/>
      <w:sz w:val="20"/>
    </w:rPr>
  </w:style>
  <w:style w:type="character" w:styleId="ListLabel4030">
    <w:name w:val="ListLabel 4030"/>
    <w:qFormat/>
    <w:rPr>
      <w:rFonts w:cs="Wingdings"/>
      <w:sz w:val="20"/>
    </w:rPr>
  </w:style>
  <w:style w:type="character" w:styleId="ListLabel4031">
    <w:name w:val="ListLabel 4031"/>
    <w:qFormat/>
    <w:rPr>
      <w:rFonts w:cs="Wingdings"/>
      <w:sz w:val="20"/>
    </w:rPr>
  </w:style>
  <w:style w:type="character" w:styleId="ListLabel4032">
    <w:name w:val="ListLabel 4032"/>
    <w:qFormat/>
    <w:rPr>
      <w:rFonts w:cs="Wingdings"/>
      <w:sz w:val="20"/>
    </w:rPr>
  </w:style>
  <w:style w:type="character" w:styleId="ListLabel4033">
    <w:name w:val="ListLabel 4033"/>
    <w:qFormat/>
    <w:rPr>
      <w:rFonts w:cs="Wingdings"/>
      <w:sz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edureka.co/mymock-interview-service" TargetMode="External"/><Relationship Id="rId3" Type="http://schemas.openxmlformats.org/officeDocument/2006/relationships/image" Target="media/image1.png"/><Relationship Id="rId4" Type="http://schemas.openxmlformats.org/officeDocument/2006/relationships/hyperlink" Target="https://www.edureka.co/mymock-interview-service" TargetMode="External"/><Relationship Id="rId5" Type="http://schemas.openxmlformats.org/officeDocument/2006/relationships/hyperlink" Target="https://www.edureka.co/mymock-interview-service" TargetMode="External"/><Relationship Id="rId6" Type="http://schemas.openxmlformats.org/officeDocument/2006/relationships/hyperlink" Target="https://www.edureka.co/mymock-interview-service" TargetMode="External"/><Relationship Id="rId7" Type="http://schemas.openxmlformats.org/officeDocument/2006/relationships/hyperlink" Target="https://www.edureka.co/mymock-interview-service" TargetMode="External"/><Relationship Id="rId8" Type="http://schemas.openxmlformats.org/officeDocument/2006/relationships/hyperlink" Target="https://www.edureka.co/mymock-interview-service"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blog.angular-university.io/angular-ng-content/" TargetMode="External"/><Relationship Id="rId13" Type="http://schemas.openxmlformats.org/officeDocument/2006/relationships/hyperlink" Target="https://en.wikipedia.org/wiki/Underscore.js" TargetMode="External"/><Relationship Id="rId14" Type="http://schemas.openxmlformats.org/officeDocument/2006/relationships/hyperlink" Target="http://andyshora.com/promises-angularjs-explained-as-cartoon.html" TargetMode="External"/><Relationship Id="rId15" Type="http://schemas.openxmlformats.org/officeDocument/2006/relationships/image" Target="media/image5.jpeg"/><Relationship Id="rId16" Type="http://schemas.openxmlformats.org/officeDocument/2006/relationships/hyperlink" Target="https://www.learnhowtoprogram.com/javascript/angular/angular-2-setup-root-component-root-module-and-more" TargetMode="External"/><Relationship Id="rId17" Type="http://schemas.openxmlformats.org/officeDocument/2006/relationships/hyperlink" Target="https://angular.io/guide/attribute-directives" TargetMode="External"/><Relationship Id="rId18" Type="http://schemas.openxmlformats.org/officeDocument/2006/relationships/image" Target="media/image6.png"/><Relationship Id="rId19" Type="http://schemas.openxmlformats.org/officeDocument/2006/relationships/hyperlink" Target="https://material.angular.io/"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gif"/><Relationship Id="rId25" Type="http://schemas.openxmlformats.org/officeDocument/2006/relationships/image" Target="media/image12.gif"/><Relationship Id="rId26" Type="http://schemas.openxmlformats.org/officeDocument/2006/relationships/image" Target="media/image13.gif"/><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hyperlink" Target="https://www.greycampus.com/angularjs-training-instructor-led" TargetMode="External"/><Relationship Id="rId40" Type="http://schemas.openxmlformats.org/officeDocument/2006/relationships/hyperlink" Target="https://www.greycampus.com/blog/programming/top-five-skills-that-make-you-a-sure-shot-programmer" TargetMode="External"/><Relationship Id="rId41" Type="http://schemas.openxmlformats.org/officeDocument/2006/relationships/hyperlink" Target="https://www.greycampus.com/programming" TargetMode="External"/><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hyperlink" Target="http://www.c-sharpcorner.com/UploadFile/65794e/basics-of-angularjs/" TargetMode="External"/><Relationship Id="rId45" Type="http://schemas.openxmlformats.org/officeDocument/2006/relationships/hyperlink" Target="http://www.c-sharpcorner.com/article/what-are-the-directives-in-angulasjs-part-three/" TargetMode="External"/><Relationship Id="rId46" Type="http://schemas.openxmlformats.org/officeDocument/2006/relationships/image" Target="media/image28.jpeg"/><Relationship Id="rId47" Type="http://schemas.openxmlformats.org/officeDocument/2006/relationships/hyperlink" Target="http://www.c-sharpcorner.com/UploadFile/ff2f08/expression-in-angularjs/" TargetMode="External"/><Relationship Id="rId48" Type="http://schemas.openxmlformats.org/officeDocument/2006/relationships/hyperlink" Target="http://www.c-sharpcorner.com/article/currency-filter-in-angular-js/" TargetMode="External"/><Relationship Id="rId49" Type="http://schemas.openxmlformats.org/officeDocument/2006/relationships/image" Target="media/image29.jpeg"/><Relationship Id="rId50" Type="http://schemas.openxmlformats.org/officeDocument/2006/relationships/hyperlink" Target="http://www.c-sharpcorner.com/UploadFile/ff2f08/scope-in-angularjs/" TargetMode="External"/><Relationship Id="rId51" Type="http://schemas.openxmlformats.org/officeDocument/2006/relationships/image" Target="media/image30.jpeg"/><Relationship Id="rId52" Type="http://schemas.openxmlformats.org/officeDocument/2006/relationships/hyperlink" Target="http://www.c-sharpcorner.com/UploadFile/dev4634/communication-between-controllers-in-angular-js/" TargetMode="External"/><Relationship Id="rId53" Type="http://schemas.openxmlformats.org/officeDocument/2006/relationships/image" Target="media/image31.jpeg"/><Relationship Id="rId54" Type="http://schemas.openxmlformats.org/officeDocument/2006/relationships/hyperlink" Target="http://www.c-sharpcorner.com/UploadFile/dev4634/single-page-application-and-angular-js-background/" TargetMode="External"/><Relationship Id="rId55" Type="http://schemas.openxmlformats.org/officeDocument/2006/relationships/image" Target="media/image32.jpeg"/><Relationship Id="rId56" Type="http://schemas.openxmlformats.org/officeDocument/2006/relationships/hyperlink" Target="http://www.c-sharpcorner.com/UploadFile/ff2f08/routing-in-angularjs/" TargetMode="External"/><Relationship Id="rId57" Type="http://schemas.openxmlformats.org/officeDocument/2006/relationships/image" Target="media/image33.png"/><Relationship Id="rId58" Type="http://schemas.openxmlformats.org/officeDocument/2006/relationships/hyperlink" Target="http://www.c-sharpcorner.com/UploadFile/ff2f08/data-binding-in-angularjs/" TargetMode="External"/><Relationship Id="rId59" Type="http://schemas.openxmlformats.org/officeDocument/2006/relationships/hyperlink" Target="http://www.c-sharpcorner.com/code/1869/service-and-factory-in-angularjs.aspx" TargetMode="External"/><Relationship Id="rId60" Type="http://schemas.openxmlformats.org/officeDocument/2006/relationships/hyperlink" Target="http://www.c-sharpcorner.com/UploadFile/dhananjaycoder/services-in-angularjs-simplified-with-examples/" TargetMode="External"/><Relationship Id="rId61" Type="http://schemas.openxmlformats.org/officeDocument/2006/relationships/hyperlink" Target="http://www.c-sharpcorner.com/article/angularjs-validation-in-mvc-part-two2/" TargetMode="External"/><Relationship Id="rId62" Type="http://schemas.openxmlformats.org/officeDocument/2006/relationships/hyperlink" Target="http://www.c-sharpcorner.com/downloads/762/angularjs.aspx" TargetMode="External"/><Relationship Id="rId63" Type="http://schemas.openxmlformats.org/officeDocument/2006/relationships/image" Target="media/image34.jpeg"/><Relationship Id="rId64" Type="http://schemas.openxmlformats.org/officeDocument/2006/relationships/image" Target="media/image35.jpeg"/><Relationship Id="rId65" Type="http://schemas.openxmlformats.org/officeDocument/2006/relationships/hyperlink" Target="http://www.c-sharpcorner.com/UploadFile/cd7c2e/rootscope-service-in-angularjs/" TargetMode="External"/><Relationship Id="rId66" Type="http://schemas.openxmlformats.org/officeDocument/2006/relationships/hyperlink" Target="http://www.c-sharpcorner.com/UploadFile/dev4634/basic-concepts-in-angular-js/" TargetMode="External"/><Relationship Id="rId67" Type="http://schemas.openxmlformats.org/officeDocument/2006/relationships/image" Target="media/image36.jpeg"/><Relationship Id="rId68" Type="http://schemas.openxmlformats.org/officeDocument/2006/relationships/hyperlink" Target="http://www.c-sharpcorner.com/UploadFile/cd7c2e/convert-a-data-into-uppercase-letters-using-angularjs/" TargetMode="External"/><Relationship Id="rId69" Type="http://schemas.openxmlformats.org/officeDocument/2006/relationships/hyperlink" Target="http://www.c-sharpcorner.com/blogs/angularjs-ngrepeat-directive" TargetMode="External"/><Relationship Id="rId70" Type="http://schemas.openxmlformats.org/officeDocument/2006/relationships/image" Target="media/image37.jpeg"/><Relationship Id="rId71" Type="http://schemas.openxmlformats.org/officeDocument/2006/relationships/hyperlink" Target="http://www.c-sharpcorner.com/UploadFile/f2823e/understanding-the-controllers-part-4/" TargetMode="External"/><Relationship Id="rId72" Type="http://schemas.openxmlformats.org/officeDocument/2006/relationships/image" Target="media/image38.jpeg"/><Relationship Id="rId73" Type="http://schemas.openxmlformats.org/officeDocument/2006/relationships/image" Target="media/image39.jpeg"/><Relationship Id="rId74" Type="http://schemas.openxmlformats.org/officeDocument/2006/relationships/image" Target="media/image40.jpeg"/><Relationship Id="rId75" Type="http://schemas.openxmlformats.org/officeDocument/2006/relationships/image" Target="media/image41.jpeg"/><Relationship Id="rId76" Type="http://schemas.openxmlformats.org/officeDocument/2006/relationships/image" Target="media/image42.jpeg"/><Relationship Id="rId77" Type="http://schemas.openxmlformats.org/officeDocument/2006/relationships/image" Target="media/image43.jpeg"/><Relationship Id="rId78" Type="http://schemas.openxmlformats.org/officeDocument/2006/relationships/hyperlink" Target="http://www.c-sharpcorner.com/UploadFile/a20beb/in-build-filters-in-angular-js/" TargetMode="External"/><Relationship Id="rId79" Type="http://schemas.openxmlformats.org/officeDocument/2006/relationships/image" Target="media/image44.jpeg"/><Relationship Id="rId80" Type="http://schemas.openxmlformats.org/officeDocument/2006/relationships/hyperlink" Target="http://www.c-sharpcorner.com/article/module-and-controller-in-angularjs/" TargetMode="External"/><Relationship Id="rId81" Type="http://schemas.openxmlformats.org/officeDocument/2006/relationships/image" Target="media/image45.png"/><Relationship Id="rId82" Type="http://schemas.openxmlformats.org/officeDocument/2006/relationships/hyperlink" Target="http://www.c-sharpcorner.com/UploadFile/dev4634/services-in-angular-js-for-the-beginners/" TargetMode="External"/><Relationship Id="rId83" Type="http://schemas.openxmlformats.org/officeDocument/2006/relationships/image" Target="media/image46.png"/><Relationship Id="rId84" Type="http://schemas.openxmlformats.org/officeDocument/2006/relationships/image" Target="media/image47.png"/><Relationship Id="rId85" Type="http://schemas.openxmlformats.org/officeDocument/2006/relationships/image" Target="media/image48.png"/><Relationship Id="rId86" Type="http://schemas.openxmlformats.org/officeDocument/2006/relationships/hyperlink" Target="http://www.c-sharpcorner.com/UploadFile/75a48f/double-click-using-angularjs/" TargetMode="External"/><Relationship Id="rId87" Type="http://schemas.openxmlformats.org/officeDocument/2006/relationships/image" Target="media/image49.jpeg"/><Relationship Id="rId88" Type="http://schemas.openxmlformats.org/officeDocument/2006/relationships/image" Target="media/image50.jpeg"/><Relationship Id="rId89" Type="http://schemas.openxmlformats.org/officeDocument/2006/relationships/hyperlink" Target="http://www.c-sharpcorner.com/UploadFile/2ed7ae/angularjs-core-directives-include-click-and-repeat/" TargetMode="External"/><Relationship Id="rId90" Type="http://schemas.openxmlformats.org/officeDocument/2006/relationships/image" Target="media/image51.jpeg"/><Relationship Id="rId91" Type="http://schemas.openxmlformats.org/officeDocument/2006/relationships/image" Target="media/image52.jpeg"/><Relationship Id="rId92" Type="http://schemas.openxmlformats.org/officeDocument/2006/relationships/hyperlink" Target="http://www.c-sharpcorner.com/blogs/ngdisabled-directive-in-angularjs" TargetMode="External"/><Relationship Id="rId93" Type="http://schemas.openxmlformats.org/officeDocument/2006/relationships/hyperlink" Target="http://www.c-sharpcorner.com/UploadFile/cd7c2e/ng-disabled-directive-of-angularjs/" TargetMode="External"/><Relationship Id="rId94" Type="http://schemas.openxmlformats.org/officeDocument/2006/relationships/hyperlink" Target="http://www.c-sharpcorner.com/UploadFile/dbd951/creating-angular-app-without-using-ng-app-directive/" TargetMode="External"/><Relationship Id="rId95" Type="http://schemas.openxmlformats.org/officeDocument/2006/relationships/hyperlink" Target="http://www.c-sharpcorner.com/UploadFile/d63fc5/overview-of-angularjs/" TargetMode="External"/><Relationship Id="rId96" Type="http://schemas.openxmlformats.org/officeDocument/2006/relationships/hyperlink" Target="http://www.micbutton.com/rs/blogPost" TargetMode="External"/><Relationship Id="rId97" Type="http://schemas.openxmlformats.org/officeDocument/2006/relationships/hyperlink" Target="http://www.c-sharpcorner.com/article/angularjs-from-beginning-rest-api-with-http-part-eight/" TargetMode="External"/><Relationship Id="rId98" Type="http://schemas.openxmlformats.org/officeDocument/2006/relationships/image" Target="media/image53.jpeg"/><Relationship Id="rId99" Type="http://schemas.openxmlformats.org/officeDocument/2006/relationships/hyperlink" Target="http://www.c-sharpcorner.com/UploadFile/ff2f08/directives-in-angularjs121/" TargetMode="External"/><Relationship Id="rId100" Type="http://schemas.openxmlformats.org/officeDocument/2006/relationships/hyperlink" Target="http://www.c-sharpcorner.com/article/angularjs-from-beginning-http-request-or-ajax-part-seven/" TargetMode="External"/><Relationship Id="rId101" Type="http://schemas.openxmlformats.org/officeDocument/2006/relationships/hyperlink" Target="http://www.c-sharpcorner.com/article/angularjs-from-beginning-global-object-service-part-six/" TargetMode="External"/><Relationship Id="rId102" Type="http://schemas.openxmlformats.org/officeDocument/2006/relationships/image" Target="media/image54.jpeg"/><Relationship Id="rId103" Type="http://schemas.openxmlformats.org/officeDocument/2006/relationships/hyperlink" Target="http://www.c-sharpcorner.com/article/learn-angularjs-from-beginning-service-part-three/" TargetMode="External"/><Relationship Id="rId104" Type="http://schemas.openxmlformats.org/officeDocument/2006/relationships/hyperlink" Target="http://www.c-sharpcorner.com/article/learn-angularjs-from-beginning-service-part-three/" TargetMode="External"/><Relationship Id="rId105" Type="http://schemas.openxmlformats.org/officeDocument/2006/relationships/hyperlink" Target="http://www.c-sharpcorner.com/UploadFile/1d3119/angular-js-event-handling/" TargetMode="External"/><Relationship Id="rId106" Type="http://schemas.openxmlformats.org/officeDocument/2006/relationships/hyperlink" Target="http://www.c-sharpcorner.com/article/top-reasons-why-web-developers-choose-angularjs/" TargetMode="External"/><Relationship Id="rId107" Type="http://schemas.openxmlformats.org/officeDocument/2006/relationships/hyperlink" Target="http://www.c-sharpcorner.com/article/angularjs-from-beginning-directive-part-four/" TargetMode="External"/><Relationship Id="rId108" Type="http://schemas.openxmlformats.org/officeDocument/2006/relationships/hyperlink" Target="http://www.c-sharpcorner.com/UploadFile/ff2f08/directives-in-angularjs/" TargetMode="External"/><Relationship Id="rId109" Type="http://schemas.openxmlformats.org/officeDocument/2006/relationships/image" Target="media/image55.jpeg"/><Relationship Id="rId110" Type="http://schemas.openxmlformats.org/officeDocument/2006/relationships/image" Target="media/image56.jpeg"/><Relationship Id="rId111" Type="http://schemas.openxmlformats.org/officeDocument/2006/relationships/hyperlink" Target="http://www.c-sharpcorner.com/article/link-function-in-angularjs/" TargetMode="External"/><Relationship Id="rId112" Type="http://schemas.openxmlformats.org/officeDocument/2006/relationships/image" Target="media/image57.jpeg"/><Relationship Id="rId113" Type="http://schemas.openxmlformats.org/officeDocument/2006/relationships/image" Target="media/image58.jpeg"/><Relationship Id="rId114" Type="http://schemas.openxmlformats.org/officeDocument/2006/relationships/hyperlink" Target="http://www.c-sharpcorner.com/UploadFile/f2823e/angularjs-comparison-with-backbone-knockout-part-3/" TargetMode="External"/><Relationship Id="rId115" Type="http://schemas.openxmlformats.org/officeDocument/2006/relationships/image" Target="media/image59.jpeg"/><Relationship Id="rId116" Type="http://schemas.openxmlformats.org/officeDocument/2006/relationships/image" Target="media/image60.jpeg"/><Relationship Id="rId117" Type="http://schemas.openxmlformats.org/officeDocument/2006/relationships/hyperlink" Target="http://www.c-sharpcorner.com/UploadFile/092589/angularjs-vs-jquery/" TargetMode="External"/><Relationship Id="rId118" Type="http://schemas.openxmlformats.org/officeDocument/2006/relationships/image" Target="media/image61.png"/><Relationship Id="rId119" Type="http://schemas.openxmlformats.org/officeDocument/2006/relationships/hyperlink" Target="http://www.c-sharpcorner.com/UploadFile/f0b2ed/angularjs-custom-directives/" TargetMode="External"/><Relationship Id="rId120" Type="http://schemas.openxmlformats.org/officeDocument/2006/relationships/hyperlink" Target="http://www.c-sharpcorner.com/blogs/angularjs-bootstrap-process" TargetMode="External"/><Relationship Id="rId121" Type="http://schemas.openxmlformats.org/officeDocument/2006/relationships/hyperlink" Target="http://www.c-sharpcorner.com/blogs/constant-in-angularjs1" TargetMode="External"/><Relationship Id="rId122" Type="http://schemas.openxmlformats.org/officeDocument/2006/relationships/image" Target="media/image62.jpeg"/><Relationship Id="rId123" Type="http://schemas.openxmlformats.org/officeDocument/2006/relationships/image" Target="media/image63.jpeg"/><Relationship Id="rId124" Type="http://schemas.openxmlformats.org/officeDocument/2006/relationships/hyperlink" Target="http://www.c-sharpcorner.com/UploadFile/ff2f08/ngclick-and-ngdblclick-directives-in-angularjs/" TargetMode="External"/><Relationship Id="rId125" Type="http://schemas.openxmlformats.org/officeDocument/2006/relationships/image" Target="media/image64.jpeg"/><Relationship Id="rId126" Type="http://schemas.openxmlformats.org/officeDocument/2006/relationships/image" Target="media/image65.jpeg"/><Relationship Id="rId127" Type="http://schemas.openxmlformats.org/officeDocument/2006/relationships/image" Target="media/image66.jpeg"/><Relationship Id="rId128" Type="http://schemas.openxmlformats.org/officeDocument/2006/relationships/image" Target="media/image67.png"/><Relationship Id="rId129" Type="http://schemas.openxmlformats.org/officeDocument/2006/relationships/image" Target="media/image68.gif"/><Relationship Id="rId130" Type="http://schemas.openxmlformats.org/officeDocument/2006/relationships/hyperlink" Target="http://www.c-sharpcorner.com/UploadFile/1e050f/two-way-data-binding-in-angularjs/" TargetMode="External"/><Relationship Id="rId131" Type="http://schemas.openxmlformats.org/officeDocument/2006/relationships/image" Target="media/image69.jpeg"/><Relationship Id="rId132" Type="http://schemas.openxmlformats.org/officeDocument/2006/relationships/hyperlink" Target="http://www.c-sharpcorner.com/blogs/nghide-directive-in-angularjs" TargetMode="External"/><Relationship Id="rId133" Type="http://schemas.openxmlformats.org/officeDocument/2006/relationships/hyperlink" Target="http://www.c-sharpcorner.com/article/angularjs-from-beginning-animation-part-ten/" TargetMode="External"/><Relationship Id="rId134" Type="http://schemas.openxmlformats.org/officeDocument/2006/relationships/hyperlink" Target="http://www.c-sharpcorner.com/blogs/ngclass-in-angularjs" TargetMode="External"/><Relationship Id="rId135" Type="http://schemas.openxmlformats.org/officeDocument/2006/relationships/hyperlink" Target="https://www.onlineinterviewquestions.com/javascript/" TargetMode="External"/><Relationship Id="rId136" Type="http://schemas.openxmlformats.org/officeDocument/2006/relationships/hyperlink" Target="https://www.onlineinterviewquestions.com/angular-js-interview-questions/" TargetMode="External"/><Relationship Id="rId137" Type="http://schemas.openxmlformats.org/officeDocument/2006/relationships/hyperlink" Target="https://www.typescriptlang.org/docs/handbook/classes.html" TargetMode="External"/><Relationship Id="rId138" Type="http://schemas.openxmlformats.org/officeDocument/2006/relationships/hyperlink" Target="https://www.devteam.space/get_started/" TargetMode="External"/><Relationship Id="rId139" Type="http://schemas.openxmlformats.org/officeDocument/2006/relationships/hyperlink" Target="https://www.gangboard.com/app-programming--scripting/angular-4-training?utm_source=GB_blog" TargetMode="External"/><Relationship Id="rId140" Type="http://schemas.openxmlformats.org/officeDocument/2006/relationships/hyperlink" Target="https://www.gangboard.com/app-programming--scripting/angular-4-training?utm_source=GB_blog" TargetMode="External"/><Relationship Id="rId141" Type="http://schemas.openxmlformats.org/officeDocument/2006/relationships/hyperlink" Target="https://www.gangboard.com/app-programming--scripting/angular-4-training?utm_source=GB_blog" TargetMode="External"/><Relationship Id="rId142" Type="http://schemas.openxmlformats.org/officeDocument/2006/relationships/hyperlink" Target="https://www.gangboard.com/app-programming--scripting/angular-4-training?utm_source=GB_blog" TargetMode="External"/><Relationship Id="rId143" Type="http://schemas.openxmlformats.org/officeDocument/2006/relationships/hyperlink" Target="https://www.gangboard.com/app-programming--scripting/angular-4-training?utm_source=GB_blog" TargetMode="External"/><Relationship Id="rId144" Type="http://schemas.openxmlformats.org/officeDocument/2006/relationships/hyperlink" Target="https://www.fullstack.cafe/Angular" TargetMode="External"/><Relationship Id="rId145" Type="http://schemas.openxmlformats.org/officeDocument/2006/relationships/hyperlink" Target="https://www.fullstack.cafe/Angular" TargetMode="External"/><Relationship Id="rId146" Type="http://schemas.openxmlformats.org/officeDocument/2006/relationships/hyperlink" Target="https://www.fullstack.cafe/Angular" TargetMode="External"/><Relationship Id="rId147" Type="http://schemas.openxmlformats.org/officeDocument/2006/relationships/hyperlink" Target="https://www.educba.com/software-development/courses/angular-js-certification-training/?btnz=edu-blg-inline-banner1" TargetMode="External"/><Relationship Id="rId148" Type="http://schemas.openxmlformats.org/officeDocument/2006/relationships/hyperlink" Target="https://www.educba.com/software-development/courses/angular-js-certification-training/?btnz=edu-blg-inline-banner1" TargetMode="External"/><Relationship Id="rId149" Type="http://schemas.openxmlformats.org/officeDocument/2006/relationships/hyperlink" Target="https://www.educba.com/software-development/courses/programming-languages-course/?btnz=edu-blg-inline-banner1" TargetMode="External"/><Relationship Id="rId150" Type="http://schemas.openxmlformats.org/officeDocument/2006/relationships/hyperlink" Target="https://www.educba.com/software-development/courses/c-programming-course/?btnz=edu-blg-inline-banner1" TargetMode="External"/><Relationship Id="rId151" Type="http://schemas.openxmlformats.org/officeDocument/2006/relationships/hyperlink" Target="https://www.educba.com/software-development/courses/selenium-training-certification/?btnz=edu-blg-inline-banner1" TargetMode="External"/><Relationship Id="rId152" Type="http://schemas.openxmlformats.org/officeDocument/2006/relationships/hyperlink" Target="https://www.educba.com/angular-commands/" TargetMode="External"/><Relationship Id="rId153" Type="http://schemas.openxmlformats.org/officeDocument/2006/relationships/hyperlink" Target="https://www.educba.com/angular-5-interview-questions/" TargetMode="External"/><Relationship Id="rId154" Type="http://schemas.openxmlformats.org/officeDocument/2006/relationships/hyperlink" Target="https://www.educba.com/uses-of-angular-js/" TargetMode="External"/><Relationship Id="rId155" Type="http://schemas.openxmlformats.org/officeDocument/2006/relationships/hyperlink" Target="https://www.wisdomjobs.com/e-university/html-5-interview-questions.html" TargetMode="External"/><Relationship Id="rId156" Type="http://schemas.openxmlformats.org/officeDocument/2006/relationships/hyperlink" Target="https://www.wisdomjobs.com/e-university/html-5-tutorial-207.html" TargetMode="External"/><Relationship Id="rId157" Type="http://schemas.openxmlformats.org/officeDocument/2006/relationships/hyperlink" Target="https://www.wisdomjobs.com/e-university/java-script-interview-questions.html" TargetMode="External"/><Relationship Id="rId158" Type="http://schemas.openxmlformats.org/officeDocument/2006/relationships/hyperlink" Target="https://www.wisdomjobs.com/e-university/java-script-tutorial-209.html" TargetMode="External"/><Relationship Id="rId159" Type="http://schemas.openxmlformats.org/officeDocument/2006/relationships/hyperlink" Target="https://www.wisdomjobs.com/e-university/php-interview-questions.html" TargetMode="External"/><Relationship Id="rId160" Type="http://schemas.openxmlformats.org/officeDocument/2006/relationships/hyperlink" Target="https://www.wisdomjobs.com/e-university/angular-js-interview-questions.html" TargetMode="External"/><Relationship Id="rId161" Type="http://schemas.openxmlformats.org/officeDocument/2006/relationships/hyperlink" Target="https://docs.angularjs.org/guide/filter" TargetMode="External"/><Relationship Id="rId162" Type="http://schemas.openxmlformats.org/officeDocument/2006/relationships/hyperlink" Target="https://docs.angularjs.org/guide/directive" TargetMode="External"/><Relationship Id="rId163" Type="http://schemas.openxmlformats.org/officeDocument/2006/relationships/hyperlink" Target="https://thinkster.io/scope-vs-scope" TargetMode="External"/><Relationship Id="rId164" Type="http://schemas.openxmlformats.org/officeDocument/2006/relationships/hyperlink" Target="https://www.naukri.com/docs.angularjs.org/guide/compiler" TargetMode="External"/><Relationship Id="rId165" Type="http://schemas.openxmlformats.org/officeDocument/2006/relationships/hyperlink" Target="https://docs.angularjs.org/api/ng/service/$sce" TargetMode="External"/><Relationship Id="rId166" Type="http://schemas.openxmlformats.org/officeDocument/2006/relationships/hyperlink" Target="https://www.simplilearn.com/authors/srihari-sasikumar?source=frs_detailsPage" TargetMode="External"/><Relationship Id="rId167" Type="http://schemas.openxmlformats.org/officeDocument/2006/relationships/image" Target="media/image70.jpeg"/><Relationship Id="rId168" Type="http://schemas.openxmlformats.org/officeDocument/2006/relationships/hyperlink" Target="https://angularjs.org/" TargetMode="External"/><Relationship Id="rId169" Type="http://schemas.openxmlformats.org/officeDocument/2006/relationships/hyperlink" Target="https://www.indeed.com/jobtrends/q-Angularjs.html" TargetMode="External"/><Relationship Id="rId170" Type="http://schemas.openxmlformats.org/officeDocument/2006/relationships/hyperlink" Target="https://www.simplilearn.com/angular-certification-training" TargetMode="External"/><Relationship Id="rId171" Type="http://schemas.openxmlformats.org/officeDocument/2006/relationships/image" Target="media/image71.png"/><Relationship Id="rId172" Type="http://schemas.openxmlformats.org/officeDocument/2006/relationships/image" Target="media/image72.jpeg"/><Relationship Id="rId173" Type="http://schemas.openxmlformats.org/officeDocument/2006/relationships/hyperlink" Target="https://www.wisdomjobs.com/e-university/html-5-interview-questions.html" TargetMode="External"/><Relationship Id="rId174" Type="http://schemas.openxmlformats.org/officeDocument/2006/relationships/hyperlink" Target="https://www.wisdomjobs.com/e-university/html-5-tutorial-207.html" TargetMode="External"/><Relationship Id="rId175" Type="http://schemas.openxmlformats.org/officeDocument/2006/relationships/hyperlink" Target="https://www.wisdomjobs.com/e-university/drupal-interview-questions.html" TargetMode="External"/><Relationship Id="rId176" Type="http://schemas.openxmlformats.org/officeDocument/2006/relationships/hyperlink" Target="https://www.wisdomjobs.com/e-university/drupal-tutorial-545.html" TargetMode="External"/><Relationship Id="rId177" Type="http://schemas.openxmlformats.org/officeDocument/2006/relationships/hyperlink" Target="https://www.wisdomjobs.com/e-university/angular-js-interview-questions.html" TargetMode="External"/><Relationship Id="rId178" Type="http://schemas.openxmlformats.org/officeDocument/2006/relationships/hyperlink" Target="https://www.wisdomjobs.com/e-university/ext-js-interview-questions.html" TargetMode="External"/><Relationship Id="rId179" Type="http://schemas.openxmlformats.org/officeDocument/2006/relationships/hyperlink" Target="https://www.wisdomjobs.com/e-university/ext-js-tutorial-1140.html" TargetMode="External"/><Relationship Id="rId180" Type="http://schemas.openxmlformats.org/officeDocument/2006/relationships/hyperlink" Target="https://www.wisdomjobs.com/e-university/javascript-advanced-interview-questions.html" TargetMode="External"/><Relationship Id="rId181" Type="http://schemas.openxmlformats.org/officeDocument/2006/relationships/hyperlink" Target="https://www.wisdomjobs.com/e-university/html-5-practice-tests-207-327405" TargetMode="External"/><Relationship Id="rId182" Type="http://schemas.openxmlformats.org/officeDocument/2006/relationships/hyperlink" Target="https://www.wisdomjobs.com/e-university/javascript-advanced-tutorial-1214.html" TargetMode="External"/><Relationship Id="rId183" Type="http://schemas.openxmlformats.org/officeDocument/2006/relationships/hyperlink" Target="https://www.wisdomjobs.com/e-university/angular-material-interview-questions.html" TargetMode="External"/><Relationship Id="rId184" Type="http://schemas.openxmlformats.org/officeDocument/2006/relationships/hyperlink" Target="https://www.wisdomjobs.com/e-university/angular-material-tutorial-1217.html" TargetMode="External"/><Relationship Id="rId185" Type="http://schemas.openxmlformats.org/officeDocument/2006/relationships/hyperlink" Target="https://www.onlineinterviewquestions.com/maven-interview-questions/" TargetMode="External"/><Relationship Id="rId186" Type="http://schemas.openxmlformats.org/officeDocument/2006/relationships/hyperlink" Target="https://www.fullstack.cafe/Angular" TargetMode="External"/><Relationship Id="rId187" Type="http://schemas.openxmlformats.org/officeDocument/2006/relationships/hyperlink" Target="https://www.fullstack.cafe/Angular" TargetMode="External"/><Relationship Id="rId188" Type="http://schemas.openxmlformats.org/officeDocument/2006/relationships/hyperlink" Target="https://www.fullstack.cafe/Angular" TargetMode="External"/><Relationship Id="rId189" Type="http://schemas.openxmlformats.org/officeDocument/2006/relationships/hyperlink" Target="https://www.fullstack.cafe/Angular" TargetMode="External"/><Relationship Id="rId190" Type="http://schemas.openxmlformats.org/officeDocument/2006/relationships/hyperlink" Target="https://www.fullstack.cafe/Angular" TargetMode="External"/><Relationship Id="rId191" Type="http://schemas.openxmlformats.org/officeDocument/2006/relationships/hyperlink" Target="https://www.fullstack.cafe/Angular" TargetMode="External"/><Relationship Id="rId192" Type="http://schemas.openxmlformats.org/officeDocument/2006/relationships/hyperlink" Target="https://buzzybooth.workable.com/jobs/1056651" TargetMode="External"/><Relationship Id="rId193" Type="http://schemas.openxmlformats.org/officeDocument/2006/relationships/hyperlink" Target="https://www.fullstack.cafe/Angular" TargetMode="External"/><Relationship Id="rId194" Type="http://schemas.openxmlformats.org/officeDocument/2006/relationships/hyperlink" Target="https://www.fullstack.cafe/Angular" TargetMode="External"/><Relationship Id="rId195" Type="http://schemas.openxmlformats.org/officeDocument/2006/relationships/hyperlink" Target="https://www.fullstack.cafe/Angular" TargetMode="External"/><Relationship Id="rId196" Type="http://schemas.openxmlformats.org/officeDocument/2006/relationships/hyperlink" Target="https://www.fullstack.cafe/Angular" TargetMode="External"/><Relationship Id="rId197" Type="http://schemas.openxmlformats.org/officeDocument/2006/relationships/hyperlink" Target="https://www.fullstack.cafe/Angular" TargetMode="External"/><Relationship Id="rId198" Type="http://schemas.openxmlformats.org/officeDocument/2006/relationships/hyperlink" Target="https://buzzybooth.workable.com/jobs/1056651" TargetMode="External"/><Relationship Id="rId199" Type="http://schemas.openxmlformats.org/officeDocument/2006/relationships/hyperlink" Target="https://www.fullstack.cafe/Angular" TargetMode="External"/><Relationship Id="rId200" Type="http://schemas.openxmlformats.org/officeDocument/2006/relationships/hyperlink" Target="https://www.fullstack.cafe/Angular" TargetMode="External"/><Relationship Id="rId201" Type="http://schemas.openxmlformats.org/officeDocument/2006/relationships/hyperlink" Target="https://www.fullstack.cafe/Angular" TargetMode="External"/><Relationship Id="rId202" Type="http://schemas.openxmlformats.org/officeDocument/2006/relationships/hyperlink" Target="https://www.fullstack.cafe/Angular" TargetMode="External"/><Relationship Id="rId203" Type="http://schemas.openxmlformats.org/officeDocument/2006/relationships/image" Target="media/image73.png"/><Relationship Id="rId204" Type="http://schemas.openxmlformats.org/officeDocument/2006/relationships/hyperlink" Target="https://www.blogger.com/profile/09359926778482233933" TargetMode="External"/><Relationship Id="rId205" Type="http://schemas.openxmlformats.org/officeDocument/2006/relationships/hyperlink" Target="https://www.code-sample.com/2019/02/angular-8-interview-questions-and.html" TargetMode="External"/><Relationship Id="rId206" Type="http://schemas.openxmlformats.org/officeDocument/2006/relationships/hyperlink" Target="https://www.code-sample.com/2018/05/angular-2-4-5-6-7-8-interview-questions.html" TargetMode="External"/><Relationship Id="rId207" Type="http://schemas.openxmlformats.org/officeDocument/2006/relationships/hyperlink" Target="http://misko.hevery.com/about/" TargetMode="External"/><Relationship Id="rId208" Type="http://schemas.openxmlformats.org/officeDocument/2006/relationships/image" Target="media/image74.jpeg"/><Relationship Id="rId209" Type="http://schemas.openxmlformats.org/officeDocument/2006/relationships/image" Target="media/image75.png"/><Relationship Id="rId210" Type="http://schemas.openxmlformats.org/officeDocument/2006/relationships/hyperlink" Target="https://www.npmjs.com/package/ngx-build-modern" TargetMode="External"/><Relationship Id="rId211" Type="http://schemas.openxmlformats.org/officeDocument/2006/relationships/hyperlink" Target="https://www.code-sample.com/2017/06/angular-2-typescript-tutorial-for.html" TargetMode="External"/><Relationship Id="rId212" Type="http://schemas.openxmlformats.org/officeDocument/2006/relationships/hyperlink" Target="https://www.code-sample.com/2018/05/angular-5-6-7-routing-and-navigation.html" TargetMode="External"/><Relationship Id="rId213" Type="http://schemas.openxmlformats.org/officeDocument/2006/relationships/hyperlink" Target="https://www.code-sample.com/2018/05/angular-5-6-7-routing-and-navigation.html" TargetMode="External"/><Relationship Id="rId214" Type="http://schemas.openxmlformats.org/officeDocument/2006/relationships/hyperlink" Target="https://www.code-sample.com/2018/04/what-are-components-in-angular-6-54-and.html" TargetMode="External"/><Relationship Id="rId215" Type="http://schemas.openxmlformats.org/officeDocument/2006/relationships/hyperlink" Target="https://www.blogger.com/www.code-sample.com/2018/04/modules-ngmodule-angular-4-5-6.html" TargetMode="External"/><Relationship Id="rId216" Type="http://schemas.openxmlformats.org/officeDocument/2006/relationships/hyperlink" Target="https://www.code-sample.com/2018/05/angular-5-6-7-directives-decorator.html" TargetMode="External"/><Relationship Id="rId217" Type="http://schemas.openxmlformats.org/officeDocument/2006/relationships/hyperlink" Target="https://www.code-sample.com/2018/05/dependency-injection-di-angular-5-6.html" TargetMode="External"/><Relationship Id="rId218" Type="http://schemas.openxmlformats.org/officeDocument/2006/relationships/hyperlink" Target="https://www.code-sample.com/2018/05/angular-5-6-7-pipes-decorator.html" TargetMode="External"/><Relationship Id="rId219" Type="http://schemas.openxmlformats.org/officeDocument/2006/relationships/hyperlink" Target="https://www.code-sample.com/2017/11/angular-security-xss-csrf.html" TargetMode="External"/><Relationship Id="rId220" Type="http://schemas.openxmlformats.org/officeDocument/2006/relationships/hyperlink" Target="https://www.code-sample.com/2018/11/angular-7-6-5-4-interview-questions-book.html" TargetMode="External"/><Relationship Id="rId221" Type="http://schemas.openxmlformats.org/officeDocument/2006/relationships/hyperlink" Target="https://www.code-sample.com/2018/05/angular-2-4-5-6-7-8-interview-questions.html" TargetMode="External"/><Relationship Id="rId222" Type="http://schemas.openxmlformats.org/officeDocument/2006/relationships/numbering" Target="numbering.xml"/><Relationship Id="rId223" Type="http://schemas.openxmlformats.org/officeDocument/2006/relationships/fontTable" Target="fontTable.xml"/><Relationship Id="rId224" Type="http://schemas.openxmlformats.org/officeDocument/2006/relationships/settings" Target="settings.xml"/><Relationship Id="rId2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511</TotalTime>
  <Application>LibreOffice/6.0.7.3$Linux_X86_64 LibreOffice_project/00m0$Build-3</Application>
  <Pages>394</Pages>
  <Words>82086</Words>
  <Characters>447369</Characters>
  <CharactersWithSpaces>534896</CharactersWithSpaces>
  <Paragraphs>7734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2019-07-20T11:09:00Z</dcterms:created>
  <dc:creator>user</dc:creator>
  <dc:description/>
  <dc:language>en-IN</dc:language>
  <cp:lastModifiedBy/>
  <dcterms:modified xsi:type="dcterms:W3CDTF">2019-08-03T23:53:46Z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